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caps/>
          <w:sz w:val="24"/>
          <w:szCs w:val="24"/>
          <w:lang w:eastAsia="en-US" w:bidi="he-IL"/>
        </w:rPr>
        <w:id w:val="-577134526"/>
        <w:docPartObj>
          <w:docPartGallery w:val="Cover Pages"/>
          <w:docPartUnique/>
        </w:docPartObj>
      </w:sdtPr>
      <w:sdtEndPr>
        <w:rPr>
          <w:b/>
          <w:bCs/>
          <w:caps w:val="0"/>
          <w:color w:val="005827" w:themeColor="accent5" w:themeShade="80"/>
        </w:rPr>
      </w:sdtEndPr>
      <w:sdtContent>
        <w:tbl>
          <w:tblPr>
            <w:tblW w:w="5000" w:type="pct"/>
            <w:jc w:val="center"/>
            <w:tblLook w:val="04A0" w:firstRow="1" w:lastRow="0" w:firstColumn="1" w:lastColumn="0" w:noHBand="0" w:noVBand="1"/>
          </w:tblPr>
          <w:tblGrid>
            <w:gridCol w:w="10746"/>
          </w:tblGrid>
          <w:tr w:rsidR="004664FE" w:rsidTr="00CD673A">
            <w:trPr>
              <w:trHeight w:val="2880"/>
              <w:jc w:val="center"/>
            </w:trPr>
            <w:tc>
              <w:tcPr>
                <w:tcW w:w="5000" w:type="pct"/>
              </w:tcPr>
              <w:p w:rsidR="00041750" w:rsidRDefault="000779BC" w:rsidP="00CD673A">
                <w:pPr>
                  <w:pStyle w:val="NoSpacing"/>
                  <w:ind w:left="-450" w:firstLine="450"/>
                  <w:jc w:val="center"/>
                  <w:rPr>
                    <w:rFonts w:asciiTheme="majorHAnsi" w:eastAsiaTheme="majorEastAsia" w:hAnsiTheme="majorHAnsi" w:cstheme="majorBidi"/>
                    <w:caps/>
                  </w:rPr>
                </w:pPr>
                <w:sdt>
                  <w:sdtPr>
                    <w:rPr>
                      <w:rFonts w:asciiTheme="majorHAnsi" w:eastAsiaTheme="majorEastAsia" w:hAnsiTheme="majorHAnsi" w:cstheme="majorBidi"/>
                      <w:b/>
                      <w:i/>
                      <w:caps/>
                      <w:color w:val="005827" w:themeColor="accent5" w:themeShade="80"/>
                      <w:sz w:val="48"/>
                    </w:rPr>
                    <w:alias w:val="Company"/>
                    <w:id w:val="15524243"/>
                    <w:dataBinding w:prefixMappings="xmlns:ns0='http://schemas.openxmlformats.org/officeDocument/2006/extended-properties'" w:xpath="/ns0:Properties[1]/ns0:Company[1]" w:storeItemID="{6668398D-A668-4E3E-A5EB-62B293D839F1}"/>
                    <w:text/>
                  </w:sdtPr>
                  <w:sdtEndPr/>
                  <w:sdtContent>
                    <w:r w:rsidR="00023C56" w:rsidRPr="00932DEB">
                      <w:rPr>
                        <w:rFonts w:asciiTheme="majorHAnsi" w:eastAsiaTheme="majorEastAsia" w:hAnsiTheme="majorHAnsi" w:cstheme="majorBidi"/>
                        <w:b/>
                        <w:i/>
                        <w:caps/>
                        <w:color w:val="005827" w:themeColor="accent5" w:themeShade="80"/>
                        <w:sz w:val="48"/>
                      </w:rPr>
                      <w:t>AuroraView</w:t>
                    </w:r>
                  </w:sdtContent>
                </w:sdt>
              </w:p>
              <w:p w:rsidR="00041750" w:rsidRPr="00041750" w:rsidRDefault="00041750" w:rsidP="00041750">
                <w:pPr>
                  <w:jc w:val="center"/>
                  <w:rPr>
                    <w:rFonts w:eastAsiaTheme="majorEastAsia"/>
                    <w:lang w:eastAsia="ja-JP" w:bidi="ar-SA"/>
                  </w:rPr>
                </w:pPr>
              </w:p>
              <w:p w:rsidR="00041750" w:rsidRPr="00041750" w:rsidRDefault="00041750" w:rsidP="00041750">
                <w:pPr>
                  <w:rPr>
                    <w:rFonts w:eastAsiaTheme="majorEastAsia"/>
                    <w:lang w:eastAsia="ja-JP" w:bidi="ar-SA"/>
                  </w:rPr>
                </w:pPr>
              </w:p>
              <w:p w:rsidR="00041750" w:rsidRPr="00041750" w:rsidRDefault="00041750" w:rsidP="00041750">
                <w:pPr>
                  <w:rPr>
                    <w:rFonts w:eastAsiaTheme="majorEastAsia"/>
                    <w:lang w:eastAsia="ja-JP" w:bidi="ar-SA"/>
                  </w:rPr>
                </w:pPr>
              </w:p>
              <w:p w:rsidR="00041750" w:rsidRPr="00041750" w:rsidRDefault="00041750" w:rsidP="00041750">
                <w:pPr>
                  <w:rPr>
                    <w:rFonts w:eastAsiaTheme="majorEastAsia"/>
                    <w:lang w:eastAsia="ja-JP" w:bidi="ar-SA"/>
                  </w:rPr>
                </w:pPr>
              </w:p>
              <w:p w:rsidR="00041750" w:rsidRDefault="00041750" w:rsidP="00041750">
                <w:pPr>
                  <w:rPr>
                    <w:rFonts w:eastAsiaTheme="majorEastAsia"/>
                    <w:lang w:eastAsia="ja-JP" w:bidi="ar-SA"/>
                  </w:rPr>
                </w:pPr>
              </w:p>
              <w:p w:rsidR="004664FE" w:rsidRPr="00041750" w:rsidRDefault="004664FE" w:rsidP="00041750">
                <w:pPr>
                  <w:tabs>
                    <w:tab w:val="left" w:pos="4050"/>
                  </w:tabs>
                  <w:ind w:left="-180"/>
                  <w:jc w:val="center"/>
                  <w:rPr>
                    <w:rFonts w:eastAsiaTheme="majorEastAsia"/>
                    <w:lang w:eastAsia="ja-JP" w:bidi="ar-SA"/>
                  </w:rPr>
                </w:pPr>
              </w:p>
            </w:tc>
          </w:tr>
          <w:tr w:rsidR="004664FE" w:rsidTr="00CD673A">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0F6FC6" w:themeColor="accent1"/>
                    </w:tcBorders>
                    <w:vAlign w:val="center"/>
                  </w:tcPr>
                  <w:p w:rsidR="004664FE" w:rsidRDefault="002B7DBB" w:rsidP="002B7D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SCD </w:t>
                    </w:r>
                    <w:r w:rsidR="00932DEB">
                      <w:rPr>
                        <w:rFonts w:asciiTheme="majorHAnsi" w:eastAsiaTheme="majorEastAsia" w:hAnsiTheme="majorHAnsi" w:cstheme="majorBidi"/>
                        <w:sz w:val="80"/>
                        <w:szCs w:val="80"/>
                      </w:rPr>
                      <w:t>Modernization</w:t>
                    </w:r>
                  </w:p>
                </w:tc>
              </w:sdtContent>
            </w:sdt>
          </w:tr>
          <w:tr w:rsidR="004664FE" w:rsidTr="00CD673A">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0F6FC6" w:themeColor="accent1"/>
                    </w:tcBorders>
                    <w:vAlign w:val="center"/>
                  </w:tcPr>
                  <w:p w:rsidR="004664FE" w:rsidRDefault="002B7DBB" w:rsidP="002B7DB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Detail</w:t>
                    </w:r>
                    <w:r w:rsidR="004664FE">
                      <w:rPr>
                        <w:rFonts w:asciiTheme="majorHAnsi" w:eastAsiaTheme="majorEastAsia" w:hAnsiTheme="majorHAnsi" w:cstheme="majorBidi"/>
                        <w:sz w:val="44"/>
                        <w:szCs w:val="44"/>
                      </w:rPr>
                      <w:t xml:space="preserve"> Design</w:t>
                    </w:r>
                  </w:p>
                </w:tc>
              </w:sdtContent>
            </w:sdt>
          </w:tr>
          <w:tr w:rsidR="004664FE" w:rsidTr="00CD673A">
            <w:trPr>
              <w:trHeight w:val="360"/>
              <w:jc w:val="center"/>
            </w:trPr>
            <w:tc>
              <w:tcPr>
                <w:tcW w:w="5000" w:type="pct"/>
                <w:vAlign w:val="center"/>
              </w:tcPr>
              <w:p w:rsidR="004664FE" w:rsidRDefault="004664FE">
                <w:pPr>
                  <w:pStyle w:val="NoSpacing"/>
                  <w:jc w:val="center"/>
                </w:pPr>
              </w:p>
            </w:tc>
          </w:tr>
          <w:tr w:rsidR="004664FE" w:rsidTr="00CD673A">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664FE" w:rsidRDefault="00041750" w:rsidP="00041750">
                    <w:pPr>
                      <w:pStyle w:val="NoSpacing"/>
                      <w:jc w:val="center"/>
                      <w:rPr>
                        <w:b/>
                        <w:bCs/>
                      </w:rPr>
                    </w:pPr>
                    <w:proofErr w:type="spellStart"/>
                    <w:r>
                      <w:rPr>
                        <w:b/>
                        <w:bCs/>
                      </w:rPr>
                      <w:t>AuroraView</w:t>
                    </w:r>
                    <w:proofErr w:type="spellEnd"/>
                    <w:r>
                      <w:rPr>
                        <w:b/>
                        <w:bCs/>
                      </w:rPr>
                      <w:t xml:space="preserve"> Team</w:t>
                    </w:r>
                  </w:p>
                </w:tc>
              </w:sdtContent>
            </w:sdt>
          </w:tr>
          <w:tr w:rsidR="004664FE" w:rsidTr="00CD673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10-04T00:00:00Z">
                  <w:dateFormat w:val="M/d/yyyy"/>
                  <w:lid w:val="en-US"/>
                  <w:storeMappedDataAs w:val="dateTime"/>
                  <w:calendar w:val="gregorian"/>
                </w:date>
              </w:sdtPr>
              <w:sdtEndPr/>
              <w:sdtContent>
                <w:tc>
                  <w:tcPr>
                    <w:tcW w:w="5000" w:type="pct"/>
                    <w:vAlign w:val="center"/>
                  </w:tcPr>
                  <w:p w:rsidR="004664FE" w:rsidRDefault="002B7DBB">
                    <w:pPr>
                      <w:pStyle w:val="NoSpacing"/>
                      <w:jc w:val="center"/>
                      <w:rPr>
                        <w:b/>
                        <w:bCs/>
                      </w:rPr>
                    </w:pPr>
                    <w:r>
                      <w:rPr>
                        <w:b/>
                        <w:bCs/>
                      </w:rPr>
                      <w:t>10/4/2013</w:t>
                    </w:r>
                  </w:p>
                </w:tc>
              </w:sdtContent>
            </w:sdt>
          </w:tr>
        </w:tbl>
        <w:p w:rsidR="004664FE" w:rsidRDefault="004664FE"/>
        <w:p w:rsidR="004664FE" w:rsidRDefault="004664FE"/>
        <w:p w:rsidR="004664FE" w:rsidRDefault="004664FE"/>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745482" w:rsidRDefault="00745482">
          <w:pPr>
            <w:rPr>
              <w:noProof/>
              <w:lang w:bidi="ar-SA"/>
            </w:rPr>
          </w:pPr>
        </w:p>
        <w:p w:rsidR="004664FE" w:rsidRDefault="00745482">
          <w:pPr>
            <w:rPr>
              <w:rFonts w:asciiTheme="majorHAnsi" w:eastAsiaTheme="majorEastAsia" w:hAnsiTheme="majorHAnsi" w:cstheme="majorBidi"/>
              <w:color w:val="005827" w:themeColor="accent5" w:themeShade="80"/>
              <w:sz w:val="22"/>
              <w:szCs w:val="22"/>
              <w:lang w:eastAsia="ja-JP" w:bidi="ar-SA"/>
            </w:rPr>
          </w:pPr>
          <w:r>
            <w:rPr>
              <w:noProof/>
              <w:lang w:bidi="ar-SA"/>
            </w:rPr>
            <w:drawing>
              <wp:inline distT="0" distB="0" distL="0" distR="0" wp14:anchorId="7894F60C" wp14:editId="05B02133">
                <wp:extent cx="1436246" cy="751366"/>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32914" cy="749623"/>
                        </a:xfrm>
                        <a:prstGeom prst="rect">
                          <a:avLst/>
                        </a:prstGeom>
                      </pic:spPr>
                    </pic:pic>
                  </a:graphicData>
                </a:graphic>
              </wp:inline>
            </w:drawing>
          </w:r>
          <w:r w:rsidR="004664FE">
            <w:rPr>
              <w:rFonts w:asciiTheme="majorHAnsi" w:eastAsiaTheme="majorEastAsia" w:hAnsiTheme="majorHAnsi" w:cstheme="majorBidi"/>
              <w:b/>
              <w:bCs/>
              <w:color w:val="005827" w:themeColor="accent5" w:themeShade="80"/>
              <w:sz w:val="22"/>
              <w:szCs w:val="22"/>
              <w:lang w:eastAsia="ja-JP" w:bidi="ar-SA"/>
            </w:rPr>
            <w:br w:type="page"/>
          </w:r>
        </w:p>
      </w:sdtContent>
    </w:sdt>
    <w:p w:rsidR="0091571F" w:rsidRPr="00D153D2" w:rsidRDefault="000D7EE2" w:rsidP="00041750">
      <w:pPr>
        <w:pStyle w:val="Contents"/>
        <w:ind w:left="-360"/>
        <w:rPr>
          <w:rFonts w:asciiTheme="minorHAnsi" w:hAnsiTheme="minorHAnsi" w:cstheme="minorHAnsi"/>
          <w:color w:val="auto"/>
        </w:rPr>
      </w:pPr>
      <w:r w:rsidRPr="00D153D2">
        <w:rPr>
          <w:rFonts w:asciiTheme="minorHAnsi" w:hAnsiTheme="minorHAnsi" w:cstheme="minorHAnsi"/>
          <w:color w:val="auto"/>
        </w:rPr>
        <w:lastRenderedPageBreak/>
        <w:t>Contents</w:t>
      </w:r>
    </w:p>
    <w:p w:rsidR="00B81EF9" w:rsidRDefault="00A132A4">
      <w:pPr>
        <w:pStyle w:val="TOC1"/>
        <w:rPr>
          <w:rFonts w:asciiTheme="minorHAnsi" w:eastAsiaTheme="minorEastAsia" w:hAnsiTheme="minorHAnsi" w:cstheme="minorBidi"/>
          <w:b w:val="0"/>
          <w:noProof/>
          <w:color w:val="auto"/>
          <w:sz w:val="22"/>
          <w:szCs w:val="22"/>
          <w:lang w:bidi="ar-SA"/>
        </w:rPr>
      </w:pPr>
      <w:r>
        <w:rPr>
          <w:rFonts w:asciiTheme="minorHAnsi" w:hAnsiTheme="minorHAnsi" w:cstheme="minorHAnsi"/>
          <w:b w:val="0"/>
        </w:rPr>
        <w:fldChar w:fldCharType="begin"/>
      </w:r>
      <w:r w:rsidR="004B5E94">
        <w:rPr>
          <w:rFonts w:asciiTheme="minorHAnsi" w:hAnsiTheme="minorHAnsi" w:cstheme="minorHAnsi"/>
          <w:b w:val="0"/>
        </w:rPr>
        <w:instrText xml:space="preserve"> TOC \o "2-3" \t "Heading 1,1,Appendix Heading1,1,Index Title,1,Appendix Heading2,2,Appendix Heading3,3" </w:instrText>
      </w:r>
      <w:r>
        <w:rPr>
          <w:rFonts w:asciiTheme="minorHAnsi" w:hAnsiTheme="minorHAnsi" w:cstheme="minorHAnsi"/>
          <w:b w:val="0"/>
        </w:rPr>
        <w:fldChar w:fldCharType="separate"/>
      </w:r>
      <w:r w:rsidR="00B81EF9">
        <w:rPr>
          <w:noProof/>
        </w:rPr>
        <w:t>1.</w:t>
      </w:r>
      <w:r w:rsidR="00B81EF9">
        <w:rPr>
          <w:rFonts w:asciiTheme="minorHAnsi" w:eastAsiaTheme="minorEastAsia" w:hAnsiTheme="minorHAnsi" w:cstheme="minorBidi"/>
          <w:b w:val="0"/>
          <w:noProof/>
          <w:color w:val="auto"/>
          <w:sz w:val="22"/>
          <w:szCs w:val="22"/>
          <w:lang w:bidi="ar-SA"/>
        </w:rPr>
        <w:tab/>
      </w:r>
      <w:r w:rsidR="00B81EF9">
        <w:rPr>
          <w:noProof/>
        </w:rPr>
        <w:t>Introduction</w:t>
      </w:r>
      <w:r w:rsidR="00B81EF9">
        <w:rPr>
          <w:noProof/>
        </w:rPr>
        <w:tab/>
      </w:r>
      <w:r w:rsidR="00B81EF9">
        <w:rPr>
          <w:noProof/>
        </w:rPr>
        <w:fldChar w:fldCharType="begin"/>
      </w:r>
      <w:r w:rsidR="00B81EF9">
        <w:rPr>
          <w:noProof/>
        </w:rPr>
        <w:instrText xml:space="preserve"> PAGEREF _Toc370907217 \h </w:instrText>
      </w:r>
      <w:r w:rsidR="00B81EF9">
        <w:rPr>
          <w:noProof/>
        </w:rPr>
      </w:r>
      <w:r w:rsidR="00B81EF9">
        <w:rPr>
          <w:noProof/>
        </w:rPr>
        <w:fldChar w:fldCharType="separate"/>
      </w:r>
      <w:r w:rsidR="00B81EF9">
        <w:rPr>
          <w:noProof/>
        </w:rPr>
        <w:t>2</w:t>
      </w:r>
      <w:r w:rsidR="00B81EF9">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bidi="ar-SA"/>
        </w:rPr>
        <w:tab/>
      </w:r>
      <w:r>
        <w:rPr>
          <w:noProof/>
        </w:rPr>
        <w:t>Related Documentation</w:t>
      </w:r>
      <w:r>
        <w:rPr>
          <w:noProof/>
        </w:rPr>
        <w:tab/>
      </w:r>
      <w:r>
        <w:rPr>
          <w:noProof/>
        </w:rPr>
        <w:fldChar w:fldCharType="begin"/>
      </w:r>
      <w:r>
        <w:rPr>
          <w:noProof/>
        </w:rPr>
        <w:instrText xml:space="preserve"> PAGEREF _Toc370907218 \h </w:instrText>
      </w:r>
      <w:r>
        <w:rPr>
          <w:noProof/>
        </w:rPr>
      </w:r>
      <w:r>
        <w:rPr>
          <w:noProof/>
        </w:rPr>
        <w:fldChar w:fldCharType="separate"/>
      </w:r>
      <w:r>
        <w:rPr>
          <w:noProof/>
        </w:rPr>
        <w:t>2</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bidi="ar-SA"/>
        </w:rPr>
        <w:tab/>
      </w:r>
      <w:r>
        <w:rPr>
          <w:noProof/>
        </w:rPr>
        <w:t>Terms and Definitions</w:t>
      </w:r>
      <w:r>
        <w:rPr>
          <w:noProof/>
        </w:rPr>
        <w:tab/>
      </w:r>
      <w:r>
        <w:rPr>
          <w:noProof/>
        </w:rPr>
        <w:fldChar w:fldCharType="begin"/>
      </w:r>
      <w:r>
        <w:rPr>
          <w:noProof/>
        </w:rPr>
        <w:instrText xml:space="preserve"> PAGEREF _Toc370907219 \h </w:instrText>
      </w:r>
      <w:r>
        <w:rPr>
          <w:noProof/>
        </w:rPr>
      </w:r>
      <w:r>
        <w:rPr>
          <w:noProof/>
        </w:rPr>
        <w:fldChar w:fldCharType="separate"/>
      </w:r>
      <w:r>
        <w:rPr>
          <w:noProof/>
        </w:rPr>
        <w:t>2</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bidi="ar-SA"/>
        </w:rPr>
        <w:tab/>
      </w:r>
      <w:r>
        <w:rPr>
          <w:noProof/>
        </w:rPr>
        <w:t>Revision History</w:t>
      </w:r>
      <w:r>
        <w:rPr>
          <w:noProof/>
        </w:rPr>
        <w:tab/>
      </w:r>
      <w:r>
        <w:rPr>
          <w:noProof/>
        </w:rPr>
        <w:fldChar w:fldCharType="begin"/>
      </w:r>
      <w:r>
        <w:rPr>
          <w:noProof/>
        </w:rPr>
        <w:instrText xml:space="preserve"> PAGEREF _Toc370907220 \h </w:instrText>
      </w:r>
      <w:r>
        <w:rPr>
          <w:noProof/>
        </w:rPr>
      </w:r>
      <w:r>
        <w:rPr>
          <w:noProof/>
        </w:rPr>
        <w:fldChar w:fldCharType="separate"/>
      </w:r>
      <w:r>
        <w:rPr>
          <w:noProof/>
        </w:rPr>
        <w:t>2</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2.</w:t>
      </w:r>
      <w:r>
        <w:rPr>
          <w:rFonts w:asciiTheme="minorHAnsi" w:eastAsiaTheme="minorEastAsia" w:hAnsiTheme="minorHAnsi" w:cstheme="minorBidi"/>
          <w:b w:val="0"/>
          <w:noProof/>
          <w:color w:val="auto"/>
          <w:sz w:val="22"/>
          <w:szCs w:val="22"/>
          <w:lang w:bidi="ar-SA"/>
        </w:rPr>
        <w:tab/>
      </w:r>
      <w:r>
        <w:rPr>
          <w:noProof/>
        </w:rPr>
        <w:t>Solution Architecture</w:t>
      </w:r>
      <w:r>
        <w:rPr>
          <w:noProof/>
        </w:rPr>
        <w:tab/>
      </w:r>
      <w:r>
        <w:rPr>
          <w:noProof/>
        </w:rPr>
        <w:fldChar w:fldCharType="begin"/>
      </w:r>
      <w:r>
        <w:rPr>
          <w:noProof/>
        </w:rPr>
        <w:instrText xml:space="preserve"> PAGEREF _Toc370907221 \h </w:instrText>
      </w:r>
      <w:r>
        <w:rPr>
          <w:noProof/>
        </w:rPr>
      </w:r>
      <w:r>
        <w:rPr>
          <w:noProof/>
        </w:rPr>
        <w:fldChar w:fldCharType="separate"/>
      </w:r>
      <w:r>
        <w:rPr>
          <w:noProof/>
        </w:rPr>
        <w:t>4</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bidi="ar-SA"/>
        </w:rPr>
        <w:tab/>
      </w:r>
      <w:r>
        <w:rPr>
          <w:noProof/>
        </w:rPr>
        <w:t>Overview</w:t>
      </w:r>
      <w:r>
        <w:rPr>
          <w:noProof/>
        </w:rPr>
        <w:tab/>
      </w:r>
      <w:r>
        <w:rPr>
          <w:noProof/>
        </w:rPr>
        <w:fldChar w:fldCharType="begin"/>
      </w:r>
      <w:r>
        <w:rPr>
          <w:noProof/>
        </w:rPr>
        <w:instrText xml:space="preserve"> PAGEREF _Toc370907222 \h </w:instrText>
      </w:r>
      <w:r>
        <w:rPr>
          <w:noProof/>
        </w:rPr>
      </w:r>
      <w:r>
        <w:rPr>
          <w:noProof/>
        </w:rPr>
        <w:fldChar w:fldCharType="separate"/>
      </w:r>
      <w:r>
        <w:rPr>
          <w:noProof/>
        </w:rPr>
        <w:t>4</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bidi="ar-SA"/>
        </w:rPr>
        <w:tab/>
      </w:r>
      <w:r>
        <w:rPr>
          <w:noProof/>
        </w:rPr>
        <w:t>Architecture and Technology</w:t>
      </w:r>
      <w:r>
        <w:rPr>
          <w:noProof/>
        </w:rPr>
        <w:tab/>
      </w:r>
      <w:r>
        <w:rPr>
          <w:noProof/>
        </w:rPr>
        <w:fldChar w:fldCharType="begin"/>
      </w:r>
      <w:r>
        <w:rPr>
          <w:noProof/>
        </w:rPr>
        <w:instrText xml:space="preserve"> PAGEREF _Toc370907223 \h </w:instrText>
      </w:r>
      <w:r>
        <w:rPr>
          <w:noProof/>
        </w:rPr>
      </w:r>
      <w:r>
        <w:rPr>
          <w:noProof/>
        </w:rPr>
        <w:fldChar w:fldCharType="separate"/>
      </w:r>
      <w:r>
        <w:rPr>
          <w:noProof/>
        </w:rPr>
        <w:t>4</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2.2.1.</w:t>
      </w:r>
      <w:r>
        <w:rPr>
          <w:rFonts w:asciiTheme="minorHAnsi" w:eastAsiaTheme="minorEastAsia" w:hAnsiTheme="minorHAnsi" w:cstheme="minorBidi"/>
          <w:noProof/>
          <w:sz w:val="22"/>
          <w:szCs w:val="22"/>
          <w:lang w:bidi="ar-SA"/>
        </w:rPr>
        <w:tab/>
      </w:r>
      <w:r>
        <w:rPr>
          <w:noProof/>
        </w:rPr>
        <w:t>Physical Architecture (Tiers)</w:t>
      </w:r>
      <w:r>
        <w:rPr>
          <w:noProof/>
        </w:rPr>
        <w:tab/>
      </w:r>
      <w:r>
        <w:rPr>
          <w:noProof/>
        </w:rPr>
        <w:fldChar w:fldCharType="begin"/>
      </w:r>
      <w:r>
        <w:rPr>
          <w:noProof/>
        </w:rPr>
        <w:instrText xml:space="preserve"> PAGEREF _Toc370907224 \h </w:instrText>
      </w:r>
      <w:r>
        <w:rPr>
          <w:noProof/>
        </w:rPr>
      </w:r>
      <w:r>
        <w:rPr>
          <w:noProof/>
        </w:rPr>
        <w:fldChar w:fldCharType="separate"/>
      </w:r>
      <w:r>
        <w:rPr>
          <w:noProof/>
        </w:rPr>
        <w:t>4</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2.2.2.</w:t>
      </w:r>
      <w:r>
        <w:rPr>
          <w:rFonts w:asciiTheme="minorHAnsi" w:eastAsiaTheme="minorEastAsia" w:hAnsiTheme="minorHAnsi" w:cstheme="minorBidi"/>
          <w:noProof/>
          <w:sz w:val="22"/>
          <w:szCs w:val="22"/>
          <w:lang w:bidi="ar-SA"/>
        </w:rPr>
        <w:tab/>
      </w:r>
      <w:r>
        <w:rPr>
          <w:noProof/>
        </w:rPr>
        <w:t>Logical Architecture (Layers)</w:t>
      </w:r>
      <w:r>
        <w:rPr>
          <w:noProof/>
        </w:rPr>
        <w:tab/>
      </w:r>
      <w:r>
        <w:rPr>
          <w:noProof/>
        </w:rPr>
        <w:fldChar w:fldCharType="begin"/>
      </w:r>
      <w:r>
        <w:rPr>
          <w:noProof/>
        </w:rPr>
        <w:instrText xml:space="preserve"> PAGEREF _Toc370907225 \h </w:instrText>
      </w:r>
      <w:r>
        <w:rPr>
          <w:noProof/>
        </w:rPr>
      </w:r>
      <w:r>
        <w:rPr>
          <w:noProof/>
        </w:rPr>
        <w:fldChar w:fldCharType="separate"/>
      </w:r>
      <w:r>
        <w:rPr>
          <w:noProof/>
        </w:rPr>
        <w:t>5</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2.2.3.</w:t>
      </w:r>
      <w:r>
        <w:rPr>
          <w:rFonts w:asciiTheme="minorHAnsi" w:eastAsiaTheme="minorEastAsia" w:hAnsiTheme="minorHAnsi" w:cstheme="minorBidi"/>
          <w:noProof/>
          <w:sz w:val="22"/>
          <w:szCs w:val="22"/>
          <w:lang w:bidi="ar-SA"/>
        </w:rPr>
        <w:tab/>
      </w:r>
      <w:r>
        <w:rPr>
          <w:noProof/>
        </w:rPr>
        <w:t>Technologies Used</w:t>
      </w:r>
      <w:r>
        <w:rPr>
          <w:noProof/>
        </w:rPr>
        <w:tab/>
      </w:r>
      <w:r>
        <w:rPr>
          <w:noProof/>
        </w:rPr>
        <w:fldChar w:fldCharType="begin"/>
      </w:r>
      <w:r>
        <w:rPr>
          <w:noProof/>
        </w:rPr>
        <w:instrText xml:space="preserve"> PAGEREF _Toc370907226 \h </w:instrText>
      </w:r>
      <w:r>
        <w:rPr>
          <w:noProof/>
        </w:rPr>
      </w:r>
      <w:r>
        <w:rPr>
          <w:noProof/>
        </w:rPr>
        <w:fldChar w:fldCharType="separate"/>
      </w:r>
      <w:r>
        <w:rPr>
          <w:noProof/>
        </w:rPr>
        <w:t>6</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3.</w:t>
      </w:r>
      <w:r>
        <w:rPr>
          <w:rFonts w:asciiTheme="minorHAnsi" w:eastAsiaTheme="minorEastAsia" w:hAnsiTheme="minorHAnsi" w:cstheme="minorBidi"/>
          <w:b w:val="0"/>
          <w:noProof/>
          <w:color w:val="auto"/>
          <w:sz w:val="22"/>
          <w:szCs w:val="22"/>
          <w:lang w:bidi="ar-SA"/>
        </w:rPr>
        <w:tab/>
      </w:r>
      <w:r>
        <w:rPr>
          <w:noProof/>
        </w:rPr>
        <w:t>Solution Components</w:t>
      </w:r>
      <w:r>
        <w:rPr>
          <w:noProof/>
        </w:rPr>
        <w:tab/>
      </w:r>
      <w:r>
        <w:rPr>
          <w:noProof/>
        </w:rPr>
        <w:fldChar w:fldCharType="begin"/>
      </w:r>
      <w:r>
        <w:rPr>
          <w:noProof/>
        </w:rPr>
        <w:instrText xml:space="preserve"> PAGEREF _Toc370907227 \h </w:instrText>
      </w:r>
      <w:r>
        <w:rPr>
          <w:noProof/>
        </w:rPr>
      </w:r>
      <w:r>
        <w:rPr>
          <w:noProof/>
        </w:rPr>
        <w:fldChar w:fldCharType="separate"/>
      </w:r>
      <w:r>
        <w:rPr>
          <w:noProof/>
        </w:rPr>
        <w:t>7</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bidi="ar-SA"/>
        </w:rPr>
        <w:tab/>
      </w:r>
      <w:r>
        <w:rPr>
          <w:noProof/>
        </w:rPr>
        <w:t>User Interface Winframe</w:t>
      </w:r>
      <w:r>
        <w:rPr>
          <w:noProof/>
        </w:rPr>
        <w:tab/>
      </w:r>
      <w:r>
        <w:rPr>
          <w:noProof/>
        </w:rPr>
        <w:fldChar w:fldCharType="begin"/>
      </w:r>
      <w:r>
        <w:rPr>
          <w:noProof/>
        </w:rPr>
        <w:instrText xml:space="preserve"> PAGEREF _Toc370907228 \h </w:instrText>
      </w:r>
      <w:r>
        <w:rPr>
          <w:noProof/>
        </w:rPr>
      </w:r>
      <w:r>
        <w:rPr>
          <w:noProof/>
        </w:rPr>
        <w:fldChar w:fldCharType="separate"/>
      </w:r>
      <w:r>
        <w:rPr>
          <w:noProof/>
        </w:rPr>
        <w:t>7</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bidi="ar-SA"/>
        </w:rPr>
        <w:tab/>
      </w:r>
      <w:r>
        <w:rPr>
          <w:noProof/>
        </w:rPr>
        <w:t>Project Explorer</w:t>
      </w:r>
      <w:r>
        <w:rPr>
          <w:noProof/>
        </w:rPr>
        <w:tab/>
      </w:r>
      <w:r>
        <w:rPr>
          <w:noProof/>
        </w:rPr>
        <w:fldChar w:fldCharType="begin"/>
      </w:r>
      <w:r>
        <w:rPr>
          <w:noProof/>
        </w:rPr>
        <w:instrText xml:space="preserve"> PAGEREF _Toc370907229 \h </w:instrText>
      </w:r>
      <w:r>
        <w:rPr>
          <w:noProof/>
        </w:rPr>
      </w:r>
      <w:r>
        <w:rPr>
          <w:noProof/>
        </w:rPr>
        <w:fldChar w:fldCharType="separate"/>
      </w:r>
      <w:r>
        <w:rPr>
          <w:noProof/>
        </w:rPr>
        <w:t>8</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bidi="ar-SA"/>
        </w:rPr>
        <w:tab/>
      </w:r>
      <w:r>
        <w:rPr>
          <w:noProof/>
        </w:rPr>
        <w:t>Project Management</w:t>
      </w:r>
      <w:r>
        <w:rPr>
          <w:noProof/>
        </w:rPr>
        <w:tab/>
      </w:r>
      <w:r>
        <w:rPr>
          <w:noProof/>
        </w:rPr>
        <w:fldChar w:fldCharType="begin"/>
      </w:r>
      <w:r>
        <w:rPr>
          <w:noProof/>
        </w:rPr>
        <w:instrText xml:space="preserve"> PAGEREF _Toc370907230 \h </w:instrText>
      </w:r>
      <w:r>
        <w:rPr>
          <w:noProof/>
        </w:rPr>
      </w:r>
      <w:r>
        <w:rPr>
          <w:noProof/>
        </w:rPr>
        <w:fldChar w:fldCharType="separate"/>
      </w:r>
      <w:r>
        <w:rPr>
          <w:noProof/>
        </w:rPr>
        <w:t>8</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3.3.1.</w:t>
      </w:r>
      <w:r>
        <w:rPr>
          <w:rFonts w:asciiTheme="minorHAnsi" w:eastAsiaTheme="minorEastAsia" w:hAnsiTheme="minorHAnsi" w:cstheme="minorBidi"/>
          <w:noProof/>
          <w:sz w:val="22"/>
          <w:szCs w:val="22"/>
          <w:lang w:bidi="ar-SA"/>
        </w:rPr>
        <w:tab/>
      </w:r>
      <w:r>
        <w:rPr>
          <w:noProof/>
        </w:rPr>
        <w:t>Hierarchy Tree – Menus, screens and fields</w:t>
      </w:r>
      <w:r>
        <w:rPr>
          <w:noProof/>
        </w:rPr>
        <w:tab/>
      </w:r>
      <w:r>
        <w:rPr>
          <w:noProof/>
        </w:rPr>
        <w:fldChar w:fldCharType="begin"/>
      </w:r>
      <w:r>
        <w:rPr>
          <w:noProof/>
        </w:rPr>
        <w:instrText xml:space="preserve"> PAGEREF _Toc370907231 \h </w:instrText>
      </w:r>
      <w:r>
        <w:rPr>
          <w:noProof/>
        </w:rPr>
      </w:r>
      <w:r>
        <w:rPr>
          <w:noProof/>
        </w:rPr>
        <w:fldChar w:fldCharType="separate"/>
      </w:r>
      <w:r>
        <w:rPr>
          <w:noProof/>
        </w:rPr>
        <w:t>9</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3.3.2.</w:t>
      </w:r>
      <w:r>
        <w:rPr>
          <w:rFonts w:asciiTheme="minorHAnsi" w:eastAsiaTheme="minorEastAsia" w:hAnsiTheme="minorHAnsi" w:cstheme="minorBidi"/>
          <w:noProof/>
          <w:sz w:val="22"/>
          <w:szCs w:val="22"/>
          <w:lang w:bidi="ar-SA"/>
        </w:rPr>
        <w:tab/>
      </w:r>
      <w:r>
        <w:rPr>
          <w:noProof/>
        </w:rPr>
        <w:t>Folder Management</w:t>
      </w:r>
      <w:r>
        <w:rPr>
          <w:noProof/>
        </w:rPr>
        <w:tab/>
      </w:r>
      <w:r>
        <w:rPr>
          <w:noProof/>
        </w:rPr>
        <w:fldChar w:fldCharType="begin"/>
      </w:r>
      <w:r>
        <w:rPr>
          <w:noProof/>
        </w:rPr>
        <w:instrText xml:space="preserve"> PAGEREF _Toc370907232 \h </w:instrText>
      </w:r>
      <w:r>
        <w:rPr>
          <w:noProof/>
        </w:rPr>
      </w:r>
      <w:r>
        <w:rPr>
          <w:noProof/>
        </w:rPr>
        <w:fldChar w:fldCharType="separate"/>
      </w:r>
      <w:r>
        <w:rPr>
          <w:noProof/>
        </w:rPr>
        <w:t>17</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3.3.3.</w:t>
      </w:r>
      <w:r>
        <w:rPr>
          <w:rFonts w:asciiTheme="minorHAnsi" w:eastAsiaTheme="minorEastAsia" w:hAnsiTheme="minorHAnsi" w:cstheme="minorBidi"/>
          <w:noProof/>
          <w:sz w:val="22"/>
          <w:szCs w:val="22"/>
          <w:lang w:bidi="ar-SA"/>
        </w:rPr>
        <w:tab/>
      </w:r>
      <w:r>
        <w:rPr>
          <w:noProof/>
        </w:rPr>
        <w:t>Version Management</w:t>
      </w:r>
      <w:r>
        <w:rPr>
          <w:noProof/>
        </w:rPr>
        <w:tab/>
      </w:r>
      <w:r>
        <w:rPr>
          <w:noProof/>
        </w:rPr>
        <w:fldChar w:fldCharType="begin"/>
      </w:r>
      <w:r>
        <w:rPr>
          <w:noProof/>
        </w:rPr>
        <w:instrText xml:space="preserve"> PAGEREF _Toc370907233 \h </w:instrText>
      </w:r>
      <w:r>
        <w:rPr>
          <w:noProof/>
        </w:rPr>
      </w:r>
      <w:r>
        <w:rPr>
          <w:noProof/>
        </w:rPr>
        <w:fldChar w:fldCharType="separate"/>
      </w:r>
      <w:r>
        <w:rPr>
          <w:noProof/>
        </w:rPr>
        <w:t>34</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bidi="ar-SA"/>
        </w:rPr>
        <w:tab/>
      </w:r>
      <w:r>
        <w:rPr>
          <w:noProof/>
        </w:rPr>
        <w:t>Activate Content and Copy content files</w:t>
      </w:r>
      <w:r>
        <w:rPr>
          <w:noProof/>
        </w:rPr>
        <w:tab/>
      </w:r>
      <w:r>
        <w:rPr>
          <w:noProof/>
        </w:rPr>
        <w:fldChar w:fldCharType="begin"/>
      </w:r>
      <w:r>
        <w:rPr>
          <w:noProof/>
        </w:rPr>
        <w:instrText xml:space="preserve"> PAGEREF _Toc370907234 \h </w:instrText>
      </w:r>
      <w:r>
        <w:rPr>
          <w:noProof/>
        </w:rPr>
      </w:r>
      <w:r>
        <w:rPr>
          <w:noProof/>
        </w:rPr>
        <w:fldChar w:fldCharType="separate"/>
      </w:r>
      <w:r>
        <w:rPr>
          <w:noProof/>
        </w:rPr>
        <w:t>38</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bidi="ar-SA"/>
        </w:rPr>
        <w:tab/>
      </w:r>
      <w:r>
        <w:rPr>
          <w:noProof/>
        </w:rPr>
        <w:t>Assign/Remove Certificate</w:t>
      </w:r>
      <w:r>
        <w:rPr>
          <w:noProof/>
        </w:rPr>
        <w:tab/>
      </w:r>
      <w:r>
        <w:rPr>
          <w:noProof/>
        </w:rPr>
        <w:fldChar w:fldCharType="begin"/>
      </w:r>
      <w:r>
        <w:rPr>
          <w:noProof/>
        </w:rPr>
        <w:instrText xml:space="preserve"> PAGEREF _Toc370907235 \h </w:instrText>
      </w:r>
      <w:r>
        <w:rPr>
          <w:noProof/>
        </w:rPr>
      </w:r>
      <w:r>
        <w:rPr>
          <w:noProof/>
        </w:rPr>
        <w:fldChar w:fldCharType="separate"/>
      </w:r>
      <w:r>
        <w:rPr>
          <w:noProof/>
        </w:rPr>
        <w:t>39</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bidi="ar-SA"/>
        </w:rPr>
        <w:tab/>
      </w:r>
      <w:r>
        <w:rPr>
          <w:noProof/>
        </w:rPr>
        <w:t>Search</w:t>
      </w:r>
      <w:r>
        <w:rPr>
          <w:noProof/>
        </w:rPr>
        <w:tab/>
      </w:r>
      <w:r>
        <w:rPr>
          <w:noProof/>
        </w:rPr>
        <w:fldChar w:fldCharType="begin"/>
      </w:r>
      <w:r>
        <w:rPr>
          <w:noProof/>
        </w:rPr>
        <w:instrText xml:space="preserve"> PAGEREF _Toc370907236 \h </w:instrText>
      </w:r>
      <w:r>
        <w:rPr>
          <w:noProof/>
        </w:rPr>
      </w:r>
      <w:r>
        <w:rPr>
          <w:noProof/>
        </w:rPr>
        <w:fldChar w:fldCharType="separate"/>
      </w:r>
      <w:r>
        <w:rPr>
          <w:noProof/>
        </w:rPr>
        <w:t>40</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4.</w:t>
      </w:r>
      <w:r>
        <w:rPr>
          <w:rFonts w:asciiTheme="minorHAnsi" w:eastAsiaTheme="minorEastAsia" w:hAnsiTheme="minorHAnsi" w:cstheme="minorBidi"/>
          <w:b w:val="0"/>
          <w:noProof/>
          <w:color w:val="auto"/>
          <w:sz w:val="22"/>
          <w:szCs w:val="22"/>
          <w:lang w:bidi="ar-SA"/>
        </w:rPr>
        <w:tab/>
      </w:r>
      <w:r>
        <w:rPr>
          <w:noProof/>
        </w:rPr>
        <w:t>Data Model</w:t>
      </w:r>
      <w:r>
        <w:rPr>
          <w:noProof/>
        </w:rPr>
        <w:tab/>
      </w:r>
      <w:r>
        <w:rPr>
          <w:noProof/>
        </w:rPr>
        <w:fldChar w:fldCharType="begin"/>
      </w:r>
      <w:r>
        <w:rPr>
          <w:noProof/>
        </w:rPr>
        <w:instrText xml:space="preserve"> PAGEREF _Toc370907237 \h </w:instrText>
      </w:r>
      <w:r>
        <w:rPr>
          <w:noProof/>
        </w:rPr>
      </w:r>
      <w:r>
        <w:rPr>
          <w:noProof/>
        </w:rPr>
        <w:fldChar w:fldCharType="separate"/>
      </w:r>
      <w:r>
        <w:rPr>
          <w:noProof/>
        </w:rPr>
        <w:t>42</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bidi="ar-SA"/>
        </w:rPr>
        <w:tab/>
      </w:r>
      <w:r>
        <w:rPr>
          <w:noProof/>
        </w:rPr>
        <w:t>Project Explorer</w:t>
      </w:r>
      <w:r>
        <w:rPr>
          <w:noProof/>
        </w:rPr>
        <w:tab/>
      </w:r>
      <w:r>
        <w:rPr>
          <w:noProof/>
        </w:rPr>
        <w:fldChar w:fldCharType="begin"/>
      </w:r>
      <w:r>
        <w:rPr>
          <w:noProof/>
        </w:rPr>
        <w:instrText xml:space="preserve"> PAGEREF _Toc370907238 \h </w:instrText>
      </w:r>
      <w:r>
        <w:rPr>
          <w:noProof/>
        </w:rPr>
      </w:r>
      <w:r>
        <w:rPr>
          <w:noProof/>
        </w:rPr>
        <w:fldChar w:fldCharType="separate"/>
      </w:r>
      <w:r>
        <w:rPr>
          <w:noProof/>
        </w:rPr>
        <w:t>42</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4.1.1.</w:t>
      </w:r>
      <w:r>
        <w:rPr>
          <w:rFonts w:asciiTheme="minorHAnsi" w:eastAsiaTheme="minorEastAsia" w:hAnsiTheme="minorHAnsi" w:cstheme="minorBidi"/>
          <w:noProof/>
          <w:sz w:val="22"/>
          <w:szCs w:val="22"/>
          <w:lang w:bidi="ar-SA"/>
        </w:rPr>
        <w:tab/>
      </w:r>
      <w:r>
        <w:rPr>
          <w:noProof/>
        </w:rPr>
        <w:t>ERD</w:t>
      </w:r>
      <w:r>
        <w:rPr>
          <w:noProof/>
        </w:rPr>
        <w:tab/>
      </w:r>
      <w:r>
        <w:rPr>
          <w:noProof/>
        </w:rPr>
        <w:fldChar w:fldCharType="begin"/>
      </w:r>
      <w:r>
        <w:rPr>
          <w:noProof/>
        </w:rPr>
        <w:instrText xml:space="preserve"> PAGEREF _Toc370907239 \h </w:instrText>
      </w:r>
      <w:r>
        <w:rPr>
          <w:noProof/>
        </w:rPr>
      </w:r>
      <w:r>
        <w:rPr>
          <w:noProof/>
        </w:rPr>
        <w:fldChar w:fldCharType="separate"/>
      </w:r>
      <w:r>
        <w:rPr>
          <w:noProof/>
        </w:rPr>
        <w:t>42</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4.1.2.</w:t>
      </w:r>
      <w:r>
        <w:rPr>
          <w:rFonts w:asciiTheme="minorHAnsi" w:eastAsiaTheme="minorEastAsia" w:hAnsiTheme="minorHAnsi" w:cstheme="minorBidi"/>
          <w:noProof/>
          <w:sz w:val="22"/>
          <w:szCs w:val="22"/>
          <w:lang w:bidi="ar-SA"/>
        </w:rPr>
        <w:tab/>
      </w:r>
      <w:r>
        <w:rPr>
          <w:noProof/>
        </w:rPr>
        <w:t>Table Definition</w:t>
      </w:r>
      <w:r>
        <w:rPr>
          <w:noProof/>
        </w:rPr>
        <w:tab/>
      </w:r>
      <w:r>
        <w:rPr>
          <w:noProof/>
        </w:rPr>
        <w:fldChar w:fldCharType="begin"/>
      </w:r>
      <w:r>
        <w:rPr>
          <w:noProof/>
        </w:rPr>
        <w:instrText xml:space="preserve"> PAGEREF _Toc370907240 \h </w:instrText>
      </w:r>
      <w:r>
        <w:rPr>
          <w:noProof/>
        </w:rPr>
      </w:r>
      <w:r>
        <w:rPr>
          <w:noProof/>
        </w:rPr>
        <w:fldChar w:fldCharType="separate"/>
      </w:r>
      <w:r>
        <w:rPr>
          <w:noProof/>
        </w:rPr>
        <w:t>42</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bidi="ar-SA"/>
        </w:rPr>
        <w:tab/>
      </w:r>
      <w:r>
        <w:rPr>
          <w:noProof/>
        </w:rPr>
        <w:t>Security</w:t>
      </w:r>
      <w:r>
        <w:rPr>
          <w:noProof/>
        </w:rPr>
        <w:tab/>
      </w:r>
      <w:r>
        <w:rPr>
          <w:noProof/>
        </w:rPr>
        <w:fldChar w:fldCharType="begin"/>
      </w:r>
      <w:r>
        <w:rPr>
          <w:noProof/>
        </w:rPr>
        <w:instrText xml:space="preserve"> PAGEREF _Toc370907241 \h </w:instrText>
      </w:r>
      <w:r>
        <w:rPr>
          <w:noProof/>
        </w:rPr>
      </w:r>
      <w:r>
        <w:rPr>
          <w:noProof/>
        </w:rPr>
        <w:fldChar w:fldCharType="separate"/>
      </w:r>
      <w:r>
        <w:rPr>
          <w:noProof/>
        </w:rPr>
        <w:t>48</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4.2.1.</w:t>
      </w:r>
      <w:r>
        <w:rPr>
          <w:rFonts w:asciiTheme="minorHAnsi" w:eastAsiaTheme="minorEastAsia" w:hAnsiTheme="minorHAnsi" w:cstheme="minorBidi"/>
          <w:noProof/>
          <w:sz w:val="22"/>
          <w:szCs w:val="22"/>
          <w:lang w:bidi="ar-SA"/>
        </w:rPr>
        <w:tab/>
      </w:r>
      <w:r>
        <w:rPr>
          <w:noProof/>
        </w:rPr>
        <w:t>ERD</w:t>
      </w:r>
      <w:r>
        <w:rPr>
          <w:noProof/>
        </w:rPr>
        <w:tab/>
      </w:r>
      <w:r>
        <w:rPr>
          <w:noProof/>
        </w:rPr>
        <w:fldChar w:fldCharType="begin"/>
      </w:r>
      <w:r>
        <w:rPr>
          <w:noProof/>
        </w:rPr>
        <w:instrText xml:space="preserve"> PAGEREF _Toc370907242 \h </w:instrText>
      </w:r>
      <w:r>
        <w:rPr>
          <w:noProof/>
        </w:rPr>
      </w:r>
      <w:r>
        <w:rPr>
          <w:noProof/>
        </w:rPr>
        <w:fldChar w:fldCharType="separate"/>
      </w:r>
      <w:r>
        <w:rPr>
          <w:noProof/>
        </w:rPr>
        <w:t>48</w:t>
      </w:r>
      <w:r>
        <w:rPr>
          <w:noProof/>
        </w:rPr>
        <w:fldChar w:fldCharType="end"/>
      </w:r>
    </w:p>
    <w:p w:rsidR="00B81EF9" w:rsidRDefault="00B81EF9">
      <w:pPr>
        <w:pStyle w:val="TOC3"/>
        <w:rPr>
          <w:rFonts w:asciiTheme="minorHAnsi" w:eastAsiaTheme="minorEastAsia" w:hAnsiTheme="minorHAnsi" w:cstheme="minorBidi"/>
          <w:noProof/>
          <w:sz w:val="22"/>
          <w:szCs w:val="22"/>
          <w:lang w:bidi="ar-SA"/>
        </w:rPr>
      </w:pPr>
      <w:r w:rsidRPr="00423600">
        <w:rPr>
          <w:rFonts w:cs="Tahoma"/>
          <w:noProof/>
        </w:rPr>
        <w:t>1.1.2</w:t>
      </w:r>
      <w:r>
        <w:rPr>
          <w:rFonts w:asciiTheme="minorHAnsi" w:eastAsiaTheme="minorEastAsia" w:hAnsiTheme="minorHAnsi" w:cstheme="minorBidi"/>
          <w:noProof/>
          <w:sz w:val="22"/>
          <w:szCs w:val="22"/>
          <w:lang w:bidi="ar-SA"/>
        </w:rPr>
        <w:tab/>
      </w:r>
      <w:r>
        <w:rPr>
          <w:noProof/>
        </w:rPr>
        <w:t>Tables definition</w:t>
      </w:r>
      <w:r>
        <w:rPr>
          <w:noProof/>
        </w:rPr>
        <w:tab/>
      </w:r>
      <w:r>
        <w:rPr>
          <w:noProof/>
        </w:rPr>
        <w:fldChar w:fldCharType="begin"/>
      </w:r>
      <w:r>
        <w:rPr>
          <w:noProof/>
        </w:rPr>
        <w:instrText xml:space="preserve"> PAGEREF _Toc370907243 \h </w:instrText>
      </w:r>
      <w:r>
        <w:rPr>
          <w:noProof/>
        </w:rPr>
      </w:r>
      <w:r>
        <w:rPr>
          <w:noProof/>
        </w:rPr>
        <w:fldChar w:fldCharType="separate"/>
      </w:r>
      <w:r>
        <w:rPr>
          <w:noProof/>
        </w:rPr>
        <w:t>48</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4.3.</w:t>
      </w:r>
      <w:r>
        <w:rPr>
          <w:rFonts w:asciiTheme="minorHAnsi" w:eastAsiaTheme="minorEastAsia" w:hAnsiTheme="minorHAnsi" w:cstheme="minorBidi"/>
          <w:noProof/>
          <w:lang w:bidi="ar-SA"/>
        </w:rPr>
        <w:tab/>
      </w:r>
      <w:r>
        <w:rPr>
          <w:noProof/>
        </w:rPr>
        <w:t>UserProfile</w:t>
      </w:r>
      <w:r>
        <w:rPr>
          <w:noProof/>
        </w:rPr>
        <w:tab/>
      </w:r>
      <w:r>
        <w:rPr>
          <w:noProof/>
        </w:rPr>
        <w:fldChar w:fldCharType="begin"/>
      </w:r>
      <w:r>
        <w:rPr>
          <w:noProof/>
        </w:rPr>
        <w:instrText xml:space="preserve"> PAGEREF _Toc370907244 \h </w:instrText>
      </w:r>
      <w:r>
        <w:rPr>
          <w:noProof/>
        </w:rPr>
      </w:r>
      <w:r>
        <w:rPr>
          <w:noProof/>
        </w:rPr>
        <w:fldChar w:fldCharType="separate"/>
      </w:r>
      <w:r>
        <w:rPr>
          <w:noProof/>
        </w:rPr>
        <w:t>48</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rFonts w:cs="Tahoma"/>
          <w:noProof/>
        </w:rPr>
        <w:t>1.2</w:t>
      </w:r>
      <w:r>
        <w:rPr>
          <w:rFonts w:asciiTheme="minorHAnsi" w:eastAsiaTheme="minorEastAsia" w:hAnsiTheme="minorHAnsi" w:cstheme="minorBidi"/>
          <w:noProof/>
          <w:lang w:bidi="ar-SA"/>
        </w:rPr>
        <w:tab/>
      </w:r>
      <w:r>
        <w:rPr>
          <w:noProof/>
        </w:rPr>
        <w:t>Messages and Error Handling</w:t>
      </w:r>
      <w:r>
        <w:rPr>
          <w:noProof/>
        </w:rPr>
        <w:tab/>
      </w:r>
      <w:r>
        <w:rPr>
          <w:noProof/>
        </w:rPr>
        <w:fldChar w:fldCharType="begin"/>
      </w:r>
      <w:r>
        <w:rPr>
          <w:noProof/>
        </w:rPr>
        <w:instrText xml:space="preserve"> PAGEREF _Toc370907245 \h </w:instrText>
      </w:r>
      <w:r>
        <w:rPr>
          <w:noProof/>
        </w:rPr>
      </w:r>
      <w:r>
        <w:rPr>
          <w:noProof/>
        </w:rPr>
        <w:fldChar w:fldCharType="separate"/>
      </w:r>
      <w:r>
        <w:rPr>
          <w:noProof/>
        </w:rPr>
        <w:t>49</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4.3.1.</w:t>
      </w:r>
      <w:r>
        <w:rPr>
          <w:rFonts w:asciiTheme="minorHAnsi" w:eastAsiaTheme="minorEastAsia" w:hAnsiTheme="minorHAnsi" w:cstheme="minorBidi"/>
          <w:noProof/>
          <w:sz w:val="22"/>
          <w:szCs w:val="22"/>
          <w:lang w:bidi="ar-SA"/>
        </w:rPr>
        <w:tab/>
      </w:r>
      <w:r>
        <w:rPr>
          <w:noProof/>
        </w:rPr>
        <w:t>ERD</w:t>
      </w:r>
      <w:r>
        <w:rPr>
          <w:noProof/>
        </w:rPr>
        <w:tab/>
      </w:r>
      <w:r>
        <w:rPr>
          <w:noProof/>
        </w:rPr>
        <w:fldChar w:fldCharType="begin"/>
      </w:r>
      <w:r>
        <w:rPr>
          <w:noProof/>
        </w:rPr>
        <w:instrText xml:space="preserve"> PAGEREF _Toc370907246 \h </w:instrText>
      </w:r>
      <w:r>
        <w:rPr>
          <w:noProof/>
        </w:rPr>
      </w:r>
      <w:r>
        <w:rPr>
          <w:noProof/>
        </w:rPr>
        <w:fldChar w:fldCharType="separate"/>
      </w:r>
      <w:r>
        <w:rPr>
          <w:noProof/>
        </w:rPr>
        <w:t>49</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4.3.2.</w:t>
      </w:r>
      <w:r>
        <w:rPr>
          <w:rFonts w:asciiTheme="minorHAnsi" w:eastAsiaTheme="minorEastAsia" w:hAnsiTheme="minorHAnsi" w:cstheme="minorBidi"/>
          <w:noProof/>
          <w:sz w:val="22"/>
          <w:szCs w:val="22"/>
          <w:lang w:bidi="ar-SA"/>
        </w:rPr>
        <w:tab/>
      </w:r>
      <w:r>
        <w:rPr>
          <w:noProof/>
        </w:rPr>
        <w:t>Table Definition</w:t>
      </w:r>
      <w:r>
        <w:rPr>
          <w:noProof/>
        </w:rPr>
        <w:tab/>
      </w:r>
      <w:r>
        <w:rPr>
          <w:noProof/>
        </w:rPr>
        <w:fldChar w:fldCharType="begin"/>
      </w:r>
      <w:r>
        <w:rPr>
          <w:noProof/>
        </w:rPr>
        <w:instrText xml:space="preserve"> PAGEREF _Toc370907247 \h </w:instrText>
      </w:r>
      <w:r>
        <w:rPr>
          <w:noProof/>
        </w:rPr>
      </w:r>
      <w:r>
        <w:rPr>
          <w:noProof/>
        </w:rPr>
        <w:fldChar w:fldCharType="separate"/>
      </w:r>
      <w:r>
        <w:rPr>
          <w:noProof/>
        </w:rPr>
        <w:t>49</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5.</w:t>
      </w:r>
      <w:r>
        <w:rPr>
          <w:rFonts w:asciiTheme="minorHAnsi" w:eastAsiaTheme="minorEastAsia" w:hAnsiTheme="minorHAnsi" w:cstheme="minorBidi"/>
          <w:b w:val="0"/>
          <w:noProof/>
          <w:color w:val="auto"/>
          <w:sz w:val="22"/>
          <w:szCs w:val="22"/>
          <w:lang w:bidi="ar-SA"/>
        </w:rPr>
        <w:tab/>
      </w:r>
      <w:r>
        <w:rPr>
          <w:noProof/>
        </w:rPr>
        <w:t>APIs and Interfaces to Other Modules</w:t>
      </w:r>
      <w:r>
        <w:rPr>
          <w:noProof/>
        </w:rPr>
        <w:tab/>
      </w:r>
      <w:r>
        <w:rPr>
          <w:noProof/>
        </w:rPr>
        <w:fldChar w:fldCharType="begin"/>
      </w:r>
      <w:r>
        <w:rPr>
          <w:noProof/>
        </w:rPr>
        <w:instrText xml:space="preserve"> PAGEREF _Toc370907248 \h </w:instrText>
      </w:r>
      <w:r>
        <w:rPr>
          <w:noProof/>
        </w:rPr>
      </w:r>
      <w:r>
        <w:rPr>
          <w:noProof/>
        </w:rPr>
        <w:fldChar w:fldCharType="separate"/>
      </w:r>
      <w:r>
        <w:rPr>
          <w:noProof/>
        </w:rPr>
        <w:t>50</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bidi="ar-SA"/>
        </w:rPr>
        <w:tab/>
      </w:r>
      <w:r>
        <w:rPr>
          <w:noProof/>
        </w:rPr>
        <w:t>Content Management</w:t>
      </w:r>
      <w:r>
        <w:rPr>
          <w:noProof/>
        </w:rPr>
        <w:tab/>
      </w:r>
      <w:r>
        <w:rPr>
          <w:noProof/>
        </w:rPr>
        <w:fldChar w:fldCharType="begin"/>
      </w:r>
      <w:r>
        <w:rPr>
          <w:noProof/>
        </w:rPr>
        <w:instrText xml:space="preserve"> PAGEREF _Toc370907249 \h </w:instrText>
      </w:r>
      <w:r>
        <w:rPr>
          <w:noProof/>
        </w:rPr>
      </w:r>
      <w:r>
        <w:rPr>
          <w:noProof/>
        </w:rPr>
        <w:fldChar w:fldCharType="separate"/>
      </w:r>
      <w:r>
        <w:rPr>
          <w:noProof/>
        </w:rPr>
        <w:t>50</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5.1.1.</w:t>
      </w:r>
      <w:r>
        <w:rPr>
          <w:rFonts w:asciiTheme="minorHAnsi" w:eastAsiaTheme="minorEastAsia" w:hAnsiTheme="minorHAnsi" w:cstheme="minorBidi"/>
          <w:noProof/>
          <w:sz w:val="22"/>
          <w:szCs w:val="22"/>
          <w:lang w:bidi="ar-SA"/>
        </w:rPr>
        <w:tab/>
      </w:r>
      <w:r>
        <w:rPr>
          <w:noProof/>
        </w:rPr>
        <w:t>getTreeObjects function</w:t>
      </w:r>
      <w:r>
        <w:rPr>
          <w:noProof/>
        </w:rPr>
        <w:tab/>
      </w:r>
      <w:r>
        <w:rPr>
          <w:noProof/>
        </w:rPr>
        <w:fldChar w:fldCharType="begin"/>
      </w:r>
      <w:r>
        <w:rPr>
          <w:noProof/>
        </w:rPr>
        <w:instrText xml:space="preserve"> PAGEREF _Toc370907250 \h </w:instrText>
      </w:r>
      <w:r>
        <w:rPr>
          <w:noProof/>
        </w:rPr>
      </w:r>
      <w:r>
        <w:rPr>
          <w:noProof/>
        </w:rPr>
        <w:fldChar w:fldCharType="separate"/>
      </w:r>
      <w:r>
        <w:rPr>
          <w:noProof/>
        </w:rPr>
        <w:t>50</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5.1.2.</w:t>
      </w:r>
      <w:r>
        <w:rPr>
          <w:rFonts w:asciiTheme="minorHAnsi" w:eastAsiaTheme="minorEastAsia" w:hAnsiTheme="minorHAnsi" w:cstheme="minorBidi"/>
          <w:noProof/>
          <w:sz w:val="22"/>
          <w:szCs w:val="22"/>
          <w:lang w:bidi="ar-SA"/>
        </w:rPr>
        <w:tab/>
      </w:r>
      <w:r>
        <w:rPr>
          <w:noProof/>
        </w:rPr>
        <w:t>getContentByContentVersionId function</w:t>
      </w:r>
      <w:r>
        <w:rPr>
          <w:noProof/>
        </w:rPr>
        <w:tab/>
      </w:r>
      <w:r>
        <w:rPr>
          <w:noProof/>
        </w:rPr>
        <w:fldChar w:fldCharType="begin"/>
      </w:r>
      <w:r>
        <w:rPr>
          <w:noProof/>
        </w:rPr>
        <w:instrText xml:space="preserve"> PAGEREF _Toc370907251 \h </w:instrText>
      </w:r>
      <w:r>
        <w:rPr>
          <w:noProof/>
        </w:rPr>
      </w:r>
      <w:r>
        <w:rPr>
          <w:noProof/>
        </w:rPr>
        <w:fldChar w:fldCharType="separate"/>
      </w:r>
      <w:r>
        <w:rPr>
          <w:noProof/>
        </w:rPr>
        <w:t>50</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5.1.3.</w:t>
      </w:r>
      <w:r>
        <w:rPr>
          <w:rFonts w:asciiTheme="minorHAnsi" w:eastAsiaTheme="minorEastAsia" w:hAnsiTheme="minorHAnsi" w:cstheme="minorBidi"/>
          <w:noProof/>
          <w:sz w:val="22"/>
          <w:szCs w:val="22"/>
          <w:lang w:bidi="ar-SA"/>
        </w:rPr>
        <w:tab/>
      </w:r>
      <w:r>
        <w:rPr>
          <w:noProof/>
        </w:rPr>
        <w:t>Resource Management</w:t>
      </w:r>
      <w:r>
        <w:rPr>
          <w:noProof/>
        </w:rPr>
        <w:tab/>
      </w:r>
      <w:r>
        <w:rPr>
          <w:noProof/>
        </w:rPr>
        <w:fldChar w:fldCharType="begin"/>
      </w:r>
      <w:r>
        <w:rPr>
          <w:noProof/>
        </w:rPr>
        <w:instrText xml:space="preserve"> PAGEREF _Toc370907252 \h </w:instrText>
      </w:r>
      <w:r>
        <w:rPr>
          <w:noProof/>
        </w:rPr>
      </w:r>
      <w:r>
        <w:rPr>
          <w:noProof/>
        </w:rPr>
        <w:fldChar w:fldCharType="separate"/>
      </w:r>
      <w:r>
        <w:rPr>
          <w:noProof/>
        </w:rPr>
        <w:t>50</w:t>
      </w:r>
      <w:r>
        <w:rPr>
          <w:noProof/>
        </w:rPr>
        <w:fldChar w:fldCharType="end"/>
      </w:r>
    </w:p>
    <w:p w:rsidR="00B81EF9" w:rsidRDefault="00B81EF9">
      <w:pPr>
        <w:pStyle w:val="TOC3"/>
        <w:tabs>
          <w:tab w:val="left" w:pos="1685"/>
        </w:tabs>
        <w:rPr>
          <w:rFonts w:asciiTheme="minorHAnsi" w:eastAsiaTheme="minorEastAsia" w:hAnsiTheme="minorHAnsi" w:cstheme="minorBidi"/>
          <w:noProof/>
          <w:sz w:val="22"/>
          <w:szCs w:val="22"/>
          <w:lang w:bidi="ar-SA"/>
        </w:rPr>
      </w:pPr>
      <w:r>
        <w:rPr>
          <w:noProof/>
        </w:rPr>
        <w:t>5.1.4.</w:t>
      </w:r>
      <w:r>
        <w:rPr>
          <w:rFonts w:asciiTheme="minorHAnsi" w:eastAsiaTheme="minorEastAsia" w:hAnsiTheme="minorHAnsi" w:cstheme="minorBidi"/>
          <w:noProof/>
          <w:sz w:val="22"/>
          <w:szCs w:val="22"/>
          <w:lang w:bidi="ar-SA"/>
        </w:rPr>
        <w:tab/>
      </w:r>
      <w:r>
        <w:rPr>
          <w:noProof/>
        </w:rPr>
        <w:t>Project Management</w:t>
      </w:r>
      <w:r>
        <w:rPr>
          <w:noProof/>
        </w:rPr>
        <w:tab/>
      </w:r>
      <w:r>
        <w:rPr>
          <w:noProof/>
        </w:rPr>
        <w:fldChar w:fldCharType="begin"/>
      </w:r>
      <w:r>
        <w:rPr>
          <w:noProof/>
        </w:rPr>
        <w:instrText xml:space="preserve"> PAGEREF _Toc370907253 \h </w:instrText>
      </w:r>
      <w:r>
        <w:rPr>
          <w:noProof/>
        </w:rPr>
      </w:r>
      <w:r>
        <w:rPr>
          <w:noProof/>
        </w:rPr>
        <w:fldChar w:fldCharType="separate"/>
      </w:r>
      <w:r>
        <w:rPr>
          <w:noProof/>
        </w:rPr>
        <w:t>51</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6.</w:t>
      </w:r>
      <w:r>
        <w:rPr>
          <w:rFonts w:asciiTheme="minorHAnsi" w:eastAsiaTheme="minorEastAsia" w:hAnsiTheme="minorHAnsi" w:cstheme="minorBidi"/>
          <w:b w:val="0"/>
          <w:noProof/>
          <w:color w:val="auto"/>
          <w:sz w:val="22"/>
          <w:szCs w:val="22"/>
          <w:lang w:bidi="ar-SA"/>
        </w:rPr>
        <w:tab/>
      </w:r>
      <w:r>
        <w:rPr>
          <w:noProof/>
        </w:rPr>
        <w:t>Messages</w:t>
      </w:r>
      <w:r>
        <w:rPr>
          <w:noProof/>
        </w:rPr>
        <w:tab/>
      </w:r>
      <w:r>
        <w:rPr>
          <w:noProof/>
        </w:rPr>
        <w:fldChar w:fldCharType="begin"/>
      </w:r>
      <w:r>
        <w:rPr>
          <w:noProof/>
        </w:rPr>
        <w:instrText xml:space="preserve"> PAGEREF _Toc370907254 \h </w:instrText>
      </w:r>
      <w:r>
        <w:rPr>
          <w:noProof/>
        </w:rPr>
      </w:r>
      <w:r>
        <w:rPr>
          <w:noProof/>
        </w:rPr>
        <w:fldChar w:fldCharType="separate"/>
      </w:r>
      <w:r>
        <w:rPr>
          <w:noProof/>
        </w:rPr>
        <w:t>52</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7.</w:t>
      </w:r>
      <w:r>
        <w:rPr>
          <w:rFonts w:asciiTheme="minorHAnsi" w:eastAsiaTheme="minorEastAsia" w:hAnsiTheme="minorHAnsi" w:cstheme="minorBidi"/>
          <w:b w:val="0"/>
          <w:noProof/>
          <w:color w:val="auto"/>
          <w:sz w:val="22"/>
          <w:szCs w:val="22"/>
          <w:lang w:bidi="ar-SA"/>
        </w:rPr>
        <w:tab/>
      </w:r>
      <w:r>
        <w:rPr>
          <w:noProof/>
        </w:rPr>
        <w:t>Security</w:t>
      </w:r>
      <w:r>
        <w:rPr>
          <w:noProof/>
        </w:rPr>
        <w:tab/>
      </w:r>
      <w:r>
        <w:rPr>
          <w:noProof/>
        </w:rPr>
        <w:fldChar w:fldCharType="begin"/>
      </w:r>
      <w:r>
        <w:rPr>
          <w:noProof/>
        </w:rPr>
        <w:instrText xml:space="preserve"> PAGEREF _Toc370907255 \h </w:instrText>
      </w:r>
      <w:r>
        <w:rPr>
          <w:noProof/>
        </w:rPr>
      </w:r>
      <w:r>
        <w:rPr>
          <w:noProof/>
        </w:rPr>
        <w:fldChar w:fldCharType="separate"/>
      </w:r>
      <w:r>
        <w:rPr>
          <w:noProof/>
        </w:rPr>
        <w:t>53</w:t>
      </w:r>
      <w:r>
        <w:rPr>
          <w:noProof/>
        </w:rPr>
        <w:fldChar w:fldCharType="end"/>
      </w:r>
    </w:p>
    <w:p w:rsidR="00B81EF9" w:rsidRDefault="00B81EF9">
      <w:pPr>
        <w:pStyle w:val="TOC1"/>
        <w:rPr>
          <w:rFonts w:asciiTheme="minorHAnsi" w:eastAsiaTheme="minorEastAsia" w:hAnsiTheme="minorHAnsi" w:cstheme="minorBidi"/>
          <w:b w:val="0"/>
          <w:noProof/>
          <w:color w:val="auto"/>
          <w:sz w:val="22"/>
          <w:szCs w:val="22"/>
          <w:lang w:bidi="ar-SA"/>
        </w:rPr>
      </w:pPr>
      <w:r>
        <w:rPr>
          <w:noProof/>
        </w:rPr>
        <w:t>8.</w:t>
      </w:r>
      <w:r>
        <w:rPr>
          <w:rFonts w:asciiTheme="minorHAnsi" w:eastAsiaTheme="minorEastAsia" w:hAnsiTheme="minorHAnsi" w:cstheme="minorBidi"/>
          <w:b w:val="0"/>
          <w:noProof/>
          <w:color w:val="auto"/>
          <w:sz w:val="22"/>
          <w:szCs w:val="22"/>
          <w:lang w:bidi="ar-SA"/>
        </w:rPr>
        <w:tab/>
      </w:r>
      <w:r>
        <w:rPr>
          <w:noProof/>
        </w:rPr>
        <w:t>Assumptions and Open Issues</w:t>
      </w:r>
      <w:r>
        <w:rPr>
          <w:noProof/>
        </w:rPr>
        <w:tab/>
      </w:r>
      <w:r>
        <w:rPr>
          <w:noProof/>
        </w:rPr>
        <w:fldChar w:fldCharType="begin"/>
      </w:r>
      <w:r>
        <w:rPr>
          <w:noProof/>
        </w:rPr>
        <w:instrText xml:space="preserve"> PAGEREF _Toc370907256 \h </w:instrText>
      </w:r>
      <w:r>
        <w:rPr>
          <w:noProof/>
        </w:rPr>
      </w:r>
      <w:r>
        <w:rPr>
          <w:noProof/>
        </w:rPr>
        <w:fldChar w:fldCharType="separate"/>
      </w:r>
      <w:r>
        <w:rPr>
          <w:noProof/>
        </w:rPr>
        <w:t>55</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14:scene3d>
            <w14:camera w14:prst="orthographicFront"/>
            <w14:lightRig w14:rig="threePt" w14:dir="t">
              <w14:rot w14:lat="0" w14:lon="0" w14:rev="0"/>
            </w14:lightRig>
          </w14:scene3d>
        </w:rPr>
        <w:t>8.1.</w:t>
      </w:r>
      <w:r>
        <w:rPr>
          <w:rFonts w:asciiTheme="minorHAnsi" w:eastAsiaTheme="minorEastAsia" w:hAnsiTheme="minorHAnsi" w:cstheme="minorBidi"/>
          <w:noProof/>
          <w:lang w:bidi="ar-SA"/>
        </w:rPr>
        <w:tab/>
      </w:r>
      <w:r>
        <w:rPr>
          <w:noProof/>
        </w:rPr>
        <w:t>Assumptions</w:t>
      </w:r>
      <w:r>
        <w:rPr>
          <w:noProof/>
        </w:rPr>
        <w:tab/>
      </w:r>
      <w:r>
        <w:rPr>
          <w:noProof/>
        </w:rPr>
        <w:fldChar w:fldCharType="begin"/>
      </w:r>
      <w:r>
        <w:rPr>
          <w:noProof/>
        </w:rPr>
        <w:instrText xml:space="preserve"> PAGEREF _Toc370907257 \h </w:instrText>
      </w:r>
      <w:r>
        <w:rPr>
          <w:noProof/>
        </w:rPr>
      </w:r>
      <w:r>
        <w:rPr>
          <w:noProof/>
        </w:rPr>
        <w:fldChar w:fldCharType="separate"/>
      </w:r>
      <w:r>
        <w:rPr>
          <w:noProof/>
        </w:rPr>
        <w:t>55</w:t>
      </w:r>
      <w:r>
        <w:rPr>
          <w:noProof/>
        </w:rPr>
        <w:fldChar w:fldCharType="end"/>
      </w:r>
    </w:p>
    <w:p w:rsidR="00B81EF9" w:rsidRDefault="00B81EF9">
      <w:pPr>
        <w:pStyle w:val="TOC2"/>
        <w:tabs>
          <w:tab w:val="left" w:pos="1200"/>
        </w:tabs>
        <w:rPr>
          <w:rFonts w:asciiTheme="minorHAnsi" w:eastAsiaTheme="minorEastAsia" w:hAnsiTheme="minorHAnsi" w:cstheme="minorBidi"/>
          <w:noProof/>
          <w:lang w:bidi="ar-SA"/>
        </w:rPr>
      </w:pPr>
      <w:r w:rsidRPr="00423600">
        <w:rPr>
          <w:noProof/>
          <w:rtl/>
          <w14:scene3d>
            <w14:camera w14:prst="orthographicFront"/>
            <w14:lightRig w14:rig="threePt" w14:dir="t">
              <w14:rot w14:lat="0" w14:lon="0" w14:rev="0"/>
            </w14:lightRig>
          </w14:scene3d>
        </w:rPr>
        <w:t>8.2.</w:t>
      </w:r>
      <w:r>
        <w:rPr>
          <w:rFonts w:asciiTheme="minorHAnsi" w:eastAsiaTheme="minorEastAsia" w:hAnsiTheme="minorHAnsi" w:cstheme="minorBidi"/>
          <w:noProof/>
          <w:lang w:bidi="ar-SA"/>
        </w:rPr>
        <w:tab/>
      </w:r>
      <w:r>
        <w:rPr>
          <w:noProof/>
        </w:rPr>
        <w:t>Open Issues</w:t>
      </w:r>
      <w:r>
        <w:rPr>
          <w:noProof/>
        </w:rPr>
        <w:tab/>
      </w:r>
      <w:r>
        <w:rPr>
          <w:noProof/>
        </w:rPr>
        <w:fldChar w:fldCharType="begin"/>
      </w:r>
      <w:r>
        <w:rPr>
          <w:noProof/>
        </w:rPr>
        <w:instrText xml:space="preserve"> PAGEREF _Toc370907258 \h </w:instrText>
      </w:r>
      <w:r>
        <w:rPr>
          <w:noProof/>
        </w:rPr>
      </w:r>
      <w:r>
        <w:rPr>
          <w:noProof/>
        </w:rPr>
        <w:fldChar w:fldCharType="separate"/>
      </w:r>
      <w:r>
        <w:rPr>
          <w:noProof/>
        </w:rPr>
        <w:t>55</w:t>
      </w:r>
      <w:r>
        <w:rPr>
          <w:noProof/>
        </w:rPr>
        <w:fldChar w:fldCharType="end"/>
      </w:r>
    </w:p>
    <w:p w:rsidR="001B7D35" w:rsidRDefault="00A132A4" w:rsidP="00932DEB">
      <w:pPr>
        <w:pStyle w:val="Heading1"/>
        <w:tabs>
          <w:tab w:val="right" w:leader="dot" w:pos="9360"/>
        </w:tabs>
      </w:pPr>
      <w:r>
        <w:lastRenderedPageBreak/>
        <w:fldChar w:fldCharType="end"/>
      </w:r>
      <w:bookmarkStart w:id="1" w:name="_Toc370907217"/>
      <w:r w:rsidR="00932DEB" w:rsidRPr="00932DEB">
        <w:t>Introduction</w:t>
      </w:r>
      <w:bookmarkEnd w:id="1"/>
      <w:r w:rsidR="000D7EE2" w:rsidRPr="00932DEB">
        <w:t xml:space="preserve"> </w:t>
      </w:r>
    </w:p>
    <w:p w:rsidR="00932DEB" w:rsidRPr="00F038F0" w:rsidRDefault="00932DEB" w:rsidP="00932DEB">
      <w:pPr>
        <w:jc w:val="both"/>
        <w:rPr>
          <w:rFonts w:asciiTheme="minorHAnsi" w:hAnsiTheme="minorHAnsi"/>
          <w:szCs w:val="18"/>
        </w:rPr>
      </w:pPr>
      <w:proofErr w:type="spellStart"/>
      <w:r w:rsidRPr="00F038F0">
        <w:rPr>
          <w:rFonts w:asciiTheme="minorHAnsi" w:hAnsiTheme="minorHAnsi"/>
          <w:szCs w:val="18"/>
        </w:rPr>
        <w:t>AuroraView</w:t>
      </w:r>
      <w:proofErr w:type="spellEnd"/>
      <w:r w:rsidRPr="00F038F0">
        <w:rPr>
          <w:rFonts w:asciiTheme="minorHAnsi" w:hAnsiTheme="minorHAnsi"/>
          <w:szCs w:val="18"/>
        </w:rPr>
        <w:t xml:space="preserve"> LTD is pleased to present SCD with our Detailed Design for </w:t>
      </w:r>
      <w:proofErr w:type="spellStart"/>
      <w:r w:rsidRPr="00F038F0">
        <w:rPr>
          <w:rFonts w:asciiTheme="minorHAnsi" w:hAnsiTheme="minorHAnsi"/>
          <w:szCs w:val="18"/>
        </w:rPr>
        <w:t>AuroraView’s</w:t>
      </w:r>
      <w:proofErr w:type="spellEnd"/>
      <w:r w:rsidRPr="00F038F0">
        <w:rPr>
          <w:rFonts w:asciiTheme="minorHAnsi" w:hAnsiTheme="minorHAnsi"/>
          <w:szCs w:val="18"/>
        </w:rPr>
        <w:t xml:space="preserve"> parts of the Modernization project.</w:t>
      </w:r>
    </w:p>
    <w:p w:rsidR="00932DEB" w:rsidRPr="00F038F0" w:rsidRDefault="00932DEB" w:rsidP="00932DEB">
      <w:pPr>
        <w:jc w:val="both"/>
        <w:rPr>
          <w:rFonts w:asciiTheme="minorHAnsi" w:hAnsiTheme="minorHAnsi"/>
          <w:szCs w:val="18"/>
        </w:rPr>
      </w:pPr>
    </w:p>
    <w:p w:rsidR="00932DEB" w:rsidRPr="00F038F0" w:rsidRDefault="00932DEB" w:rsidP="00932DEB">
      <w:pPr>
        <w:jc w:val="both"/>
        <w:rPr>
          <w:rFonts w:asciiTheme="minorHAnsi" w:hAnsiTheme="minorHAnsi"/>
          <w:szCs w:val="18"/>
        </w:rPr>
      </w:pPr>
      <w:r w:rsidRPr="00F038F0">
        <w:rPr>
          <w:rFonts w:asciiTheme="minorHAnsi" w:hAnsiTheme="minorHAnsi"/>
          <w:szCs w:val="18"/>
        </w:rPr>
        <w:t>This Detailed Design covers mainly the system architecture, the Project Explorer and Project Management functions, the data model and the interfaces.</w:t>
      </w:r>
    </w:p>
    <w:p w:rsidR="00932DEB" w:rsidRPr="00F038F0" w:rsidRDefault="00932DEB" w:rsidP="00932DEB">
      <w:pPr>
        <w:jc w:val="both"/>
        <w:rPr>
          <w:rFonts w:asciiTheme="minorHAnsi" w:hAnsiTheme="minorHAnsi"/>
          <w:szCs w:val="18"/>
        </w:rPr>
      </w:pPr>
    </w:p>
    <w:p w:rsidR="00932DEB" w:rsidRPr="00F038F0" w:rsidRDefault="00932DEB" w:rsidP="00932DEB">
      <w:pPr>
        <w:jc w:val="both"/>
        <w:rPr>
          <w:rFonts w:asciiTheme="minorHAnsi" w:hAnsiTheme="minorHAnsi"/>
          <w:szCs w:val="18"/>
        </w:rPr>
      </w:pPr>
      <w:r w:rsidRPr="00F038F0">
        <w:rPr>
          <w:rFonts w:asciiTheme="minorHAnsi" w:hAnsiTheme="minorHAnsi"/>
          <w:szCs w:val="18"/>
        </w:rPr>
        <w:t>Our proposed solution is based on state of the art development methodologies and architecture, leveraging Microsoft technologies.  </w:t>
      </w:r>
    </w:p>
    <w:p w:rsidR="00932DEB" w:rsidRDefault="00932DEB" w:rsidP="00932DEB">
      <w:pPr>
        <w:jc w:val="both"/>
        <w:rPr>
          <w:szCs w:val="18"/>
        </w:rPr>
      </w:pPr>
    </w:p>
    <w:p w:rsidR="00932DEB" w:rsidRPr="00142CC1" w:rsidRDefault="00932DEB" w:rsidP="00932DEB">
      <w:pPr>
        <w:jc w:val="both"/>
        <w:rPr>
          <w:szCs w:val="18"/>
        </w:rPr>
      </w:pPr>
    </w:p>
    <w:p w:rsidR="00932DEB" w:rsidRPr="00142CC1" w:rsidRDefault="00932DEB" w:rsidP="00D92288">
      <w:pPr>
        <w:pStyle w:val="Heading2"/>
      </w:pPr>
      <w:bookmarkStart w:id="2" w:name="_Toc370395961"/>
      <w:bookmarkStart w:id="3" w:name="_Toc370907218"/>
      <w:r w:rsidRPr="00D92288">
        <w:t>Related</w:t>
      </w:r>
      <w:r w:rsidRPr="00142CC1">
        <w:t xml:space="preserve"> Documentation</w:t>
      </w:r>
      <w:bookmarkEnd w:id="2"/>
      <w:bookmarkEnd w:id="3"/>
    </w:p>
    <w:tbl>
      <w:tblPr>
        <w:tblStyle w:val="LightList-Accent5"/>
        <w:tblW w:w="0" w:type="auto"/>
        <w:tblInd w:w="720" w:type="dxa"/>
        <w:tblLook w:val="04A0" w:firstRow="1" w:lastRow="0" w:firstColumn="1" w:lastColumn="0" w:noHBand="0" w:noVBand="1"/>
      </w:tblPr>
      <w:tblGrid>
        <w:gridCol w:w="1638"/>
        <w:gridCol w:w="7568"/>
      </w:tblGrid>
      <w:tr w:rsidR="00932DEB" w:rsidRPr="00142CC1" w:rsidTr="008F6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932DEB" w:rsidRPr="00142CC1" w:rsidRDefault="00932DEB" w:rsidP="00EE05BE">
            <w:pPr>
              <w:rPr>
                <w:szCs w:val="18"/>
              </w:rPr>
            </w:pPr>
            <w:r w:rsidRPr="00142CC1">
              <w:rPr>
                <w:szCs w:val="18"/>
              </w:rPr>
              <w:t>Origin</w:t>
            </w:r>
          </w:p>
        </w:tc>
        <w:tc>
          <w:tcPr>
            <w:tcW w:w="7568" w:type="dxa"/>
          </w:tcPr>
          <w:p w:rsidR="00932DEB" w:rsidRPr="00142CC1" w:rsidRDefault="00932DEB" w:rsidP="00EE05BE">
            <w:pPr>
              <w:cnfStyle w:val="100000000000" w:firstRow="1" w:lastRow="0" w:firstColumn="0" w:lastColumn="0" w:oddVBand="0" w:evenVBand="0" w:oddHBand="0" w:evenHBand="0" w:firstRowFirstColumn="0" w:firstRowLastColumn="0" w:lastRowFirstColumn="0" w:lastRowLastColumn="0"/>
              <w:rPr>
                <w:szCs w:val="18"/>
              </w:rPr>
            </w:pPr>
            <w:r w:rsidRPr="00142CC1">
              <w:rPr>
                <w:szCs w:val="18"/>
              </w:rPr>
              <w:t>Title</w:t>
            </w:r>
          </w:p>
        </w:tc>
      </w:tr>
      <w:tr w:rsidR="00932DEB" w:rsidRPr="00142CC1" w:rsidTr="008F6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932DEB" w:rsidRPr="00F038F0" w:rsidRDefault="00932DEB" w:rsidP="00EE05BE">
            <w:pPr>
              <w:rPr>
                <w:rFonts w:asciiTheme="minorHAnsi" w:hAnsiTheme="minorHAnsi"/>
                <w:color w:val="auto"/>
                <w:szCs w:val="18"/>
              </w:rPr>
            </w:pPr>
            <w:r w:rsidRPr="00F038F0">
              <w:rPr>
                <w:rFonts w:asciiTheme="minorHAnsi" w:hAnsiTheme="minorHAnsi"/>
                <w:color w:val="auto"/>
                <w:szCs w:val="18"/>
              </w:rPr>
              <w:t>SCD</w:t>
            </w:r>
          </w:p>
        </w:tc>
        <w:tc>
          <w:tcPr>
            <w:tcW w:w="7568"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proofErr w:type="spellStart"/>
            <w:r w:rsidRPr="00F038F0">
              <w:rPr>
                <w:rFonts w:asciiTheme="minorHAnsi" w:hAnsiTheme="minorHAnsi"/>
                <w:color w:val="auto"/>
                <w:szCs w:val="18"/>
              </w:rPr>
              <w:t>GenPR</w:t>
            </w:r>
            <w:proofErr w:type="spellEnd"/>
            <w:r w:rsidRPr="00F038F0">
              <w:rPr>
                <w:rFonts w:asciiTheme="minorHAnsi" w:hAnsiTheme="minorHAnsi"/>
                <w:color w:val="auto"/>
                <w:szCs w:val="18"/>
              </w:rPr>
              <w:t xml:space="preserve"> Modernization Presentation – August 2013</w:t>
            </w:r>
          </w:p>
        </w:tc>
      </w:tr>
      <w:tr w:rsidR="00932DEB" w:rsidRPr="00483D07" w:rsidTr="008F68A2">
        <w:tc>
          <w:tcPr>
            <w:cnfStyle w:val="001000000000" w:firstRow="0" w:lastRow="0" w:firstColumn="1" w:lastColumn="0" w:oddVBand="0" w:evenVBand="0" w:oddHBand="0" w:evenHBand="0" w:firstRowFirstColumn="0" w:firstRowLastColumn="0" w:lastRowFirstColumn="0" w:lastRowLastColumn="0"/>
            <w:tcW w:w="1638" w:type="dxa"/>
          </w:tcPr>
          <w:p w:rsidR="00932DEB" w:rsidRPr="008F68A2" w:rsidRDefault="00932DEB" w:rsidP="00EE05BE">
            <w:pPr>
              <w:rPr>
                <w:color w:val="auto"/>
                <w:szCs w:val="18"/>
              </w:rPr>
            </w:pPr>
          </w:p>
        </w:tc>
        <w:tc>
          <w:tcPr>
            <w:tcW w:w="7568" w:type="dxa"/>
          </w:tcPr>
          <w:p w:rsidR="00932DEB" w:rsidRPr="008F68A2" w:rsidRDefault="00932DEB" w:rsidP="00EE05BE">
            <w:pPr>
              <w:cnfStyle w:val="000000000000" w:firstRow="0" w:lastRow="0" w:firstColumn="0" w:lastColumn="0" w:oddVBand="0" w:evenVBand="0" w:oddHBand="0" w:evenHBand="0" w:firstRowFirstColumn="0" w:firstRowLastColumn="0" w:lastRowFirstColumn="0" w:lastRowLastColumn="0"/>
              <w:rPr>
                <w:color w:val="auto"/>
                <w:szCs w:val="18"/>
              </w:rPr>
            </w:pPr>
          </w:p>
        </w:tc>
      </w:tr>
    </w:tbl>
    <w:p w:rsidR="00932DEB" w:rsidRPr="00142CC1" w:rsidRDefault="00932DEB" w:rsidP="00D92288">
      <w:pPr>
        <w:pStyle w:val="Heading2"/>
      </w:pPr>
      <w:bookmarkStart w:id="4" w:name="_Toc370395962"/>
      <w:bookmarkStart w:id="5" w:name="_Toc370907219"/>
      <w:r w:rsidRPr="00D92288">
        <w:t>Terms</w:t>
      </w:r>
      <w:r w:rsidRPr="00142CC1">
        <w:t xml:space="preserve"> and </w:t>
      </w:r>
      <w:r>
        <w:t>D</w:t>
      </w:r>
      <w:r w:rsidRPr="00142CC1">
        <w:t>efinitions</w:t>
      </w:r>
      <w:bookmarkEnd w:id="4"/>
      <w:bookmarkEnd w:id="5"/>
      <w:r w:rsidRPr="00142CC1">
        <w:t xml:space="preserve"> </w:t>
      </w:r>
    </w:p>
    <w:tbl>
      <w:tblPr>
        <w:tblStyle w:val="LightList-Accent5"/>
        <w:tblW w:w="0" w:type="auto"/>
        <w:tblInd w:w="720" w:type="dxa"/>
        <w:tblLook w:val="04A0" w:firstRow="1" w:lastRow="0" w:firstColumn="1" w:lastColumn="0" w:noHBand="0" w:noVBand="1"/>
      </w:tblPr>
      <w:tblGrid>
        <w:gridCol w:w="1548"/>
        <w:gridCol w:w="7658"/>
      </w:tblGrid>
      <w:tr w:rsidR="00932DEB" w:rsidRPr="00142CC1" w:rsidTr="008F6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32DEB" w:rsidRPr="00142CC1" w:rsidRDefault="00932DEB" w:rsidP="00EE05BE">
            <w:pPr>
              <w:rPr>
                <w:szCs w:val="18"/>
              </w:rPr>
            </w:pPr>
            <w:r w:rsidRPr="00142CC1">
              <w:rPr>
                <w:szCs w:val="18"/>
              </w:rPr>
              <w:t xml:space="preserve">Term </w:t>
            </w:r>
          </w:p>
        </w:tc>
        <w:tc>
          <w:tcPr>
            <w:tcW w:w="7658" w:type="dxa"/>
          </w:tcPr>
          <w:p w:rsidR="00932DEB" w:rsidRPr="00142CC1" w:rsidRDefault="00932DEB" w:rsidP="00EE05BE">
            <w:pPr>
              <w:cnfStyle w:val="100000000000" w:firstRow="1" w:lastRow="0" w:firstColumn="0" w:lastColumn="0" w:oddVBand="0" w:evenVBand="0" w:oddHBand="0" w:evenHBand="0" w:firstRowFirstColumn="0" w:firstRowLastColumn="0" w:lastRowFirstColumn="0" w:lastRowLastColumn="0"/>
              <w:rPr>
                <w:szCs w:val="18"/>
              </w:rPr>
            </w:pPr>
            <w:r w:rsidRPr="00142CC1">
              <w:rPr>
                <w:szCs w:val="18"/>
              </w:rPr>
              <w:t xml:space="preserve">Definition </w:t>
            </w:r>
          </w:p>
        </w:tc>
      </w:tr>
      <w:tr w:rsidR="00932DEB" w:rsidRPr="00483D07" w:rsidTr="008F6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32DEB" w:rsidRPr="00F038F0" w:rsidRDefault="00932DEB" w:rsidP="00EE05BE">
            <w:pPr>
              <w:spacing w:line="288" w:lineRule="auto"/>
              <w:rPr>
                <w:rFonts w:asciiTheme="minorHAnsi" w:hAnsiTheme="minorHAnsi"/>
                <w:color w:val="auto"/>
                <w:szCs w:val="18"/>
              </w:rPr>
            </w:pPr>
          </w:p>
        </w:tc>
        <w:tc>
          <w:tcPr>
            <w:tcW w:w="7658"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highlight w:val="yellow"/>
              </w:rPr>
            </w:pPr>
            <w:r w:rsidRPr="00F038F0">
              <w:rPr>
                <w:rFonts w:asciiTheme="minorHAnsi" w:hAnsiTheme="minorHAnsi"/>
                <w:color w:val="auto"/>
                <w:szCs w:val="18"/>
              </w:rPr>
              <w:t>TBD</w:t>
            </w:r>
          </w:p>
        </w:tc>
      </w:tr>
      <w:tr w:rsidR="00932DEB" w:rsidRPr="00483D07" w:rsidTr="008F68A2">
        <w:tc>
          <w:tcPr>
            <w:cnfStyle w:val="001000000000" w:firstRow="0" w:lastRow="0" w:firstColumn="1" w:lastColumn="0" w:oddVBand="0" w:evenVBand="0" w:oddHBand="0" w:evenHBand="0" w:firstRowFirstColumn="0" w:firstRowLastColumn="0" w:lastRowFirstColumn="0" w:lastRowLastColumn="0"/>
            <w:tcW w:w="1548" w:type="dxa"/>
          </w:tcPr>
          <w:p w:rsidR="00932DEB" w:rsidRPr="00F038F0" w:rsidRDefault="00932DEB" w:rsidP="00EE05BE">
            <w:pPr>
              <w:spacing w:line="288" w:lineRule="auto"/>
              <w:rPr>
                <w:rFonts w:asciiTheme="minorHAnsi" w:hAnsiTheme="minorHAnsi"/>
                <w:color w:val="auto"/>
                <w:szCs w:val="18"/>
              </w:rPr>
            </w:pPr>
          </w:p>
        </w:tc>
        <w:tc>
          <w:tcPr>
            <w:tcW w:w="7658" w:type="dxa"/>
          </w:tcPr>
          <w:p w:rsidR="00932DEB" w:rsidRPr="00F038F0" w:rsidRDefault="00932DEB" w:rsidP="00EE05BE">
            <w:pPr>
              <w:spacing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highlight w:val="yellow"/>
              </w:rPr>
            </w:pPr>
          </w:p>
        </w:tc>
      </w:tr>
    </w:tbl>
    <w:p w:rsidR="00932DEB" w:rsidRDefault="00932DEB" w:rsidP="00932DEB">
      <w:pPr>
        <w:rPr>
          <w:szCs w:val="18"/>
        </w:rPr>
      </w:pPr>
    </w:p>
    <w:p w:rsidR="00932DEB" w:rsidRPr="00142CC1" w:rsidRDefault="00932DEB" w:rsidP="00D92288">
      <w:pPr>
        <w:pStyle w:val="Heading2"/>
      </w:pPr>
      <w:bookmarkStart w:id="6" w:name="_Toc370395963"/>
      <w:bookmarkStart w:id="7" w:name="_Toc370907220"/>
      <w:r w:rsidRPr="00D92288">
        <w:t>Revision</w:t>
      </w:r>
      <w:r>
        <w:t xml:space="preserve"> History</w:t>
      </w:r>
      <w:bookmarkEnd w:id="6"/>
      <w:bookmarkEnd w:id="7"/>
      <w:r w:rsidRPr="00142CC1">
        <w:t xml:space="preserve"> </w:t>
      </w:r>
    </w:p>
    <w:tbl>
      <w:tblPr>
        <w:tblStyle w:val="LightList-Accent5"/>
        <w:tblW w:w="9181" w:type="dxa"/>
        <w:tblInd w:w="720" w:type="dxa"/>
        <w:tblLook w:val="04A0" w:firstRow="1" w:lastRow="0" w:firstColumn="1" w:lastColumn="0" w:noHBand="0" w:noVBand="1"/>
      </w:tblPr>
      <w:tblGrid>
        <w:gridCol w:w="6"/>
        <w:gridCol w:w="1513"/>
        <w:gridCol w:w="1242"/>
        <w:gridCol w:w="6420"/>
      </w:tblGrid>
      <w:tr w:rsidR="00932DEB" w:rsidRPr="00142CC1" w:rsidTr="008F6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Default="00932DEB" w:rsidP="00EE05BE">
            <w:pPr>
              <w:rPr>
                <w:szCs w:val="18"/>
              </w:rPr>
            </w:pPr>
            <w:r>
              <w:rPr>
                <w:szCs w:val="18"/>
              </w:rPr>
              <w:t>Date</w:t>
            </w:r>
            <w:r w:rsidRPr="00142CC1">
              <w:rPr>
                <w:szCs w:val="18"/>
              </w:rPr>
              <w:t xml:space="preserve"> </w:t>
            </w:r>
          </w:p>
        </w:tc>
        <w:tc>
          <w:tcPr>
            <w:tcW w:w="1242" w:type="dxa"/>
          </w:tcPr>
          <w:p w:rsidR="00932DEB" w:rsidRPr="00142CC1" w:rsidRDefault="00932DEB" w:rsidP="00EE05BE">
            <w:pPr>
              <w:cnfStyle w:val="100000000000" w:firstRow="1" w:lastRow="0" w:firstColumn="0" w:lastColumn="0" w:oddVBand="0" w:evenVBand="0" w:oddHBand="0" w:evenHBand="0" w:firstRowFirstColumn="0" w:firstRowLastColumn="0" w:lastRowFirstColumn="0" w:lastRowLastColumn="0"/>
              <w:rPr>
                <w:szCs w:val="18"/>
              </w:rPr>
            </w:pPr>
            <w:r>
              <w:rPr>
                <w:szCs w:val="18"/>
              </w:rPr>
              <w:t>Revision</w:t>
            </w:r>
          </w:p>
        </w:tc>
        <w:tc>
          <w:tcPr>
            <w:tcW w:w="6420" w:type="dxa"/>
          </w:tcPr>
          <w:p w:rsidR="00932DEB" w:rsidRPr="00142CC1" w:rsidRDefault="00932DEB" w:rsidP="00EE05BE">
            <w:pPr>
              <w:cnfStyle w:val="100000000000" w:firstRow="1" w:lastRow="0" w:firstColumn="0" w:lastColumn="0" w:oddVBand="0" w:evenVBand="0" w:oddHBand="0" w:evenHBand="0" w:firstRowFirstColumn="0" w:firstRowLastColumn="0" w:lastRowFirstColumn="0" w:lastRowLastColumn="0"/>
              <w:rPr>
                <w:szCs w:val="18"/>
              </w:rPr>
            </w:pPr>
            <w:r>
              <w:rPr>
                <w:szCs w:val="18"/>
              </w:rPr>
              <w:t>Description</w:t>
            </w:r>
            <w:r w:rsidRPr="00142CC1">
              <w:rPr>
                <w:szCs w:val="18"/>
              </w:rPr>
              <w:t xml:space="preserve"> </w:t>
            </w:r>
          </w:p>
        </w:tc>
      </w:tr>
      <w:tr w:rsidR="00932DEB" w:rsidRPr="002E7179" w:rsidTr="008F6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color w:val="auto"/>
                <w:szCs w:val="18"/>
              </w:rPr>
            </w:pPr>
            <w:r w:rsidRPr="00F038F0">
              <w:rPr>
                <w:rFonts w:asciiTheme="minorHAnsi" w:hAnsiTheme="minorHAnsi"/>
                <w:bCs w:val="0"/>
                <w:color w:val="auto"/>
                <w:szCs w:val="18"/>
              </w:rPr>
              <w:t>30 Sep 2013</w:t>
            </w:r>
          </w:p>
        </w:tc>
        <w:tc>
          <w:tcPr>
            <w:tcW w:w="1242" w:type="dxa"/>
          </w:tcPr>
          <w:p w:rsidR="00932DEB" w:rsidRPr="00F038F0" w:rsidRDefault="00932DEB" w:rsidP="00EE05BE">
            <w:pPr>
              <w:spacing w:line="288" w:lineRule="auto"/>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1.0</w:t>
            </w:r>
          </w:p>
        </w:tc>
        <w:tc>
          <w:tcPr>
            <w:tcW w:w="6420"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Initial version</w:t>
            </w:r>
          </w:p>
        </w:tc>
      </w:tr>
      <w:tr w:rsidR="00932DEB" w:rsidRPr="002E7179" w:rsidTr="008F68A2">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bCs w:val="0"/>
                <w:color w:val="auto"/>
                <w:szCs w:val="18"/>
              </w:rPr>
            </w:pPr>
            <w:r w:rsidRPr="00F038F0">
              <w:rPr>
                <w:rFonts w:asciiTheme="minorHAnsi" w:hAnsiTheme="minorHAnsi"/>
                <w:bCs w:val="0"/>
                <w:color w:val="auto"/>
                <w:szCs w:val="18"/>
              </w:rPr>
              <w:t>6 Oct 2013</w:t>
            </w:r>
          </w:p>
        </w:tc>
        <w:tc>
          <w:tcPr>
            <w:tcW w:w="1242" w:type="dxa"/>
          </w:tcPr>
          <w:p w:rsidR="00932DEB" w:rsidRPr="00F038F0" w:rsidRDefault="00932DEB" w:rsidP="00EE05BE">
            <w:pPr>
              <w:spacing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1.6</w:t>
            </w:r>
          </w:p>
        </w:tc>
        <w:tc>
          <w:tcPr>
            <w:tcW w:w="6420" w:type="dxa"/>
          </w:tcPr>
          <w:p w:rsidR="00932DEB" w:rsidRPr="00F038F0" w:rsidRDefault="00932DEB" w:rsidP="00EE05BE">
            <w:pPr>
              <w:spacing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Related Project Management section</w:t>
            </w:r>
          </w:p>
        </w:tc>
      </w:tr>
      <w:tr w:rsidR="00932DEB" w:rsidRPr="002E7179" w:rsidTr="008F6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color w:val="auto"/>
                <w:szCs w:val="18"/>
              </w:rPr>
            </w:pPr>
          </w:p>
        </w:tc>
        <w:tc>
          <w:tcPr>
            <w:tcW w:w="1242"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p>
        </w:tc>
        <w:tc>
          <w:tcPr>
            <w:tcW w:w="6420"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Data Model section – added Security, Messages and Error Handling sections, updated Project Explorer Table Definition section</w:t>
            </w:r>
          </w:p>
        </w:tc>
      </w:tr>
      <w:tr w:rsidR="00932DEB" w:rsidRPr="002E7179" w:rsidTr="008F68A2">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color w:val="auto"/>
                <w:szCs w:val="18"/>
              </w:rPr>
            </w:pPr>
          </w:p>
        </w:tc>
        <w:tc>
          <w:tcPr>
            <w:tcW w:w="1242" w:type="dxa"/>
          </w:tcPr>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p>
        </w:tc>
        <w:tc>
          <w:tcPr>
            <w:tcW w:w="6420" w:type="dxa"/>
          </w:tcPr>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Added Security section</w:t>
            </w:r>
          </w:p>
        </w:tc>
      </w:tr>
      <w:tr w:rsidR="00932DEB" w:rsidRPr="002E7179" w:rsidTr="008F6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color w:val="auto"/>
                <w:szCs w:val="18"/>
              </w:rPr>
            </w:pPr>
          </w:p>
        </w:tc>
        <w:tc>
          <w:tcPr>
            <w:tcW w:w="1242"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p>
        </w:tc>
        <w:tc>
          <w:tcPr>
            <w:tcW w:w="6420"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Added Messages section</w:t>
            </w:r>
          </w:p>
        </w:tc>
      </w:tr>
      <w:tr w:rsidR="00932DEB" w:rsidRPr="002E7179" w:rsidTr="008F68A2">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color w:val="auto"/>
                <w:szCs w:val="18"/>
              </w:rPr>
            </w:pPr>
          </w:p>
        </w:tc>
        <w:tc>
          <w:tcPr>
            <w:tcW w:w="1242" w:type="dxa"/>
          </w:tcPr>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p>
        </w:tc>
        <w:tc>
          <w:tcPr>
            <w:tcW w:w="6420" w:type="dxa"/>
          </w:tcPr>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Added security validations to each section</w:t>
            </w:r>
          </w:p>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Added error handling validations to each section</w:t>
            </w:r>
          </w:p>
        </w:tc>
      </w:tr>
      <w:tr w:rsidR="00932DEB" w:rsidRPr="002E7179" w:rsidTr="008F6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gridSpan w:val="2"/>
          </w:tcPr>
          <w:p w:rsidR="00932DEB" w:rsidRPr="00F038F0" w:rsidRDefault="00932DEB" w:rsidP="00EE05BE">
            <w:pPr>
              <w:rPr>
                <w:rFonts w:asciiTheme="minorHAnsi" w:hAnsiTheme="minorHAnsi"/>
                <w:color w:val="auto"/>
                <w:szCs w:val="18"/>
              </w:rPr>
            </w:pPr>
          </w:p>
        </w:tc>
        <w:tc>
          <w:tcPr>
            <w:tcW w:w="1242"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p>
        </w:tc>
        <w:tc>
          <w:tcPr>
            <w:tcW w:w="6420"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Project Management section – general assumptions</w:t>
            </w:r>
          </w:p>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Added warning and information messages</w:t>
            </w:r>
          </w:p>
        </w:tc>
      </w:tr>
      <w:tr w:rsidR="00932DEB" w:rsidRPr="002E7179" w:rsidTr="008F68A2">
        <w:trPr>
          <w:gridBefore w:val="1"/>
          <w:wBefore w:w="6" w:type="dxa"/>
        </w:trPr>
        <w:tc>
          <w:tcPr>
            <w:cnfStyle w:val="001000000000" w:firstRow="0" w:lastRow="0" w:firstColumn="1" w:lastColumn="0" w:oddVBand="0" w:evenVBand="0" w:oddHBand="0" w:evenHBand="0" w:firstRowFirstColumn="0" w:firstRowLastColumn="0" w:lastRowFirstColumn="0" w:lastRowLastColumn="0"/>
            <w:tcW w:w="1513" w:type="dxa"/>
          </w:tcPr>
          <w:p w:rsidR="00932DEB" w:rsidRPr="008F68A2" w:rsidRDefault="00932DEB" w:rsidP="00EE05BE">
            <w:pPr>
              <w:rPr>
                <w:color w:val="auto"/>
                <w:szCs w:val="18"/>
              </w:rPr>
            </w:pPr>
            <w:r w:rsidRPr="008F68A2">
              <w:rPr>
                <w:color w:val="auto"/>
                <w:szCs w:val="18"/>
              </w:rPr>
              <w:t>8 Oct 2013</w:t>
            </w:r>
          </w:p>
        </w:tc>
        <w:tc>
          <w:tcPr>
            <w:tcW w:w="1242" w:type="dxa"/>
          </w:tcPr>
          <w:p w:rsidR="00932DEB" w:rsidRPr="008F68A2" w:rsidRDefault="00932DEB" w:rsidP="00EE05BE">
            <w:pPr>
              <w:cnfStyle w:val="000000000000" w:firstRow="0" w:lastRow="0" w:firstColumn="0" w:lastColumn="0" w:oddVBand="0" w:evenVBand="0" w:oddHBand="0" w:evenHBand="0" w:firstRowFirstColumn="0" w:firstRowLastColumn="0" w:lastRowFirstColumn="0" w:lastRowLastColumn="0"/>
              <w:rPr>
                <w:color w:val="auto"/>
                <w:szCs w:val="18"/>
              </w:rPr>
            </w:pPr>
            <w:r w:rsidRPr="008F68A2">
              <w:rPr>
                <w:color w:val="auto"/>
                <w:szCs w:val="18"/>
              </w:rPr>
              <w:t>1.7</w:t>
            </w:r>
          </w:p>
        </w:tc>
        <w:tc>
          <w:tcPr>
            <w:tcW w:w="6420" w:type="dxa"/>
          </w:tcPr>
          <w:p w:rsidR="00932DEB" w:rsidRPr="008F68A2" w:rsidRDefault="00932DEB" w:rsidP="00EE05BE">
            <w:pPr>
              <w:cnfStyle w:val="000000000000" w:firstRow="0" w:lastRow="0" w:firstColumn="0" w:lastColumn="0" w:oddVBand="0" w:evenVBand="0" w:oddHBand="0" w:evenHBand="0" w:firstRowFirstColumn="0" w:firstRowLastColumn="0" w:lastRowFirstColumn="0" w:lastRowLastColumn="0"/>
              <w:rPr>
                <w:color w:val="auto"/>
                <w:szCs w:val="18"/>
              </w:rPr>
            </w:pPr>
            <w:r w:rsidRPr="008F68A2">
              <w:rPr>
                <w:color w:val="auto"/>
                <w:szCs w:val="18"/>
              </w:rPr>
              <w:t>Removed Emergency versions management and all related validations</w:t>
            </w:r>
          </w:p>
        </w:tc>
      </w:tr>
      <w:tr w:rsidR="00932DEB" w:rsidRPr="002E7179" w:rsidTr="008F68A2">
        <w:trPr>
          <w:gridBefore w:val="1"/>
          <w:cnfStyle w:val="000000100000" w:firstRow="0" w:lastRow="0" w:firstColumn="0" w:lastColumn="0" w:oddVBand="0" w:evenVBand="0" w:oddHBand="1" w:evenHBand="0" w:firstRowFirstColumn="0" w:firstRowLastColumn="0" w:lastRowFirstColumn="0" w:lastRowLastColumn="0"/>
          <w:wBefore w:w="6" w:type="dxa"/>
        </w:trPr>
        <w:tc>
          <w:tcPr>
            <w:cnfStyle w:val="001000000000" w:firstRow="0" w:lastRow="0" w:firstColumn="1" w:lastColumn="0" w:oddVBand="0" w:evenVBand="0" w:oddHBand="0" w:evenHBand="0" w:firstRowFirstColumn="0" w:firstRowLastColumn="0" w:lastRowFirstColumn="0" w:lastRowLastColumn="0"/>
            <w:tcW w:w="1513" w:type="dxa"/>
          </w:tcPr>
          <w:p w:rsidR="00932DEB" w:rsidRPr="00F038F0" w:rsidRDefault="00932DEB" w:rsidP="00EE05BE">
            <w:pPr>
              <w:rPr>
                <w:rFonts w:asciiTheme="minorHAnsi" w:hAnsiTheme="minorHAnsi"/>
                <w:color w:val="auto"/>
                <w:szCs w:val="18"/>
              </w:rPr>
            </w:pPr>
            <w:r w:rsidRPr="00F038F0">
              <w:rPr>
                <w:rFonts w:asciiTheme="minorHAnsi" w:hAnsiTheme="minorHAnsi"/>
                <w:color w:val="auto"/>
                <w:szCs w:val="18"/>
              </w:rPr>
              <w:t>23 Oct 2013</w:t>
            </w:r>
          </w:p>
        </w:tc>
        <w:tc>
          <w:tcPr>
            <w:tcW w:w="1242"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2.1</w:t>
            </w:r>
          </w:p>
        </w:tc>
        <w:tc>
          <w:tcPr>
            <w:tcW w:w="6420" w:type="dxa"/>
          </w:tcPr>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Security Section</w:t>
            </w:r>
          </w:p>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lastRenderedPageBreak/>
              <w:t>Updated Error Handling</w:t>
            </w:r>
          </w:p>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Project Explorer Tables Definition section</w:t>
            </w:r>
          </w:p>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Clone Regular project section</w:t>
            </w:r>
          </w:p>
          <w:p w:rsidR="00932DEB" w:rsidRPr="00F038F0" w:rsidRDefault="00932DEB"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Version Management section</w:t>
            </w:r>
          </w:p>
        </w:tc>
      </w:tr>
      <w:tr w:rsidR="00932DEB" w:rsidRPr="002E7179" w:rsidTr="008F68A2">
        <w:trPr>
          <w:gridBefore w:val="1"/>
          <w:wBefore w:w="6" w:type="dxa"/>
        </w:trPr>
        <w:tc>
          <w:tcPr>
            <w:cnfStyle w:val="001000000000" w:firstRow="0" w:lastRow="0" w:firstColumn="1" w:lastColumn="0" w:oddVBand="0" w:evenVBand="0" w:oddHBand="0" w:evenHBand="0" w:firstRowFirstColumn="0" w:firstRowLastColumn="0" w:lastRowFirstColumn="0" w:lastRowLastColumn="0"/>
            <w:tcW w:w="1513" w:type="dxa"/>
          </w:tcPr>
          <w:p w:rsidR="00932DEB" w:rsidRPr="00F038F0" w:rsidRDefault="00932DEB" w:rsidP="00EE05BE">
            <w:pPr>
              <w:rPr>
                <w:rFonts w:asciiTheme="minorHAnsi" w:hAnsiTheme="minorHAnsi"/>
                <w:color w:val="auto"/>
                <w:szCs w:val="18"/>
              </w:rPr>
            </w:pPr>
            <w:r w:rsidRPr="00F038F0">
              <w:rPr>
                <w:rFonts w:asciiTheme="minorHAnsi" w:hAnsiTheme="minorHAnsi"/>
                <w:color w:val="auto"/>
                <w:szCs w:val="18"/>
              </w:rPr>
              <w:lastRenderedPageBreak/>
              <w:t>24 Oct 2013</w:t>
            </w:r>
          </w:p>
        </w:tc>
        <w:tc>
          <w:tcPr>
            <w:tcW w:w="1242" w:type="dxa"/>
          </w:tcPr>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2.3</w:t>
            </w:r>
          </w:p>
        </w:tc>
        <w:tc>
          <w:tcPr>
            <w:tcW w:w="6420" w:type="dxa"/>
          </w:tcPr>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Removed Project Files tab from screen shots</w:t>
            </w:r>
          </w:p>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Related Projects section – Split functionality</w:t>
            </w:r>
          </w:p>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Copy files section – added disk space validation</w:t>
            </w:r>
          </w:p>
          <w:p w:rsidR="00932DEB" w:rsidRPr="00F038F0" w:rsidRDefault="00932DEB" w:rsidP="00EE05B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18"/>
              </w:rPr>
            </w:pPr>
            <w:r w:rsidRPr="00F038F0">
              <w:rPr>
                <w:rFonts w:asciiTheme="minorHAnsi" w:hAnsiTheme="minorHAnsi"/>
                <w:color w:val="auto"/>
                <w:szCs w:val="18"/>
              </w:rPr>
              <w:t>Updated Security section - added variable for default profile to</w:t>
            </w:r>
            <w:del w:id="8" w:author="Ella Goldberg(Contractor)" w:date="2013-11-06T00:31:00Z">
              <w:r w:rsidRPr="00F038F0" w:rsidDel="00EE5CB3">
                <w:rPr>
                  <w:rFonts w:asciiTheme="minorHAnsi" w:hAnsiTheme="minorHAnsi"/>
                  <w:color w:val="auto"/>
                  <w:szCs w:val="18"/>
                </w:rPr>
                <w:delText xml:space="preserve"> SystemParameters </w:delText>
              </w:r>
            </w:del>
            <w:ins w:id="9" w:author="Ella Goldberg(Contractor)" w:date="2013-11-06T00:31:00Z">
              <w:r w:rsidR="00EE5CB3">
                <w:rPr>
                  <w:rFonts w:asciiTheme="minorHAnsi" w:hAnsiTheme="minorHAnsi"/>
                  <w:color w:val="auto"/>
                  <w:szCs w:val="18"/>
                </w:rPr>
                <w:t xml:space="preserve"> </w:t>
              </w:r>
              <w:proofErr w:type="spellStart"/>
              <w:r w:rsidR="00EE5CB3">
                <w:rPr>
                  <w:rFonts w:asciiTheme="minorHAnsi" w:hAnsiTheme="minorHAnsi"/>
                  <w:color w:val="auto"/>
                  <w:szCs w:val="18"/>
                </w:rPr>
                <w:t>ATS_SystemParameters</w:t>
              </w:r>
              <w:proofErr w:type="spellEnd"/>
              <w:r w:rsidR="00EE5CB3">
                <w:rPr>
                  <w:rFonts w:asciiTheme="minorHAnsi" w:hAnsiTheme="minorHAnsi"/>
                  <w:color w:val="auto"/>
                  <w:szCs w:val="18"/>
                </w:rPr>
                <w:t xml:space="preserve"> </w:t>
              </w:r>
            </w:ins>
            <w:r w:rsidRPr="00F038F0">
              <w:rPr>
                <w:rFonts w:asciiTheme="minorHAnsi" w:hAnsiTheme="minorHAnsi"/>
                <w:color w:val="auto"/>
                <w:szCs w:val="18"/>
              </w:rPr>
              <w:t>table</w:t>
            </w:r>
          </w:p>
        </w:tc>
      </w:tr>
      <w:tr w:rsidR="00932DEB" w:rsidRPr="00483D07" w:rsidTr="008F68A2">
        <w:trPr>
          <w:gridBefore w:val="1"/>
          <w:cnfStyle w:val="000000100000" w:firstRow="0" w:lastRow="0" w:firstColumn="0" w:lastColumn="0" w:oddVBand="0" w:evenVBand="0" w:oddHBand="1" w:evenHBand="0" w:firstRowFirstColumn="0" w:firstRowLastColumn="0" w:lastRowFirstColumn="0" w:lastRowLastColumn="0"/>
          <w:wBefore w:w="6" w:type="dxa"/>
        </w:trPr>
        <w:tc>
          <w:tcPr>
            <w:cnfStyle w:val="001000000000" w:firstRow="0" w:lastRow="0" w:firstColumn="1" w:lastColumn="0" w:oddVBand="0" w:evenVBand="0" w:oddHBand="0" w:evenHBand="0" w:firstRowFirstColumn="0" w:firstRowLastColumn="0" w:lastRowFirstColumn="0" w:lastRowLastColumn="0"/>
            <w:tcW w:w="1513" w:type="dxa"/>
          </w:tcPr>
          <w:p w:rsidR="00932DEB" w:rsidRPr="00F038F0" w:rsidRDefault="00144BB9" w:rsidP="00EE05BE">
            <w:pPr>
              <w:rPr>
                <w:rFonts w:asciiTheme="minorHAnsi" w:hAnsiTheme="minorHAnsi"/>
                <w:szCs w:val="18"/>
              </w:rPr>
            </w:pPr>
            <w:ins w:id="10" w:author="Ella Goldberg(Contractor)" w:date="2013-11-05T09:52:00Z">
              <w:r>
                <w:rPr>
                  <w:rFonts w:asciiTheme="minorHAnsi" w:hAnsiTheme="minorHAnsi"/>
                  <w:szCs w:val="18"/>
                </w:rPr>
                <w:t>5 Nov 2013</w:t>
              </w:r>
            </w:ins>
          </w:p>
        </w:tc>
        <w:tc>
          <w:tcPr>
            <w:tcW w:w="1242" w:type="dxa"/>
          </w:tcPr>
          <w:p w:rsidR="00932DEB" w:rsidRPr="00F038F0" w:rsidRDefault="00144BB9" w:rsidP="00EE05BE">
            <w:pPr>
              <w:cnfStyle w:val="000000100000" w:firstRow="0" w:lastRow="0" w:firstColumn="0" w:lastColumn="0" w:oddVBand="0" w:evenVBand="0" w:oddHBand="1" w:evenHBand="0" w:firstRowFirstColumn="0" w:firstRowLastColumn="0" w:lastRowFirstColumn="0" w:lastRowLastColumn="0"/>
              <w:rPr>
                <w:rFonts w:asciiTheme="minorHAnsi" w:hAnsiTheme="minorHAnsi"/>
                <w:szCs w:val="18"/>
              </w:rPr>
            </w:pPr>
            <w:ins w:id="11" w:author="Ella Goldberg(Contractor)" w:date="2013-11-05T09:52:00Z">
              <w:r>
                <w:rPr>
                  <w:rFonts w:asciiTheme="minorHAnsi" w:hAnsiTheme="minorHAnsi"/>
                  <w:szCs w:val="18"/>
                </w:rPr>
                <w:t>2.4</w:t>
              </w:r>
            </w:ins>
          </w:p>
        </w:tc>
        <w:tc>
          <w:tcPr>
            <w:tcW w:w="6420" w:type="dxa"/>
          </w:tcPr>
          <w:p w:rsidR="00932DEB" w:rsidRDefault="00144BB9" w:rsidP="00EE05BE">
            <w:pPr>
              <w:cnfStyle w:val="000000100000" w:firstRow="0" w:lastRow="0" w:firstColumn="0" w:lastColumn="0" w:oddVBand="0" w:evenVBand="0" w:oddHBand="1" w:evenHBand="0" w:firstRowFirstColumn="0" w:firstRowLastColumn="0" w:lastRowFirstColumn="0" w:lastRowLastColumn="0"/>
              <w:rPr>
                <w:ins w:id="12" w:author="Ella Goldberg(Contractor)" w:date="2013-11-05T09:52:00Z"/>
                <w:rFonts w:asciiTheme="minorHAnsi" w:hAnsiTheme="minorHAnsi"/>
                <w:szCs w:val="18"/>
              </w:rPr>
            </w:pPr>
            <w:ins w:id="13" w:author="Ella Goldberg(Contractor)" w:date="2013-11-05T09:52:00Z">
              <w:r>
                <w:rPr>
                  <w:rFonts w:asciiTheme="minorHAnsi" w:hAnsiTheme="minorHAnsi"/>
                  <w:szCs w:val="18"/>
                </w:rPr>
                <w:t>Updated screen shots</w:t>
              </w:r>
            </w:ins>
          </w:p>
          <w:p w:rsidR="00144BB9" w:rsidRDefault="00144BB9" w:rsidP="006D0A1C">
            <w:pPr>
              <w:cnfStyle w:val="000000100000" w:firstRow="0" w:lastRow="0" w:firstColumn="0" w:lastColumn="0" w:oddVBand="0" w:evenVBand="0" w:oddHBand="1" w:evenHBand="0" w:firstRowFirstColumn="0" w:firstRowLastColumn="0" w:lastRowFirstColumn="0" w:lastRowLastColumn="0"/>
              <w:rPr>
                <w:ins w:id="14" w:author="Ella Goldberg(Contractor)" w:date="2013-11-05T09:53:00Z"/>
                <w:rFonts w:asciiTheme="minorHAnsi" w:hAnsiTheme="minorHAnsi"/>
                <w:szCs w:val="18"/>
              </w:rPr>
            </w:pPr>
            <w:ins w:id="15" w:author="Ella Goldberg(Contractor)" w:date="2013-11-05T09:53:00Z">
              <w:r>
                <w:rPr>
                  <w:rFonts w:asciiTheme="minorHAnsi" w:hAnsiTheme="minorHAnsi"/>
                  <w:szCs w:val="18"/>
                </w:rPr>
                <w:t>Updated DB model section</w:t>
              </w:r>
            </w:ins>
            <w:ins w:id="16" w:author="Ella Goldberg(Contractor)" w:date="2013-11-05T10:13:00Z">
              <w:r w:rsidR="006D0A1C">
                <w:rPr>
                  <w:rFonts w:asciiTheme="minorHAnsi" w:hAnsiTheme="minorHAnsi"/>
                  <w:szCs w:val="18"/>
                </w:rPr>
                <w:t xml:space="preserve"> – removed all </w:t>
              </w:r>
            </w:ins>
            <w:ins w:id="17" w:author="Ella Goldberg(Contractor)" w:date="2013-11-05T10:14:00Z">
              <w:r w:rsidR="006D0A1C">
                <w:rPr>
                  <w:rFonts w:asciiTheme="minorHAnsi" w:hAnsiTheme="minorHAnsi"/>
                  <w:szCs w:val="18"/>
                </w:rPr>
                <w:t>g</w:t>
              </w:r>
            </w:ins>
            <w:ins w:id="18" w:author="Ella Goldberg(Contractor)" w:date="2013-11-05T10:13:00Z">
              <w:r w:rsidR="006D0A1C">
                <w:rPr>
                  <w:rFonts w:asciiTheme="minorHAnsi" w:hAnsiTheme="minorHAnsi"/>
                  <w:szCs w:val="18"/>
                </w:rPr>
                <w:t>roups related tables from Data Model</w:t>
              </w:r>
            </w:ins>
          </w:p>
          <w:p w:rsidR="00144BB9" w:rsidRDefault="00144BB9" w:rsidP="00EE05BE">
            <w:pPr>
              <w:cnfStyle w:val="000000100000" w:firstRow="0" w:lastRow="0" w:firstColumn="0" w:lastColumn="0" w:oddVBand="0" w:evenVBand="0" w:oddHBand="1" w:evenHBand="0" w:firstRowFirstColumn="0" w:firstRowLastColumn="0" w:lastRowFirstColumn="0" w:lastRowLastColumn="0"/>
              <w:rPr>
                <w:ins w:id="19" w:author="Ella Goldberg(Contractor)" w:date="2013-11-05T10:12:00Z"/>
                <w:rFonts w:asciiTheme="minorHAnsi" w:hAnsiTheme="minorHAnsi"/>
                <w:szCs w:val="18"/>
              </w:rPr>
            </w:pPr>
            <w:ins w:id="20" w:author="Ella Goldberg(Contractor)" w:date="2013-11-05T09:53:00Z">
              <w:r>
                <w:rPr>
                  <w:rFonts w:asciiTheme="minorHAnsi" w:hAnsiTheme="minorHAnsi"/>
                  <w:szCs w:val="18"/>
                </w:rPr>
                <w:t>Updated tables population in all relevant sections</w:t>
              </w:r>
            </w:ins>
          </w:p>
          <w:p w:rsidR="004D1B42" w:rsidRDefault="004D1B42" w:rsidP="001C1A02">
            <w:pPr>
              <w:cnfStyle w:val="000000100000" w:firstRow="0" w:lastRow="0" w:firstColumn="0" w:lastColumn="0" w:oddVBand="0" w:evenVBand="0" w:oddHBand="1" w:evenHBand="0" w:firstRowFirstColumn="0" w:firstRowLastColumn="0" w:lastRowFirstColumn="0" w:lastRowLastColumn="0"/>
              <w:rPr>
                <w:ins w:id="21" w:author="Ella Goldberg(Contractor)" w:date="2013-11-06T00:49:00Z"/>
                <w:rFonts w:asciiTheme="minorHAnsi" w:hAnsiTheme="minorHAnsi"/>
                <w:szCs w:val="18"/>
              </w:rPr>
            </w:pPr>
            <w:ins w:id="22" w:author="Ella Goldberg(Contractor)" w:date="2013-11-05T10:12:00Z">
              <w:r>
                <w:rPr>
                  <w:rFonts w:asciiTheme="minorHAnsi" w:hAnsiTheme="minorHAnsi"/>
                  <w:szCs w:val="18"/>
                </w:rPr>
                <w:t>Updated related projects management</w:t>
              </w:r>
            </w:ins>
            <w:ins w:id="23" w:author="Ella Goldberg(Contractor)" w:date="2013-11-06T00:44:00Z">
              <w:r w:rsidR="001C1A02">
                <w:rPr>
                  <w:rFonts w:asciiTheme="minorHAnsi" w:hAnsiTheme="minorHAnsi"/>
                  <w:szCs w:val="18"/>
                </w:rPr>
                <w:t xml:space="preserve"> section</w:t>
              </w:r>
            </w:ins>
          </w:p>
          <w:p w:rsidR="00C02A04" w:rsidRPr="00F038F0" w:rsidRDefault="00C02A04" w:rsidP="001C1A02">
            <w:pPr>
              <w:cnfStyle w:val="000000100000" w:firstRow="0" w:lastRow="0" w:firstColumn="0" w:lastColumn="0" w:oddVBand="0" w:evenVBand="0" w:oddHBand="1" w:evenHBand="0" w:firstRowFirstColumn="0" w:firstRowLastColumn="0" w:lastRowFirstColumn="0" w:lastRowLastColumn="0"/>
              <w:rPr>
                <w:rFonts w:asciiTheme="minorHAnsi" w:hAnsiTheme="minorHAnsi"/>
                <w:szCs w:val="18"/>
              </w:rPr>
            </w:pPr>
            <w:ins w:id="24" w:author="Ella Goldberg(Contractor)" w:date="2013-11-06T00:49:00Z">
              <w:r>
                <w:rPr>
                  <w:rFonts w:asciiTheme="minorHAnsi" w:hAnsiTheme="minorHAnsi"/>
                  <w:szCs w:val="18"/>
                </w:rPr>
                <w:t>Updated Hierarchy Tree section</w:t>
              </w:r>
            </w:ins>
          </w:p>
        </w:tc>
      </w:tr>
    </w:tbl>
    <w:p w:rsidR="00932DEB" w:rsidRDefault="00932DEB" w:rsidP="00932DEB">
      <w:pPr>
        <w:rPr>
          <w:szCs w:val="18"/>
        </w:rPr>
      </w:pPr>
    </w:p>
    <w:p w:rsidR="00932DEB" w:rsidRDefault="00932DEB" w:rsidP="00932DEB">
      <w:pPr>
        <w:rPr>
          <w:szCs w:val="18"/>
        </w:rPr>
      </w:pPr>
    </w:p>
    <w:p w:rsidR="00932DEB" w:rsidRPr="000E23BE" w:rsidRDefault="00932DEB" w:rsidP="008B4C48">
      <w:pPr>
        <w:pStyle w:val="Heading1"/>
        <w:tabs>
          <w:tab w:val="clear" w:pos="1440"/>
          <w:tab w:val="right" w:leader="dot" w:pos="9360"/>
        </w:tabs>
        <w:rPr>
          <w:sz w:val="32"/>
          <w:szCs w:val="18"/>
        </w:rPr>
      </w:pPr>
      <w:bookmarkStart w:id="25" w:name="_Toc370395964"/>
      <w:bookmarkStart w:id="26" w:name="_Toc370907221"/>
      <w:r w:rsidRPr="008B4C48">
        <w:lastRenderedPageBreak/>
        <w:t>Solution</w:t>
      </w:r>
      <w:r w:rsidRPr="000E23BE">
        <w:rPr>
          <w:sz w:val="32"/>
          <w:szCs w:val="18"/>
        </w:rPr>
        <w:t xml:space="preserve"> </w:t>
      </w:r>
      <w:r w:rsidRPr="008B4C48">
        <w:t>Architecture</w:t>
      </w:r>
      <w:bookmarkEnd w:id="25"/>
      <w:bookmarkEnd w:id="26"/>
    </w:p>
    <w:p w:rsidR="00932DEB" w:rsidRPr="00142CC1" w:rsidRDefault="00932DEB" w:rsidP="00D92288">
      <w:pPr>
        <w:pStyle w:val="Heading2"/>
      </w:pPr>
      <w:bookmarkStart w:id="27" w:name="_Toc370395965"/>
      <w:bookmarkStart w:id="28" w:name="_Toc370907222"/>
      <w:r w:rsidRPr="00D92288">
        <w:t>Overview</w:t>
      </w:r>
      <w:bookmarkEnd w:id="27"/>
      <w:bookmarkEnd w:id="28"/>
    </w:p>
    <w:p w:rsidR="00932DEB" w:rsidRPr="00F038F0" w:rsidRDefault="00932DEB" w:rsidP="004C4A9D">
      <w:pPr>
        <w:ind w:left="360"/>
        <w:jc w:val="both"/>
        <w:rPr>
          <w:rFonts w:asciiTheme="minorHAnsi" w:hAnsiTheme="minorHAnsi"/>
        </w:rPr>
      </w:pPr>
      <w:r w:rsidRPr="00F038F0">
        <w:rPr>
          <w:rFonts w:asciiTheme="minorHAnsi" w:hAnsiTheme="minorHAnsi"/>
        </w:rPr>
        <w:t>The proposed SCD project provides a framework to manage projects across environments (production, test, development) while maintaining multiple versions, content, and execution parameters for every project in any of the environments.</w:t>
      </w:r>
    </w:p>
    <w:p w:rsidR="00932DEB" w:rsidRPr="00F038F0" w:rsidRDefault="00932DEB" w:rsidP="004C4A9D">
      <w:pPr>
        <w:ind w:left="360"/>
        <w:jc w:val="both"/>
        <w:rPr>
          <w:rFonts w:asciiTheme="minorHAnsi" w:hAnsiTheme="minorHAnsi"/>
        </w:rPr>
      </w:pPr>
      <w:r w:rsidRPr="00F038F0">
        <w:rPr>
          <w:rFonts w:asciiTheme="minorHAnsi" w:hAnsiTheme="minorHAnsi"/>
        </w:rPr>
        <w:t>The proposed solution is aimed at addressing the operational requirements that were identified as the highest priority and most business impacting. These include:</w:t>
      </w:r>
    </w:p>
    <w:p w:rsidR="00932DEB" w:rsidRPr="00F038F0" w:rsidRDefault="00932DEB" w:rsidP="000C2EE1">
      <w:pPr>
        <w:pStyle w:val="ListParagraph"/>
        <w:numPr>
          <w:ilvl w:val="0"/>
          <w:numId w:val="22"/>
        </w:numPr>
        <w:spacing w:line="259" w:lineRule="auto"/>
        <w:ind w:left="720"/>
        <w:jc w:val="both"/>
        <w:rPr>
          <w:rFonts w:asciiTheme="minorHAnsi" w:hAnsiTheme="minorHAnsi"/>
          <w:szCs w:val="24"/>
          <w:lang w:bidi="he-IL"/>
        </w:rPr>
      </w:pPr>
      <w:r w:rsidRPr="00F038F0">
        <w:rPr>
          <w:rFonts w:asciiTheme="minorHAnsi" w:hAnsiTheme="minorHAnsi"/>
          <w:szCs w:val="24"/>
          <w:lang w:bidi="he-IL"/>
        </w:rPr>
        <w:t>Support multiple versions for every project in every environment</w:t>
      </w:r>
    </w:p>
    <w:p w:rsidR="00932DEB" w:rsidRPr="00F038F0" w:rsidRDefault="00932DEB" w:rsidP="000C2EE1">
      <w:pPr>
        <w:pStyle w:val="ListParagraph"/>
        <w:numPr>
          <w:ilvl w:val="0"/>
          <w:numId w:val="22"/>
        </w:numPr>
        <w:spacing w:line="259" w:lineRule="auto"/>
        <w:ind w:left="720"/>
        <w:jc w:val="both"/>
        <w:rPr>
          <w:rFonts w:asciiTheme="minorHAnsi" w:hAnsiTheme="minorHAnsi"/>
          <w:szCs w:val="24"/>
          <w:lang w:bidi="he-IL"/>
        </w:rPr>
      </w:pPr>
      <w:r w:rsidRPr="00F038F0">
        <w:rPr>
          <w:rFonts w:asciiTheme="minorHAnsi" w:hAnsiTheme="minorHAnsi"/>
          <w:szCs w:val="24"/>
          <w:lang w:bidi="he-IL"/>
        </w:rPr>
        <w:t>Organize and catalog content and metadata for every project\version (executable files, other files, execution parameters)</w:t>
      </w:r>
    </w:p>
    <w:p w:rsidR="00932DEB" w:rsidRPr="00F038F0" w:rsidRDefault="00932DEB" w:rsidP="000C2EE1">
      <w:pPr>
        <w:pStyle w:val="ListParagraph"/>
        <w:numPr>
          <w:ilvl w:val="0"/>
          <w:numId w:val="22"/>
        </w:numPr>
        <w:spacing w:line="259" w:lineRule="auto"/>
        <w:ind w:left="720"/>
        <w:jc w:val="both"/>
        <w:rPr>
          <w:rFonts w:asciiTheme="minorHAnsi" w:hAnsiTheme="minorHAnsi"/>
          <w:szCs w:val="24"/>
          <w:lang w:bidi="he-IL"/>
        </w:rPr>
      </w:pPr>
      <w:r w:rsidRPr="00F038F0">
        <w:rPr>
          <w:rFonts w:asciiTheme="minorHAnsi" w:hAnsiTheme="minorHAnsi"/>
          <w:szCs w:val="24"/>
          <w:lang w:bidi="he-IL"/>
        </w:rPr>
        <w:t>Support users’ authentication and authorization at an environment and project granularity</w:t>
      </w:r>
    </w:p>
    <w:p w:rsidR="00932DEB" w:rsidRPr="00F038F0" w:rsidRDefault="00932DEB" w:rsidP="000C2EE1">
      <w:pPr>
        <w:pStyle w:val="ListParagraph"/>
        <w:numPr>
          <w:ilvl w:val="0"/>
          <w:numId w:val="22"/>
        </w:numPr>
        <w:spacing w:line="259" w:lineRule="auto"/>
        <w:ind w:left="720"/>
        <w:jc w:val="both"/>
        <w:rPr>
          <w:rFonts w:asciiTheme="minorHAnsi" w:hAnsiTheme="minorHAnsi"/>
          <w:szCs w:val="24"/>
          <w:lang w:bidi="he-IL"/>
        </w:rPr>
      </w:pPr>
      <w:r w:rsidRPr="00F038F0">
        <w:rPr>
          <w:rFonts w:asciiTheme="minorHAnsi" w:hAnsiTheme="minorHAnsi"/>
          <w:szCs w:val="24"/>
          <w:lang w:bidi="he-IL"/>
        </w:rPr>
        <w:t>Manage test equipment and work stations – future phases</w:t>
      </w:r>
    </w:p>
    <w:p w:rsidR="00932DEB" w:rsidRPr="00F038F0" w:rsidRDefault="00932DEB" w:rsidP="000C2EE1">
      <w:pPr>
        <w:pStyle w:val="ListParagraph"/>
        <w:numPr>
          <w:ilvl w:val="0"/>
          <w:numId w:val="22"/>
        </w:numPr>
        <w:spacing w:line="259" w:lineRule="auto"/>
        <w:ind w:left="720"/>
        <w:jc w:val="both"/>
        <w:rPr>
          <w:rFonts w:asciiTheme="minorHAnsi" w:hAnsiTheme="minorHAnsi"/>
          <w:szCs w:val="24"/>
          <w:lang w:bidi="he-IL"/>
        </w:rPr>
      </w:pPr>
      <w:r w:rsidRPr="00F038F0">
        <w:rPr>
          <w:rFonts w:asciiTheme="minorHAnsi" w:hAnsiTheme="minorHAnsi"/>
          <w:szCs w:val="24"/>
          <w:lang w:bidi="he-IL"/>
        </w:rPr>
        <w:t>Support multiple environments, each with its own projects tree – future phases</w:t>
      </w:r>
    </w:p>
    <w:p w:rsidR="00932DEB" w:rsidRPr="00142CC1" w:rsidRDefault="00932DEB" w:rsidP="004C4A9D">
      <w:pPr>
        <w:ind w:left="360"/>
        <w:jc w:val="both"/>
        <w:rPr>
          <w:szCs w:val="18"/>
        </w:rPr>
      </w:pPr>
      <w:r w:rsidRPr="00F038F0">
        <w:rPr>
          <w:rFonts w:asciiTheme="minorHAnsi" w:hAnsiTheme="minorHAnsi"/>
        </w:rPr>
        <w:t>Following we will present an overview and the technologies that will be used in the development of the project, and provide a high-level list of proposed modules for the initial phase</w:t>
      </w:r>
      <w:r w:rsidRPr="00142CC1">
        <w:rPr>
          <w:szCs w:val="18"/>
        </w:rPr>
        <w:t>.</w:t>
      </w:r>
    </w:p>
    <w:p w:rsidR="00932DEB" w:rsidRPr="00142CC1" w:rsidRDefault="00932DEB" w:rsidP="00D92288">
      <w:pPr>
        <w:pStyle w:val="Heading2"/>
      </w:pPr>
      <w:bookmarkStart w:id="29" w:name="_Toc370395966"/>
      <w:bookmarkStart w:id="30" w:name="_Toc370907223"/>
      <w:r w:rsidRPr="00D92288">
        <w:t>Architecture</w:t>
      </w:r>
      <w:r w:rsidRPr="00142CC1">
        <w:t xml:space="preserve"> and Technology</w:t>
      </w:r>
      <w:bookmarkEnd w:id="29"/>
      <w:bookmarkEnd w:id="30"/>
    </w:p>
    <w:p w:rsidR="00932DEB" w:rsidRPr="00142CC1" w:rsidRDefault="00932DEB" w:rsidP="004C4A9D">
      <w:pPr>
        <w:ind w:left="360"/>
        <w:jc w:val="both"/>
        <w:rPr>
          <w:szCs w:val="18"/>
        </w:rPr>
      </w:pPr>
      <w:r w:rsidRPr="00F038F0">
        <w:rPr>
          <w:rFonts w:asciiTheme="minorHAnsi" w:hAnsiTheme="minorHAnsi"/>
          <w:szCs w:val="18"/>
        </w:rPr>
        <w:t>The proposed solution will be an N-Tiers, N-Layers, Componentized and Object-Oriented Rich Client Application (RCA) as detailed below</w:t>
      </w:r>
      <w:r w:rsidRPr="00142CC1">
        <w:rPr>
          <w:szCs w:val="18"/>
        </w:rPr>
        <w:t>.</w:t>
      </w:r>
    </w:p>
    <w:p w:rsidR="00932DEB" w:rsidRPr="00142CC1" w:rsidRDefault="00932DEB" w:rsidP="00D92288">
      <w:pPr>
        <w:pStyle w:val="Heading3"/>
      </w:pPr>
      <w:bookmarkStart w:id="31" w:name="_Toc370395967"/>
      <w:bookmarkStart w:id="32" w:name="_Toc370907224"/>
      <w:r w:rsidRPr="00142CC1">
        <w:t xml:space="preserve">Physical </w:t>
      </w:r>
      <w:r w:rsidRPr="00D92288">
        <w:t>Architecture</w:t>
      </w:r>
      <w:r w:rsidRPr="00142CC1">
        <w:t xml:space="preserve"> (Tiers)</w:t>
      </w:r>
      <w:bookmarkEnd w:id="31"/>
      <w:bookmarkEnd w:id="32"/>
    </w:p>
    <w:p w:rsidR="00932DEB" w:rsidRPr="00F038F0" w:rsidRDefault="00932DEB" w:rsidP="004C4A9D">
      <w:pPr>
        <w:ind w:left="540"/>
        <w:jc w:val="both"/>
        <w:rPr>
          <w:rFonts w:asciiTheme="minorHAnsi" w:hAnsiTheme="minorHAnsi"/>
          <w:szCs w:val="18"/>
        </w:rPr>
      </w:pPr>
      <w:r w:rsidRPr="00F038F0">
        <w:rPr>
          <w:rFonts w:asciiTheme="minorHAnsi" w:hAnsiTheme="minorHAnsi"/>
          <w:szCs w:val="18"/>
        </w:rPr>
        <w:t>The schemas below present the proposed physical (tiered) architecture for the solution. Being componentized solution, it could be deployed as a 2-Tier (client-server) solution, or as a 3-Tier solution:</w:t>
      </w:r>
    </w:p>
    <w:p w:rsidR="00932DEB" w:rsidRPr="00142CC1" w:rsidRDefault="00932DEB" w:rsidP="000C2EE1">
      <w:pPr>
        <w:pStyle w:val="ListParagraph"/>
        <w:numPr>
          <w:ilvl w:val="0"/>
          <w:numId w:val="25"/>
        </w:numPr>
        <w:spacing w:line="288" w:lineRule="auto"/>
        <w:ind w:left="900"/>
        <w:jc w:val="both"/>
        <w:rPr>
          <w:szCs w:val="18"/>
        </w:rPr>
      </w:pPr>
      <w:r w:rsidRPr="00142CC1">
        <w:rPr>
          <w:szCs w:val="18"/>
        </w:rPr>
        <w:t>If deployed as a 2-Tier, all components, including Presentation, Business Logic, and Data Access Layer will be deployed on the client’s machines, and only the database will be on a central, separate server.</w:t>
      </w:r>
    </w:p>
    <w:p w:rsidR="00932DEB" w:rsidRPr="00142CC1" w:rsidRDefault="00932DEB" w:rsidP="009420B8">
      <w:pPr>
        <w:ind w:left="540"/>
        <w:jc w:val="both"/>
        <w:rPr>
          <w:szCs w:val="18"/>
        </w:rPr>
      </w:pPr>
      <w:r w:rsidRPr="00142CC1">
        <w:rPr>
          <w:noProof/>
          <w:szCs w:val="18"/>
          <w:lang w:bidi="ar-SA"/>
        </w:rPr>
        <w:drawing>
          <wp:inline distT="0" distB="0" distL="0" distR="0" wp14:anchorId="6A40AA22" wp14:editId="4DCBB9BC">
            <wp:extent cx="3507828" cy="165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7828" cy="1651000"/>
                    </a:xfrm>
                    <a:prstGeom prst="rect">
                      <a:avLst/>
                    </a:prstGeom>
                    <a:noFill/>
                    <a:ln>
                      <a:noFill/>
                    </a:ln>
                  </pic:spPr>
                </pic:pic>
              </a:graphicData>
            </a:graphic>
          </wp:inline>
        </w:drawing>
      </w:r>
    </w:p>
    <w:p w:rsidR="00932DEB" w:rsidRPr="00142CC1" w:rsidRDefault="00932DEB" w:rsidP="00932DEB">
      <w:pPr>
        <w:rPr>
          <w:szCs w:val="18"/>
        </w:rPr>
      </w:pPr>
      <w:r w:rsidRPr="00142CC1">
        <w:rPr>
          <w:szCs w:val="18"/>
        </w:rPr>
        <w:br w:type="page"/>
      </w:r>
    </w:p>
    <w:p w:rsidR="00932DEB" w:rsidRPr="00142CC1" w:rsidRDefault="00932DEB" w:rsidP="000C2EE1">
      <w:pPr>
        <w:pStyle w:val="ListParagraph"/>
        <w:numPr>
          <w:ilvl w:val="0"/>
          <w:numId w:val="25"/>
        </w:numPr>
        <w:spacing w:line="288" w:lineRule="auto"/>
        <w:ind w:left="900"/>
        <w:jc w:val="both"/>
        <w:rPr>
          <w:szCs w:val="18"/>
        </w:rPr>
      </w:pPr>
      <w:r w:rsidRPr="00142CC1">
        <w:rPr>
          <w:szCs w:val="18"/>
        </w:rPr>
        <w:lastRenderedPageBreak/>
        <w:t xml:space="preserve">If deployed as a 3-Tier, the Services Tier will be installed on a separate server. Such architecture can scale in the middle tier (the services tier) to support increased number of users when required. </w:t>
      </w:r>
    </w:p>
    <w:p w:rsidR="00932DEB" w:rsidRPr="00142CC1" w:rsidRDefault="00932DEB" w:rsidP="009420B8">
      <w:pPr>
        <w:ind w:left="720"/>
        <w:rPr>
          <w:szCs w:val="18"/>
        </w:rPr>
      </w:pPr>
      <w:r w:rsidRPr="00142CC1">
        <w:rPr>
          <w:noProof/>
          <w:szCs w:val="18"/>
          <w:lang w:bidi="ar-SA"/>
        </w:rPr>
        <w:drawing>
          <wp:inline distT="0" distB="0" distL="0" distR="0" wp14:anchorId="1BA143E8" wp14:editId="14B6D042">
            <wp:extent cx="1940170" cy="2398867"/>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0170" cy="2398867"/>
                    </a:xfrm>
                    <a:prstGeom prst="rect">
                      <a:avLst/>
                    </a:prstGeom>
                    <a:noFill/>
                    <a:ln>
                      <a:noFill/>
                    </a:ln>
                  </pic:spPr>
                </pic:pic>
              </a:graphicData>
            </a:graphic>
          </wp:inline>
        </w:drawing>
      </w:r>
    </w:p>
    <w:p w:rsidR="00932DEB" w:rsidRPr="00142CC1" w:rsidRDefault="00932DEB" w:rsidP="00932DEB">
      <w:pPr>
        <w:rPr>
          <w:szCs w:val="18"/>
        </w:rPr>
      </w:pPr>
    </w:p>
    <w:p w:rsidR="00932DEB" w:rsidRPr="00142CC1" w:rsidRDefault="00932DEB" w:rsidP="00932DEB">
      <w:pPr>
        <w:rPr>
          <w:szCs w:val="18"/>
        </w:rPr>
      </w:pPr>
    </w:p>
    <w:p w:rsidR="00932DEB" w:rsidRPr="00142CC1" w:rsidRDefault="00932DEB" w:rsidP="00D92288">
      <w:pPr>
        <w:pStyle w:val="Heading3"/>
      </w:pPr>
      <w:bookmarkStart w:id="33" w:name="_Toc370395968"/>
      <w:bookmarkStart w:id="34" w:name="_Toc370907225"/>
      <w:r w:rsidRPr="00142CC1">
        <w:t>Logical Architecture (Layers)</w:t>
      </w:r>
      <w:bookmarkEnd w:id="33"/>
      <w:bookmarkEnd w:id="34"/>
    </w:p>
    <w:p w:rsidR="00932DEB" w:rsidRPr="00F038F0" w:rsidRDefault="00932DEB" w:rsidP="004C4A9D">
      <w:pPr>
        <w:ind w:left="540"/>
        <w:jc w:val="both"/>
        <w:rPr>
          <w:rFonts w:asciiTheme="minorHAnsi" w:hAnsiTheme="minorHAnsi"/>
          <w:szCs w:val="18"/>
        </w:rPr>
      </w:pPr>
      <w:r w:rsidRPr="00F038F0">
        <w:rPr>
          <w:rFonts w:asciiTheme="minorHAnsi" w:hAnsiTheme="minorHAnsi"/>
          <w:szCs w:val="18"/>
        </w:rPr>
        <w:t xml:space="preserve">Layers are viewed as logical groups of software components, stacked horizontally, that compose an application or service. They help differentiating between the various types of tasks performed by components, offering a design that maximizes reuse and enhances maintainability while applying the principle of </w:t>
      </w:r>
      <w:proofErr w:type="spellStart"/>
      <w:r w:rsidRPr="00F038F0">
        <w:rPr>
          <w:rFonts w:asciiTheme="minorHAnsi" w:hAnsiTheme="minorHAnsi"/>
          <w:szCs w:val="18"/>
        </w:rPr>
        <w:t>SoC</w:t>
      </w:r>
      <w:proofErr w:type="spellEnd"/>
      <w:r w:rsidRPr="00F038F0">
        <w:rPr>
          <w:rFonts w:asciiTheme="minorHAnsi" w:hAnsiTheme="minorHAnsi"/>
          <w:szCs w:val="18"/>
        </w:rPr>
        <w:t xml:space="preserve"> (Separation of Concerns) within the architecture.</w:t>
      </w:r>
    </w:p>
    <w:p w:rsidR="00932DEB" w:rsidRPr="00F038F0" w:rsidRDefault="00932DEB" w:rsidP="004C4A9D">
      <w:pPr>
        <w:ind w:left="540"/>
        <w:jc w:val="both"/>
        <w:rPr>
          <w:rFonts w:asciiTheme="minorHAnsi" w:hAnsiTheme="minorHAnsi"/>
          <w:szCs w:val="18"/>
        </w:rPr>
      </w:pPr>
      <w:r w:rsidRPr="00F038F0">
        <w:rPr>
          <w:rFonts w:asciiTheme="minorHAnsi" w:hAnsiTheme="minorHAnsi"/>
          <w:szCs w:val="18"/>
        </w:rPr>
        <w:t>The proposed solution will comprise of a WPF (Windows Presentation Foundation) Presentation Tier, developed using the MVVM (Model-View-</w:t>
      </w:r>
      <w:proofErr w:type="spellStart"/>
      <w:r w:rsidRPr="00F038F0">
        <w:rPr>
          <w:rFonts w:asciiTheme="minorHAnsi" w:hAnsiTheme="minorHAnsi"/>
          <w:szCs w:val="18"/>
        </w:rPr>
        <w:t>ViewModel</w:t>
      </w:r>
      <w:proofErr w:type="spellEnd"/>
      <w:r w:rsidRPr="00F038F0">
        <w:rPr>
          <w:rFonts w:asciiTheme="minorHAnsi" w:hAnsiTheme="minorHAnsi"/>
          <w:szCs w:val="18"/>
        </w:rPr>
        <w:t>) design pattern. The UI will call WCF (Windows Communication Foundation) services in the Services Tier. These services will communicate with the Data Tier, which will be a SQL Server database. The Services Tier will receive and return Business Objects, which are entities that represent (logically) the data required by the application. The logical architecture of the layers and components in the solution is described below:</w:t>
      </w:r>
    </w:p>
    <w:p w:rsidR="009420B8" w:rsidRPr="00142CC1" w:rsidRDefault="009420B8" w:rsidP="004C4A9D">
      <w:pPr>
        <w:ind w:left="540"/>
        <w:jc w:val="both"/>
        <w:rPr>
          <w:szCs w:val="18"/>
        </w:rPr>
      </w:pPr>
    </w:p>
    <w:p w:rsidR="00932DEB" w:rsidRPr="00142CC1" w:rsidRDefault="00932DEB" w:rsidP="009420B8">
      <w:pPr>
        <w:ind w:left="540"/>
        <w:rPr>
          <w:szCs w:val="18"/>
        </w:rPr>
      </w:pPr>
      <w:r w:rsidRPr="00142CC1">
        <w:rPr>
          <w:noProof/>
          <w:szCs w:val="18"/>
          <w:lang w:bidi="ar-SA"/>
        </w:rPr>
        <w:drawing>
          <wp:inline distT="0" distB="0" distL="0" distR="0" wp14:anchorId="44603790" wp14:editId="3A406302">
            <wp:extent cx="3260828" cy="340241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pfMVVMm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6650" cy="3450230"/>
                    </a:xfrm>
                    <a:prstGeom prst="rect">
                      <a:avLst/>
                    </a:prstGeom>
                  </pic:spPr>
                </pic:pic>
              </a:graphicData>
            </a:graphic>
          </wp:inline>
        </w:drawing>
      </w:r>
    </w:p>
    <w:p w:rsidR="00932DEB" w:rsidRPr="00142CC1" w:rsidRDefault="00932DEB" w:rsidP="00D92288">
      <w:pPr>
        <w:pStyle w:val="Heading3"/>
      </w:pPr>
      <w:bookmarkStart w:id="35" w:name="_Toc370395969"/>
      <w:bookmarkStart w:id="36" w:name="_Toc370907226"/>
      <w:r w:rsidRPr="00D92288">
        <w:lastRenderedPageBreak/>
        <w:t>Technologies</w:t>
      </w:r>
      <w:r w:rsidRPr="00142CC1">
        <w:t xml:space="preserve"> Used</w:t>
      </w:r>
      <w:bookmarkEnd w:id="35"/>
      <w:bookmarkEnd w:id="36"/>
    </w:p>
    <w:p w:rsidR="00932DEB" w:rsidRPr="00F038F0" w:rsidRDefault="00932DEB" w:rsidP="004C4A9D">
      <w:pPr>
        <w:ind w:left="540"/>
        <w:jc w:val="both"/>
        <w:rPr>
          <w:rFonts w:asciiTheme="minorHAnsi" w:hAnsiTheme="minorHAnsi"/>
          <w:szCs w:val="18"/>
        </w:rPr>
      </w:pPr>
      <w:r w:rsidRPr="00142CC1">
        <w:rPr>
          <w:szCs w:val="18"/>
        </w:rPr>
        <w:t>.</w:t>
      </w:r>
      <w:r w:rsidRPr="00F038F0">
        <w:rPr>
          <w:rFonts w:asciiTheme="minorHAnsi" w:hAnsiTheme="minorHAnsi"/>
          <w:szCs w:val="18"/>
        </w:rPr>
        <w:t>NET Framework 4 (Client Profile) and above (for development and runtime)</w:t>
      </w:r>
    </w:p>
    <w:p w:rsidR="00932DEB" w:rsidRPr="00F038F0" w:rsidRDefault="00932DEB" w:rsidP="004C4A9D">
      <w:pPr>
        <w:ind w:left="540"/>
        <w:jc w:val="both"/>
        <w:rPr>
          <w:rFonts w:asciiTheme="minorHAnsi" w:hAnsiTheme="minorHAnsi"/>
          <w:szCs w:val="18"/>
        </w:rPr>
      </w:pPr>
      <w:r w:rsidRPr="00F038F0">
        <w:rPr>
          <w:rFonts w:asciiTheme="minorHAnsi" w:hAnsiTheme="minorHAnsi"/>
          <w:szCs w:val="18"/>
        </w:rPr>
        <w:t>WCF 4.0 and above (for server-side services layer runtime)</w:t>
      </w:r>
    </w:p>
    <w:p w:rsidR="00932DEB" w:rsidRPr="00F038F0" w:rsidRDefault="00932DEB" w:rsidP="004C4A9D">
      <w:pPr>
        <w:ind w:left="540"/>
        <w:jc w:val="both"/>
        <w:rPr>
          <w:rFonts w:asciiTheme="minorHAnsi" w:hAnsiTheme="minorHAnsi"/>
          <w:szCs w:val="18"/>
        </w:rPr>
      </w:pPr>
      <w:r w:rsidRPr="00F038F0">
        <w:rPr>
          <w:rFonts w:asciiTheme="minorHAnsi" w:hAnsiTheme="minorHAnsi"/>
          <w:szCs w:val="18"/>
        </w:rPr>
        <w:t>VS 2010 and above (the development environment)</w:t>
      </w:r>
    </w:p>
    <w:p w:rsidR="00932DEB" w:rsidRPr="00F038F0" w:rsidRDefault="00932DEB" w:rsidP="004C4A9D">
      <w:pPr>
        <w:ind w:left="540"/>
        <w:jc w:val="both"/>
        <w:rPr>
          <w:rFonts w:asciiTheme="minorHAnsi" w:hAnsiTheme="minorHAnsi"/>
          <w:szCs w:val="18"/>
        </w:rPr>
      </w:pPr>
      <w:r w:rsidRPr="00F038F0">
        <w:rPr>
          <w:rFonts w:asciiTheme="minorHAnsi" w:hAnsiTheme="minorHAnsi"/>
          <w:szCs w:val="18"/>
        </w:rPr>
        <w:t>SQL Server 2008 and above (the database)</w:t>
      </w:r>
    </w:p>
    <w:p w:rsidR="00932DEB" w:rsidRPr="00A158D7" w:rsidRDefault="00932DEB" w:rsidP="004C4A9D">
      <w:pPr>
        <w:ind w:left="540"/>
        <w:rPr>
          <w:szCs w:val="18"/>
        </w:rPr>
      </w:pPr>
      <w:r w:rsidRPr="00F038F0">
        <w:rPr>
          <w:rFonts w:asciiTheme="minorHAnsi" w:hAnsiTheme="minorHAnsi"/>
          <w:szCs w:val="18"/>
        </w:rPr>
        <w:t>The system should be operational over Windows XP platforms.</w:t>
      </w:r>
    </w:p>
    <w:p w:rsidR="00932DEB" w:rsidRPr="00142CC1" w:rsidRDefault="00932DEB" w:rsidP="004C4A9D">
      <w:pPr>
        <w:ind w:left="540"/>
        <w:rPr>
          <w:szCs w:val="18"/>
        </w:rPr>
      </w:pPr>
    </w:p>
    <w:p w:rsidR="00932DEB" w:rsidRPr="00142CC1" w:rsidRDefault="00932DEB" w:rsidP="00932DEB">
      <w:pPr>
        <w:jc w:val="both"/>
        <w:rPr>
          <w:szCs w:val="18"/>
        </w:rPr>
      </w:pPr>
      <w:r w:rsidRPr="00142CC1">
        <w:rPr>
          <w:szCs w:val="18"/>
        </w:rPr>
        <w:br w:type="page"/>
      </w:r>
    </w:p>
    <w:p w:rsidR="00932DEB" w:rsidRPr="008B4C48" w:rsidRDefault="00932DEB" w:rsidP="008B4C48">
      <w:pPr>
        <w:pStyle w:val="Heading1"/>
      </w:pPr>
      <w:bookmarkStart w:id="37" w:name="_Toc370395970"/>
      <w:bookmarkStart w:id="38" w:name="_Toc370907227"/>
      <w:r w:rsidRPr="008B4C48">
        <w:lastRenderedPageBreak/>
        <w:t>Solution Components</w:t>
      </w:r>
      <w:bookmarkEnd w:id="37"/>
      <w:bookmarkEnd w:id="38"/>
      <w:r w:rsidRPr="008B4C48">
        <w:t xml:space="preserve"> </w:t>
      </w:r>
    </w:p>
    <w:p w:rsidR="00932DEB" w:rsidRDefault="00932DEB" w:rsidP="00D92288">
      <w:pPr>
        <w:pStyle w:val="Heading2"/>
      </w:pPr>
      <w:bookmarkStart w:id="39" w:name="_Toc370395971"/>
      <w:bookmarkStart w:id="40" w:name="_Toc370907228"/>
      <w:r>
        <w:t xml:space="preserve">User Interface </w:t>
      </w:r>
      <w:proofErr w:type="spellStart"/>
      <w:r>
        <w:t>Winframe</w:t>
      </w:r>
      <w:bookmarkEnd w:id="39"/>
      <w:bookmarkEnd w:id="40"/>
      <w:proofErr w:type="spellEnd"/>
      <w:r>
        <w:t xml:space="preserve"> </w:t>
      </w:r>
    </w:p>
    <w:p w:rsidR="00932DEB" w:rsidRPr="00F038F0" w:rsidRDefault="00932DEB" w:rsidP="004C4A9D">
      <w:pPr>
        <w:ind w:left="360"/>
        <w:rPr>
          <w:rFonts w:asciiTheme="minorHAnsi" w:hAnsiTheme="minorHAnsi"/>
          <w:szCs w:val="18"/>
        </w:rPr>
      </w:pPr>
      <w:r w:rsidRPr="00F038F0">
        <w:rPr>
          <w:rFonts w:asciiTheme="minorHAnsi" w:hAnsiTheme="minorHAnsi"/>
          <w:szCs w:val="18"/>
        </w:rPr>
        <w:t>The system will be developed under a common framework that will launch the various functions and applications, such as the Project Explorer.</w:t>
      </w:r>
    </w:p>
    <w:p w:rsidR="00932DEB" w:rsidRPr="00F038F0" w:rsidRDefault="00932DEB" w:rsidP="004C4A9D">
      <w:pPr>
        <w:ind w:left="360"/>
        <w:rPr>
          <w:rFonts w:asciiTheme="minorHAnsi" w:hAnsiTheme="minorHAnsi"/>
          <w:szCs w:val="18"/>
        </w:rPr>
      </w:pPr>
      <w:r w:rsidRPr="00F038F0">
        <w:rPr>
          <w:rFonts w:asciiTheme="minorHAnsi" w:hAnsiTheme="minorHAnsi"/>
          <w:szCs w:val="18"/>
        </w:rPr>
        <w:t xml:space="preserve">Chapter 4, from 4.2 onward, presents </w:t>
      </w:r>
      <w:proofErr w:type="spellStart"/>
      <w:r w:rsidRPr="00F038F0">
        <w:rPr>
          <w:rFonts w:asciiTheme="minorHAnsi" w:hAnsiTheme="minorHAnsi"/>
          <w:szCs w:val="18"/>
        </w:rPr>
        <w:t>winframe</w:t>
      </w:r>
      <w:proofErr w:type="spellEnd"/>
      <w:r w:rsidRPr="00F038F0">
        <w:rPr>
          <w:rFonts w:asciiTheme="minorHAnsi" w:hAnsiTheme="minorHAnsi"/>
          <w:szCs w:val="18"/>
        </w:rPr>
        <w:t xml:space="preserve"> screen designs in order to elaborate the various functions and work flows that the system will support.</w:t>
      </w:r>
    </w:p>
    <w:p w:rsidR="00932DEB" w:rsidRPr="00F038F0" w:rsidRDefault="00932DEB" w:rsidP="004C4A9D">
      <w:pPr>
        <w:ind w:left="360"/>
        <w:rPr>
          <w:rFonts w:asciiTheme="minorHAnsi" w:hAnsiTheme="minorHAnsi"/>
          <w:szCs w:val="18"/>
        </w:rPr>
      </w:pPr>
    </w:p>
    <w:p w:rsidR="00932DEB" w:rsidRPr="00F038F0" w:rsidRDefault="00932DEB" w:rsidP="004C4A9D">
      <w:pPr>
        <w:ind w:left="360"/>
        <w:rPr>
          <w:rFonts w:asciiTheme="minorHAnsi" w:hAnsiTheme="minorHAnsi"/>
          <w:szCs w:val="18"/>
        </w:rPr>
      </w:pPr>
      <w:r w:rsidRPr="00F038F0">
        <w:rPr>
          <w:rFonts w:asciiTheme="minorHAnsi" w:hAnsiTheme="minorHAnsi"/>
          <w:szCs w:val="18"/>
        </w:rPr>
        <w:t>The following screenshots though give an idea of the system look &amp; feel; the system screens will all adhere to the same look and feel.</w:t>
      </w:r>
    </w:p>
    <w:p w:rsidR="00932DEB" w:rsidRDefault="00932DEB" w:rsidP="00932DEB">
      <w:pPr>
        <w:ind w:left="144"/>
        <w:rPr>
          <w:szCs w:val="18"/>
        </w:rPr>
      </w:pPr>
    </w:p>
    <w:p w:rsidR="00932DEB" w:rsidRDefault="00932DEB" w:rsidP="00150EAA">
      <w:pPr>
        <w:ind w:left="360"/>
        <w:rPr>
          <w:szCs w:val="18"/>
        </w:rPr>
      </w:pPr>
      <w:r>
        <w:rPr>
          <w:noProof/>
          <w:szCs w:val="18"/>
          <w:lang w:bidi="ar-SA"/>
        </w:rPr>
        <w:drawing>
          <wp:inline distT="0" distB="0" distL="0" distR="0" wp14:anchorId="53231972" wp14:editId="0493FC77">
            <wp:extent cx="5852160" cy="3456857"/>
            <wp:effectExtent l="0" t="0" r="0" b="0"/>
            <wp:docPr id="11" name="Picture 11" descr="C:\Users\Anat\AppData\Local\Microsoft\Windows\Temporary Internet Files\Content.Outlook\WU8RE26T\Dummy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AppData\Local\Microsoft\Windows\Temporary Internet Files\Content.Outlook\WU8RE26T\DummyView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3456857"/>
                    </a:xfrm>
                    <a:prstGeom prst="rect">
                      <a:avLst/>
                    </a:prstGeom>
                    <a:noFill/>
                    <a:ln>
                      <a:noFill/>
                    </a:ln>
                  </pic:spPr>
                </pic:pic>
              </a:graphicData>
            </a:graphic>
          </wp:inline>
        </w:drawing>
      </w:r>
    </w:p>
    <w:p w:rsidR="00932DEB" w:rsidRDefault="00932DEB" w:rsidP="00150EAA">
      <w:pPr>
        <w:ind w:left="360"/>
        <w:rPr>
          <w:szCs w:val="18"/>
        </w:rPr>
      </w:pPr>
      <w:r>
        <w:rPr>
          <w:noProof/>
          <w:szCs w:val="18"/>
          <w:lang w:bidi="ar-SA"/>
        </w:rPr>
        <w:lastRenderedPageBreak/>
        <w:drawing>
          <wp:inline distT="0" distB="0" distL="0" distR="0" wp14:anchorId="3C4910BC" wp14:editId="5A13DC47">
            <wp:extent cx="5852160" cy="3493008"/>
            <wp:effectExtent l="0" t="0" r="0" b="0"/>
            <wp:docPr id="12" name="Picture 12" descr="C:\Users\Anat\AppData\Local\Microsoft\Windows\Temporary Internet Files\Content.Outlook\WU8RE26T\ButtomFly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t\AppData\Local\Microsoft\Windows\Temporary Internet Files\Content.Outlook\WU8RE26T\ButtomFlyout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3493008"/>
                    </a:xfrm>
                    <a:prstGeom prst="rect">
                      <a:avLst/>
                    </a:prstGeom>
                    <a:noFill/>
                    <a:ln>
                      <a:noFill/>
                    </a:ln>
                  </pic:spPr>
                </pic:pic>
              </a:graphicData>
            </a:graphic>
          </wp:inline>
        </w:drawing>
      </w:r>
    </w:p>
    <w:p w:rsidR="00932DEB" w:rsidRPr="0007434F" w:rsidRDefault="00932DEB" w:rsidP="00932DEB">
      <w:pPr>
        <w:ind w:left="144"/>
        <w:rPr>
          <w:szCs w:val="18"/>
        </w:rPr>
      </w:pPr>
    </w:p>
    <w:p w:rsidR="00932DEB" w:rsidRPr="00142CC1" w:rsidRDefault="00932DEB" w:rsidP="00D92288">
      <w:pPr>
        <w:pStyle w:val="Heading2"/>
      </w:pPr>
      <w:bookmarkStart w:id="41" w:name="_Toc370395972"/>
      <w:bookmarkStart w:id="42" w:name="_Toc370907229"/>
      <w:r w:rsidRPr="00142CC1">
        <w:t xml:space="preserve">Project </w:t>
      </w:r>
      <w:r w:rsidRPr="00D92288">
        <w:t>Explorer</w:t>
      </w:r>
      <w:bookmarkEnd w:id="41"/>
      <w:bookmarkEnd w:id="42"/>
    </w:p>
    <w:p w:rsidR="00932DEB" w:rsidRPr="00F038F0" w:rsidRDefault="00932DEB" w:rsidP="004C4A9D">
      <w:pPr>
        <w:pStyle w:val="ListParagraph"/>
        <w:ind w:left="360"/>
        <w:rPr>
          <w:rFonts w:asciiTheme="minorHAnsi" w:hAnsiTheme="minorHAnsi"/>
          <w:sz w:val="24"/>
          <w:szCs w:val="24"/>
        </w:rPr>
      </w:pPr>
      <w:r w:rsidRPr="00F038F0">
        <w:rPr>
          <w:rFonts w:asciiTheme="minorHAnsi" w:hAnsiTheme="minorHAnsi"/>
          <w:sz w:val="24"/>
          <w:szCs w:val="24"/>
        </w:rPr>
        <w:t>Enables displaying and traversing thru the projects tree (all projects and versions that live under the root environment).</w:t>
      </w:r>
    </w:p>
    <w:p w:rsidR="00932DEB" w:rsidRPr="00F038F0" w:rsidRDefault="00932DEB" w:rsidP="004C4A9D">
      <w:pPr>
        <w:ind w:left="360"/>
        <w:rPr>
          <w:rFonts w:asciiTheme="minorHAnsi" w:hAnsiTheme="minorHAnsi"/>
        </w:rPr>
      </w:pPr>
      <w:r w:rsidRPr="00F038F0">
        <w:rPr>
          <w:rFonts w:asciiTheme="minorHAnsi" w:hAnsiTheme="minorHAnsi"/>
        </w:rPr>
        <w:t>The project Explorer provides the end users with user friendly run time environment as well as Projects hierarchy review and management.</w:t>
      </w:r>
    </w:p>
    <w:p w:rsidR="00932DEB" w:rsidRPr="00F038F0" w:rsidRDefault="00932DEB" w:rsidP="004C4A9D">
      <w:pPr>
        <w:ind w:left="360"/>
        <w:rPr>
          <w:rFonts w:asciiTheme="minorHAnsi" w:hAnsiTheme="minorHAnsi"/>
        </w:rPr>
      </w:pPr>
      <w:r w:rsidRPr="00F038F0">
        <w:rPr>
          <w:rFonts w:asciiTheme="minorHAnsi" w:hAnsiTheme="minorHAnsi"/>
        </w:rPr>
        <w:t>The various functions, screens and flows are described under Project Management.</w:t>
      </w:r>
    </w:p>
    <w:p w:rsidR="00932DEB" w:rsidRPr="00373687" w:rsidRDefault="00932DEB" w:rsidP="00D92288">
      <w:pPr>
        <w:pStyle w:val="Heading2"/>
      </w:pPr>
      <w:bookmarkStart w:id="43" w:name="_Toc370395973"/>
      <w:bookmarkStart w:id="44" w:name="_Toc370907230"/>
      <w:r w:rsidRPr="00D92288">
        <w:t>Project</w:t>
      </w:r>
      <w:r w:rsidRPr="00373687">
        <w:t xml:space="preserve"> Management</w:t>
      </w:r>
      <w:bookmarkEnd w:id="43"/>
      <w:bookmarkEnd w:id="44"/>
    </w:p>
    <w:p w:rsidR="00932DEB" w:rsidRDefault="00932DEB" w:rsidP="00932DEB">
      <w:pPr>
        <w:ind w:left="432"/>
        <w:rPr>
          <w:szCs w:val="18"/>
        </w:rPr>
      </w:pPr>
    </w:p>
    <w:p w:rsidR="00932DEB" w:rsidRPr="00F038F0" w:rsidRDefault="00932DEB" w:rsidP="00932DEB">
      <w:pPr>
        <w:ind w:left="432"/>
        <w:rPr>
          <w:rFonts w:asciiTheme="minorHAnsi" w:hAnsiTheme="minorHAnsi"/>
        </w:rPr>
      </w:pPr>
      <w:r w:rsidRPr="00F038F0">
        <w:rPr>
          <w:rFonts w:asciiTheme="minorHAnsi" w:hAnsiTheme="minorHAnsi"/>
        </w:rPr>
        <w:t xml:space="preserve">Defining projects (organized hierarchically) and linking content to a project. All projects will be managed by version, displayed and maintained in an explorer - like interface that enables traversing up and down the tree (within the environment). </w:t>
      </w:r>
    </w:p>
    <w:p w:rsidR="00932DEB" w:rsidRPr="00F038F0" w:rsidRDefault="00932DEB" w:rsidP="00932DEB">
      <w:pPr>
        <w:ind w:left="432"/>
        <w:rPr>
          <w:rFonts w:asciiTheme="minorHAnsi" w:hAnsiTheme="minorHAnsi"/>
        </w:rPr>
      </w:pPr>
    </w:p>
    <w:p w:rsidR="00932DEB" w:rsidRPr="00F038F0" w:rsidRDefault="00932DEB" w:rsidP="00932DEB">
      <w:pPr>
        <w:ind w:left="432"/>
        <w:rPr>
          <w:rFonts w:asciiTheme="minorHAnsi" w:hAnsiTheme="minorHAnsi"/>
        </w:rPr>
      </w:pPr>
      <w:r w:rsidRPr="00F038F0">
        <w:rPr>
          <w:rFonts w:asciiTheme="minorHAnsi" w:hAnsiTheme="minorHAnsi"/>
        </w:rPr>
        <w:t>General assumptions:</w:t>
      </w:r>
    </w:p>
    <w:p w:rsidR="00932DEB" w:rsidRPr="00F038F0" w:rsidRDefault="00932DEB" w:rsidP="000C2EE1">
      <w:pPr>
        <w:pStyle w:val="ListParagraph"/>
        <w:numPr>
          <w:ilvl w:val="0"/>
          <w:numId w:val="28"/>
        </w:numPr>
        <w:spacing w:line="288" w:lineRule="auto"/>
        <w:rPr>
          <w:rFonts w:asciiTheme="minorHAnsi" w:hAnsiTheme="minorHAnsi"/>
          <w:sz w:val="24"/>
          <w:szCs w:val="24"/>
        </w:rPr>
      </w:pPr>
      <w:r w:rsidRPr="00F038F0">
        <w:rPr>
          <w:rFonts w:asciiTheme="minorHAnsi" w:hAnsiTheme="minorHAnsi"/>
          <w:sz w:val="24"/>
          <w:szCs w:val="24"/>
        </w:rPr>
        <w:t xml:space="preserve">‘Refresh’ option will be available on a tree level. </w:t>
      </w:r>
    </w:p>
    <w:p w:rsidR="00932DEB" w:rsidRPr="00F038F0" w:rsidRDefault="00932DEB" w:rsidP="000C2EE1">
      <w:pPr>
        <w:pStyle w:val="ListParagraph"/>
        <w:numPr>
          <w:ilvl w:val="0"/>
          <w:numId w:val="28"/>
        </w:numPr>
        <w:spacing w:line="288" w:lineRule="auto"/>
        <w:rPr>
          <w:rFonts w:asciiTheme="minorHAnsi" w:hAnsiTheme="minorHAnsi"/>
          <w:sz w:val="24"/>
          <w:szCs w:val="24"/>
        </w:rPr>
      </w:pPr>
      <w:r w:rsidRPr="00F038F0">
        <w:rPr>
          <w:rFonts w:asciiTheme="minorHAnsi" w:hAnsiTheme="minorHAnsi"/>
          <w:sz w:val="24"/>
          <w:szCs w:val="24"/>
        </w:rPr>
        <w:t>Control fields are updated when executing any DML statement</w:t>
      </w:r>
    </w:p>
    <w:p w:rsidR="00932DEB" w:rsidRDefault="00932DEB" w:rsidP="000C2EE1">
      <w:pPr>
        <w:pStyle w:val="ListParagraph"/>
        <w:numPr>
          <w:ilvl w:val="1"/>
          <w:numId w:val="34"/>
        </w:numPr>
        <w:spacing w:line="288" w:lineRule="auto"/>
        <w:rPr>
          <w:szCs w:val="16"/>
        </w:rPr>
      </w:pPr>
      <w:proofErr w:type="spellStart"/>
      <w:r>
        <w:rPr>
          <w:szCs w:val="16"/>
        </w:rPr>
        <w:t>LastUpdateTime</w:t>
      </w:r>
      <w:proofErr w:type="spellEnd"/>
    </w:p>
    <w:p w:rsidR="00932DEB" w:rsidRDefault="00932DEB" w:rsidP="000C2EE1">
      <w:pPr>
        <w:pStyle w:val="ListParagraph"/>
        <w:numPr>
          <w:ilvl w:val="1"/>
          <w:numId w:val="34"/>
        </w:numPr>
        <w:spacing w:line="288" w:lineRule="auto"/>
        <w:rPr>
          <w:szCs w:val="16"/>
        </w:rPr>
      </w:pPr>
      <w:proofErr w:type="spellStart"/>
      <w:r>
        <w:rPr>
          <w:szCs w:val="16"/>
        </w:rPr>
        <w:t>LastUpdateUser</w:t>
      </w:r>
      <w:proofErr w:type="spellEnd"/>
    </w:p>
    <w:p w:rsidR="00932DEB" w:rsidRDefault="00932DEB" w:rsidP="000C2EE1">
      <w:pPr>
        <w:pStyle w:val="ListParagraph"/>
        <w:numPr>
          <w:ilvl w:val="1"/>
          <w:numId w:val="34"/>
        </w:numPr>
        <w:spacing w:line="288" w:lineRule="auto"/>
        <w:rPr>
          <w:szCs w:val="16"/>
        </w:rPr>
      </w:pPr>
      <w:proofErr w:type="spellStart"/>
      <w:r>
        <w:rPr>
          <w:szCs w:val="16"/>
        </w:rPr>
        <w:t>LastUpdateComputer</w:t>
      </w:r>
      <w:proofErr w:type="spellEnd"/>
    </w:p>
    <w:p w:rsidR="00932DEB" w:rsidRPr="000E23BE" w:rsidRDefault="00932DEB" w:rsidP="000C2EE1">
      <w:pPr>
        <w:pStyle w:val="ListParagraph"/>
        <w:numPr>
          <w:ilvl w:val="1"/>
          <w:numId w:val="34"/>
        </w:numPr>
        <w:spacing w:line="288" w:lineRule="auto"/>
        <w:rPr>
          <w:szCs w:val="16"/>
        </w:rPr>
      </w:pPr>
      <w:proofErr w:type="spellStart"/>
      <w:r>
        <w:rPr>
          <w:szCs w:val="16"/>
        </w:rPr>
        <w:t>LastUpdateApplication</w:t>
      </w:r>
      <w:proofErr w:type="spellEnd"/>
    </w:p>
    <w:p w:rsidR="00932DEB" w:rsidRPr="00F038F0" w:rsidRDefault="00932DEB" w:rsidP="000C2EE1">
      <w:pPr>
        <w:pStyle w:val="ListParagraph"/>
        <w:numPr>
          <w:ilvl w:val="0"/>
          <w:numId w:val="28"/>
        </w:numPr>
        <w:spacing w:line="288" w:lineRule="auto"/>
        <w:rPr>
          <w:sz w:val="24"/>
          <w:szCs w:val="16"/>
        </w:rPr>
      </w:pPr>
      <w:proofErr w:type="spellStart"/>
      <w:r w:rsidRPr="00F038F0">
        <w:rPr>
          <w:sz w:val="24"/>
          <w:szCs w:val="16"/>
        </w:rPr>
        <w:t>LastUpdateTime</w:t>
      </w:r>
      <w:proofErr w:type="spellEnd"/>
      <w:r w:rsidRPr="00F038F0">
        <w:rPr>
          <w:sz w:val="24"/>
          <w:szCs w:val="16"/>
        </w:rPr>
        <w:t xml:space="preserve"> will be validated prior to each DML statement in order to prevent parallel updates from several instances. </w:t>
      </w:r>
    </w:p>
    <w:p w:rsidR="00932DEB" w:rsidRPr="00F038F0" w:rsidRDefault="00932DEB" w:rsidP="00932DEB">
      <w:pPr>
        <w:pStyle w:val="ListParagraph"/>
        <w:ind w:left="792"/>
        <w:rPr>
          <w:sz w:val="24"/>
          <w:szCs w:val="16"/>
        </w:rPr>
      </w:pPr>
      <w:r w:rsidRPr="00F038F0">
        <w:rPr>
          <w:sz w:val="24"/>
          <w:szCs w:val="16"/>
        </w:rPr>
        <w:t>An error message will be issued in case when object was updated since last retrieved:</w:t>
      </w:r>
    </w:p>
    <w:p w:rsidR="00932DEB" w:rsidRPr="00F038F0" w:rsidRDefault="00932DEB" w:rsidP="00932DEB">
      <w:pPr>
        <w:pStyle w:val="ListParagraph"/>
        <w:ind w:left="792"/>
        <w:rPr>
          <w:sz w:val="24"/>
          <w:szCs w:val="16"/>
        </w:rPr>
      </w:pPr>
      <w:proofErr w:type="spellStart"/>
      <w:r w:rsidRPr="00F038F0">
        <w:rPr>
          <w:sz w:val="24"/>
          <w:szCs w:val="16"/>
        </w:rPr>
        <w:t>MessageId</w:t>
      </w:r>
      <w:proofErr w:type="spellEnd"/>
      <w:r w:rsidRPr="00F038F0">
        <w:rPr>
          <w:sz w:val="24"/>
          <w:szCs w:val="16"/>
        </w:rPr>
        <w:t xml:space="preserve"> 104: “An object has been updated by another user. Please refresh and try again” (OK)</w:t>
      </w:r>
      <w:r w:rsidR="006156DB">
        <w:rPr>
          <w:sz w:val="24"/>
          <w:szCs w:val="16"/>
        </w:rPr>
        <w:t>.</w:t>
      </w:r>
    </w:p>
    <w:p w:rsidR="00932DEB" w:rsidRPr="00F038F0" w:rsidRDefault="00932DEB" w:rsidP="000C2EE1">
      <w:pPr>
        <w:pStyle w:val="ListParagraph"/>
        <w:numPr>
          <w:ilvl w:val="0"/>
          <w:numId w:val="28"/>
        </w:numPr>
        <w:spacing w:line="288" w:lineRule="auto"/>
        <w:rPr>
          <w:sz w:val="24"/>
          <w:szCs w:val="16"/>
        </w:rPr>
      </w:pPr>
      <w:r w:rsidRPr="00F038F0">
        <w:rPr>
          <w:sz w:val="24"/>
          <w:szCs w:val="16"/>
        </w:rPr>
        <w:lastRenderedPageBreak/>
        <w:t>Database rollback will be performed in case when transaction has partially failed. In this context transaction is a sequence of DML statements executed upon a single ‘Save’ action performed by the end user.</w:t>
      </w:r>
    </w:p>
    <w:p w:rsidR="00932DEB" w:rsidRPr="00F038F0" w:rsidRDefault="00932DEB" w:rsidP="000C2EE1">
      <w:pPr>
        <w:pStyle w:val="ListParagraph"/>
        <w:numPr>
          <w:ilvl w:val="0"/>
          <w:numId w:val="28"/>
        </w:numPr>
        <w:spacing w:line="288" w:lineRule="auto"/>
        <w:rPr>
          <w:sz w:val="24"/>
          <w:szCs w:val="16"/>
        </w:rPr>
      </w:pPr>
      <w:r w:rsidRPr="00F038F0">
        <w:rPr>
          <w:sz w:val="24"/>
          <w:szCs w:val="16"/>
        </w:rPr>
        <w:t>Any DB/Network/API call will be validated for Success/Failure; generic error message will be displayed to the user when unexpected error occurs:</w:t>
      </w:r>
    </w:p>
    <w:p w:rsidR="00932DEB" w:rsidRPr="00F038F0" w:rsidRDefault="00932DEB" w:rsidP="00932DEB">
      <w:pPr>
        <w:pStyle w:val="ListParagraph"/>
        <w:ind w:left="792"/>
        <w:rPr>
          <w:sz w:val="24"/>
          <w:szCs w:val="16"/>
        </w:rPr>
      </w:pPr>
      <w:proofErr w:type="spellStart"/>
      <w:r w:rsidRPr="00F038F0">
        <w:rPr>
          <w:sz w:val="24"/>
          <w:szCs w:val="16"/>
        </w:rPr>
        <w:t>MessageId</w:t>
      </w:r>
      <w:proofErr w:type="spellEnd"/>
      <w:r w:rsidRPr="00F038F0">
        <w:rPr>
          <w:sz w:val="24"/>
          <w:szCs w:val="16"/>
        </w:rPr>
        <w:t>=105: “Unexpected error occurred. Please try again” (OK)</w:t>
      </w:r>
      <w:r w:rsidR="006156DB">
        <w:rPr>
          <w:sz w:val="24"/>
          <w:szCs w:val="16"/>
        </w:rPr>
        <w:t>.</w:t>
      </w:r>
    </w:p>
    <w:p w:rsidR="00932DEB" w:rsidRDefault="00932DEB" w:rsidP="00932DEB">
      <w:pPr>
        <w:pStyle w:val="ListParagraph"/>
        <w:ind w:left="792"/>
        <w:rPr>
          <w:szCs w:val="16"/>
        </w:rPr>
      </w:pPr>
    </w:p>
    <w:p w:rsidR="00932DEB" w:rsidRPr="00373687" w:rsidRDefault="00932DEB" w:rsidP="00D92288">
      <w:pPr>
        <w:pStyle w:val="Heading3"/>
      </w:pPr>
      <w:bookmarkStart w:id="45" w:name="_Toc367117989"/>
      <w:bookmarkStart w:id="46" w:name="_Toc370395974"/>
      <w:bookmarkStart w:id="47" w:name="_Toc370907231"/>
      <w:r w:rsidRPr="00D92288">
        <w:t>Hierarchy</w:t>
      </w:r>
      <w:r w:rsidRPr="00373687">
        <w:t xml:space="preserve"> Tree – Menus, screens</w:t>
      </w:r>
      <w:bookmarkEnd w:id="45"/>
      <w:r w:rsidRPr="00373687">
        <w:t xml:space="preserve"> and fields</w:t>
      </w:r>
      <w:bookmarkEnd w:id="46"/>
      <w:bookmarkEnd w:id="47"/>
    </w:p>
    <w:p w:rsidR="00932DEB" w:rsidRPr="00373687" w:rsidRDefault="00932DEB" w:rsidP="00932DEB">
      <w:pPr>
        <w:rPr>
          <w:rFonts w:asciiTheme="minorBidi" w:hAnsiTheme="minorBidi"/>
          <w:szCs w:val="18"/>
        </w:rPr>
      </w:pPr>
    </w:p>
    <w:p w:rsidR="00932DEB" w:rsidRPr="00F038F0" w:rsidRDefault="00932DEB" w:rsidP="00F038F0">
      <w:pPr>
        <w:ind w:left="720"/>
        <w:rPr>
          <w:rFonts w:asciiTheme="minorHAnsi" w:hAnsiTheme="minorHAnsi"/>
          <w:b/>
          <w:bCs/>
          <w:szCs w:val="18"/>
        </w:rPr>
      </w:pPr>
      <w:r w:rsidRPr="00F038F0">
        <w:rPr>
          <w:rFonts w:asciiTheme="minorHAnsi" w:hAnsiTheme="minorHAnsi"/>
          <w:b/>
          <w:bCs/>
          <w:noProof/>
          <w:szCs w:val="18"/>
          <w:u w:val="single"/>
        </w:rPr>
        <w:t>Folder</w:t>
      </w:r>
      <w:r w:rsidRPr="00F038F0">
        <w:rPr>
          <w:rFonts w:asciiTheme="minorHAnsi" w:hAnsiTheme="minorHAnsi"/>
          <w:b/>
          <w:bCs/>
          <w:szCs w:val="18"/>
        </w:rPr>
        <w:t xml:space="preserve"> </w:t>
      </w:r>
    </w:p>
    <w:p w:rsidR="00932DEB" w:rsidRPr="00373687" w:rsidRDefault="00932DEB" w:rsidP="00932DEB">
      <w:pPr>
        <w:pStyle w:val="ListParagraph"/>
        <w:rPr>
          <w:b/>
          <w:bCs/>
          <w:szCs w:val="18"/>
        </w:rPr>
      </w:pPr>
    </w:p>
    <w:p w:rsidR="00932DEB" w:rsidRPr="00F038F0" w:rsidRDefault="00932DEB" w:rsidP="00932DEB">
      <w:pPr>
        <w:pStyle w:val="ListParagraph"/>
        <w:rPr>
          <w:rFonts w:asciiTheme="minorHAnsi" w:hAnsiTheme="minorHAnsi"/>
          <w:sz w:val="24"/>
          <w:szCs w:val="24"/>
        </w:rPr>
      </w:pPr>
      <w:r w:rsidRPr="00F038F0">
        <w:rPr>
          <w:rFonts w:asciiTheme="minorHAnsi" w:hAnsiTheme="minorHAnsi"/>
          <w:sz w:val="24"/>
          <w:szCs w:val="24"/>
        </w:rPr>
        <w:t>Folder is a node without any immediate child content.</w:t>
      </w:r>
      <w:r w:rsidR="00151A5C">
        <w:rPr>
          <w:rFonts w:asciiTheme="minorHAnsi" w:hAnsiTheme="minorHAnsi"/>
          <w:sz w:val="24"/>
          <w:szCs w:val="24"/>
        </w:rPr>
        <w:t xml:space="preserve"> </w:t>
      </w:r>
      <w:proofErr w:type="spellStart"/>
      <w:r w:rsidR="00B34A2C">
        <w:rPr>
          <w:rFonts w:asciiTheme="minorHAnsi" w:hAnsiTheme="minorHAnsi"/>
          <w:sz w:val="24"/>
          <w:szCs w:val="24"/>
        </w:rPr>
        <w:t>ATS_</w:t>
      </w:r>
      <w:r w:rsidR="00087904">
        <w:rPr>
          <w:rFonts w:asciiTheme="minorHAnsi" w:hAnsiTheme="minorHAnsi"/>
          <w:sz w:val="24"/>
          <w:szCs w:val="24"/>
        </w:rPr>
        <w:t>Hierarchy.</w:t>
      </w:r>
      <w:r w:rsidR="00151A5C">
        <w:rPr>
          <w:rFonts w:asciiTheme="minorHAnsi" w:hAnsiTheme="minorHAnsi"/>
          <w:sz w:val="24"/>
          <w:szCs w:val="24"/>
        </w:rPr>
        <w:t>NodeType</w:t>
      </w:r>
      <w:proofErr w:type="spellEnd"/>
      <w:r w:rsidR="00151A5C">
        <w:rPr>
          <w:rFonts w:asciiTheme="minorHAnsi" w:hAnsiTheme="minorHAnsi"/>
          <w:sz w:val="24"/>
          <w:szCs w:val="24"/>
        </w:rPr>
        <w:t>=’F’ for Folder node.</w:t>
      </w:r>
    </w:p>
    <w:p w:rsidR="00932DEB" w:rsidRPr="00F038F0" w:rsidRDefault="00932DEB" w:rsidP="00932DEB">
      <w:pPr>
        <w:ind w:left="720"/>
        <w:rPr>
          <w:rFonts w:asciiTheme="minorHAnsi" w:hAnsiTheme="minorHAnsi"/>
        </w:rPr>
      </w:pPr>
      <w:r w:rsidRPr="00F038F0">
        <w:rPr>
          <w:rFonts w:asciiTheme="minorHAnsi" w:hAnsiTheme="minorHAnsi"/>
        </w:rPr>
        <w:t>When user selects a folder node, three tabs will be displayed on the right side of the screen: Folder tab, with listed subfolders, Certificates tabs and Properties tab. Folder right click menu will contain the following options:</w:t>
      </w:r>
    </w:p>
    <w:p w:rsidR="00932DEB" w:rsidRPr="00F038F0" w:rsidRDefault="00932DEB" w:rsidP="00932DEB">
      <w:pPr>
        <w:ind w:left="720"/>
        <w:rPr>
          <w:rFonts w:asciiTheme="minorHAnsi" w:hAnsiTheme="minorHAnsi"/>
        </w:rPr>
      </w:pPr>
      <w:r w:rsidRPr="00F038F0">
        <w:rPr>
          <w:rFonts w:asciiTheme="minorHAnsi" w:hAnsiTheme="minorHAnsi"/>
        </w:rPr>
        <w:t>New</w:t>
      </w:r>
    </w:p>
    <w:p w:rsidR="00932DEB" w:rsidRPr="00F038F0" w:rsidRDefault="00932DEB" w:rsidP="00932DEB">
      <w:pPr>
        <w:ind w:left="720"/>
        <w:rPr>
          <w:rFonts w:asciiTheme="minorHAnsi" w:hAnsiTheme="minorHAnsi"/>
        </w:rPr>
      </w:pPr>
      <w:r w:rsidRPr="00F038F0">
        <w:rPr>
          <w:rFonts w:asciiTheme="minorHAnsi" w:hAnsiTheme="minorHAnsi"/>
        </w:rPr>
        <w:t>Cut</w:t>
      </w:r>
    </w:p>
    <w:p w:rsidR="00932DEB" w:rsidRPr="00F038F0" w:rsidRDefault="00932DEB" w:rsidP="00932DEB">
      <w:pPr>
        <w:ind w:left="720"/>
        <w:rPr>
          <w:rFonts w:asciiTheme="minorHAnsi" w:hAnsiTheme="minorHAnsi"/>
        </w:rPr>
      </w:pPr>
      <w:r w:rsidRPr="00F038F0">
        <w:rPr>
          <w:rFonts w:asciiTheme="minorHAnsi" w:hAnsiTheme="minorHAnsi"/>
        </w:rPr>
        <w:t>Paste – option is displayed only when previous Cut action was performed</w:t>
      </w:r>
    </w:p>
    <w:p w:rsidR="00932DEB" w:rsidRPr="00F038F0" w:rsidRDefault="00932DEB" w:rsidP="00932DEB">
      <w:pPr>
        <w:pStyle w:val="ListParagraph"/>
        <w:rPr>
          <w:rFonts w:asciiTheme="minorHAnsi" w:hAnsiTheme="minorHAnsi"/>
          <w:sz w:val="24"/>
          <w:szCs w:val="24"/>
        </w:rPr>
      </w:pPr>
      <w:r w:rsidRPr="00F038F0">
        <w:rPr>
          <w:rFonts w:asciiTheme="minorHAnsi" w:hAnsiTheme="minorHAnsi"/>
          <w:sz w:val="24"/>
          <w:szCs w:val="24"/>
        </w:rPr>
        <w:t>Delete – option is displayed only for empty folder with no content ever associated</w:t>
      </w:r>
      <w:r w:rsidR="006156DB">
        <w:rPr>
          <w:rFonts w:asciiTheme="minorHAnsi" w:hAnsiTheme="minorHAnsi"/>
          <w:sz w:val="24"/>
          <w:szCs w:val="24"/>
        </w:rPr>
        <w:t>.</w:t>
      </w:r>
    </w:p>
    <w:p w:rsidR="00932DEB" w:rsidRPr="00F038F0" w:rsidRDefault="00932DEB" w:rsidP="00932DEB">
      <w:pPr>
        <w:pStyle w:val="ListParagraph"/>
        <w:rPr>
          <w:rFonts w:asciiTheme="minorHAnsi" w:hAnsiTheme="minorHAnsi"/>
          <w:sz w:val="24"/>
          <w:szCs w:val="24"/>
        </w:rPr>
      </w:pPr>
    </w:p>
    <w:p w:rsidR="00932DEB" w:rsidRPr="00F038F0" w:rsidRDefault="00932DEB" w:rsidP="00932DEB">
      <w:pPr>
        <w:pStyle w:val="ListParagraph"/>
        <w:rPr>
          <w:rFonts w:asciiTheme="minorHAnsi" w:hAnsiTheme="minorHAnsi"/>
          <w:sz w:val="24"/>
          <w:szCs w:val="24"/>
        </w:rPr>
      </w:pPr>
      <w:r w:rsidRPr="00F038F0">
        <w:rPr>
          <w:rFonts w:asciiTheme="minorHAnsi" w:hAnsiTheme="minorHAnsi"/>
          <w:sz w:val="24"/>
          <w:szCs w:val="24"/>
        </w:rPr>
        <w:t>DB validation for displaying Delete option:</w:t>
      </w:r>
    </w:p>
    <w:p w:rsidR="00932DEB" w:rsidRPr="00F038F0" w:rsidRDefault="00B34A2C" w:rsidP="00932DEB">
      <w:pPr>
        <w:pStyle w:val="ListParagraph"/>
        <w:rPr>
          <w:rFonts w:asciiTheme="minorHAnsi" w:hAnsiTheme="minorHAnsi"/>
          <w:sz w:val="24"/>
          <w:szCs w:val="24"/>
        </w:rPr>
      </w:pPr>
      <w:proofErr w:type="spellStart"/>
      <w:r>
        <w:rPr>
          <w:rFonts w:asciiTheme="minorHAnsi" w:hAnsiTheme="minorHAnsi"/>
          <w:sz w:val="24"/>
          <w:szCs w:val="24"/>
        </w:rPr>
        <w:t>ATS_</w:t>
      </w:r>
      <w:r w:rsidR="00087904">
        <w:rPr>
          <w:rFonts w:asciiTheme="minorHAnsi" w:hAnsiTheme="minorHAnsi"/>
          <w:sz w:val="24"/>
          <w:szCs w:val="24"/>
        </w:rPr>
        <w:t>Hierarchy.</w:t>
      </w:r>
      <w:r w:rsidR="00932DEB" w:rsidRPr="00F038F0">
        <w:rPr>
          <w:rFonts w:asciiTheme="minorHAnsi" w:hAnsiTheme="minorHAnsi"/>
          <w:sz w:val="24"/>
          <w:szCs w:val="24"/>
        </w:rPr>
        <w:t>NodeType</w:t>
      </w:r>
      <w:proofErr w:type="spellEnd"/>
      <w:r w:rsidR="00932DEB" w:rsidRPr="00F038F0">
        <w:rPr>
          <w:rFonts w:asciiTheme="minorHAnsi" w:hAnsiTheme="minorHAnsi"/>
          <w:sz w:val="24"/>
          <w:szCs w:val="24"/>
        </w:rPr>
        <w:t>=’F’</w:t>
      </w:r>
    </w:p>
    <w:p w:rsidR="00932DEB" w:rsidRPr="00F038F0" w:rsidRDefault="00932DEB" w:rsidP="00932DEB">
      <w:pPr>
        <w:pStyle w:val="ListParagraph"/>
        <w:rPr>
          <w:rFonts w:asciiTheme="minorHAnsi" w:hAnsiTheme="minorHAnsi"/>
          <w:sz w:val="24"/>
          <w:szCs w:val="24"/>
        </w:rPr>
      </w:pPr>
      <w:r w:rsidRPr="00F038F0">
        <w:rPr>
          <w:rFonts w:asciiTheme="minorHAnsi" w:hAnsiTheme="minorHAnsi"/>
          <w:sz w:val="24"/>
          <w:szCs w:val="24"/>
        </w:rPr>
        <w:t>AND</w:t>
      </w:r>
    </w:p>
    <w:p w:rsidR="00932DEB" w:rsidRPr="00F038F0" w:rsidRDefault="00932DEB" w:rsidP="00932DEB">
      <w:pPr>
        <w:pStyle w:val="ListParagraph"/>
        <w:rPr>
          <w:rFonts w:asciiTheme="minorHAnsi" w:hAnsiTheme="minorHAnsi"/>
          <w:sz w:val="24"/>
          <w:szCs w:val="24"/>
        </w:rPr>
      </w:pPr>
      <w:r w:rsidRPr="00F038F0">
        <w:rPr>
          <w:rFonts w:asciiTheme="minorHAnsi" w:hAnsiTheme="minorHAnsi"/>
          <w:sz w:val="24"/>
          <w:szCs w:val="24"/>
        </w:rPr>
        <w:t xml:space="preserve">NOT EXISTS (select 1 </w:t>
      </w:r>
      <w:del w:id="48" w:author="Ella Goldberg(Contractor)" w:date="2013-11-05T15:10:00Z">
        <w:r w:rsidRPr="00F038F0" w:rsidDel="00094EE5">
          <w:rPr>
            <w:rFonts w:asciiTheme="minorHAnsi" w:hAnsiTheme="minorHAnsi"/>
            <w:sz w:val="24"/>
            <w:szCs w:val="24"/>
          </w:rPr>
          <w:delText xml:space="preserve">from Hierarchy </w:delText>
        </w:r>
      </w:del>
      <w:ins w:id="49" w:author="Ella Goldberg(Contractor)" w:date="2013-11-05T15:10:00Z">
        <w:r w:rsidR="00094EE5">
          <w:rPr>
            <w:rFonts w:asciiTheme="minorHAnsi" w:hAnsiTheme="minorHAnsi"/>
            <w:sz w:val="24"/>
            <w:szCs w:val="24"/>
          </w:rPr>
          <w:t xml:space="preserve">from </w:t>
        </w:r>
        <w:proofErr w:type="spellStart"/>
        <w:r w:rsidR="00094EE5">
          <w:rPr>
            <w:rFonts w:asciiTheme="minorHAnsi" w:hAnsiTheme="minorHAnsi"/>
            <w:sz w:val="24"/>
            <w:szCs w:val="24"/>
          </w:rPr>
          <w:t>ATS_Hierarchy</w:t>
        </w:r>
        <w:proofErr w:type="spellEnd"/>
        <w:r w:rsidR="00094EE5">
          <w:rPr>
            <w:rFonts w:asciiTheme="minorHAnsi" w:hAnsiTheme="minorHAnsi"/>
            <w:sz w:val="24"/>
            <w:szCs w:val="24"/>
          </w:rPr>
          <w:t xml:space="preserve"> </w:t>
        </w:r>
      </w:ins>
      <w:r w:rsidRPr="00F038F0">
        <w:rPr>
          <w:rFonts w:asciiTheme="minorHAnsi" w:hAnsiTheme="minorHAnsi"/>
          <w:sz w:val="24"/>
          <w:szCs w:val="24"/>
        </w:rPr>
        <w:t xml:space="preserve">where </w:t>
      </w:r>
      <w:proofErr w:type="spellStart"/>
      <w:r w:rsidRPr="00F038F0">
        <w:rPr>
          <w:rFonts w:asciiTheme="minorHAnsi" w:hAnsiTheme="minorHAnsi"/>
          <w:sz w:val="24"/>
          <w:szCs w:val="24"/>
        </w:rPr>
        <w:t>ParentId</w:t>
      </w:r>
      <w:proofErr w:type="spellEnd"/>
      <w:r w:rsidRPr="00F038F0">
        <w:rPr>
          <w:rFonts w:asciiTheme="minorHAnsi" w:hAnsiTheme="minorHAnsi"/>
          <w:sz w:val="24"/>
          <w:szCs w:val="24"/>
        </w:rPr>
        <w:t>=&amp;selected node id)</w:t>
      </w:r>
    </w:p>
    <w:p w:rsidR="00932DEB" w:rsidRPr="00F038F0" w:rsidRDefault="00932DEB" w:rsidP="00932DEB">
      <w:pPr>
        <w:rPr>
          <w:rFonts w:asciiTheme="minorHAnsi" w:hAnsiTheme="minorHAnsi"/>
        </w:rPr>
      </w:pPr>
    </w:p>
    <w:p w:rsidR="00932DEB" w:rsidRDefault="00932DEB" w:rsidP="00932DEB">
      <w:pPr>
        <w:ind w:left="720"/>
        <w:rPr>
          <w:szCs w:val="18"/>
        </w:rPr>
      </w:pPr>
      <w:r w:rsidRPr="00F038F0">
        <w:rPr>
          <w:rFonts w:asciiTheme="minorHAnsi" w:hAnsiTheme="minorHAnsi"/>
        </w:rPr>
        <w:t>Each menu option is a subject for security validation – refer</w:t>
      </w:r>
      <w:r>
        <w:rPr>
          <w:szCs w:val="18"/>
        </w:rPr>
        <w:t xml:space="preserve"> </w:t>
      </w:r>
      <w:hyperlink w:anchor="_Security" w:history="1">
        <w:r w:rsidRPr="000570B4">
          <w:rPr>
            <w:rStyle w:val="Hyperlink"/>
            <w:szCs w:val="18"/>
          </w:rPr>
          <w:t>Security section</w:t>
        </w:r>
      </w:hyperlink>
    </w:p>
    <w:p w:rsidR="00932DEB" w:rsidRPr="00F038F0" w:rsidRDefault="00932DEB" w:rsidP="00932DEB">
      <w:pPr>
        <w:ind w:left="720"/>
        <w:rPr>
          <w:rFonts w:asciiTheme="minorHAnsi" w:hAnsiTheme="minorHAnsi"/>
          <w:szCs w:val="18"/>
        </w:rPr>
      </w:pPr>
      <w:r w:rsidRPr="00F038F0">
        <w:rPr>
          <w:rFonts w:asciiTheme="minorHAnsi" w:hAnsiTheme="minorHAnsi"/>
          <w:szCs w:val="18"/>
        </w:rPr>
        <w:t>Tree details and properties (parent folder, last update date, folder name, description, etc. – see</w:t>
      </w:r>
      <w:r w:rsidRPr="00373687">
        <w:rPr>
          <w:szCs w:val="18"/>
        </w:rPr>
        <w:t xml:space="preserve"> </w:t>
      </w:r>
      <w:hyperlink w:anchor="_Hierarchy" w:history="1">
        <w:r w:rsidRPr="00D60F42">
          <w:rPr>
            <w:rStyle w:val="Hyperlink"/>
            <w:szCs w:val="18"/>
          </w:rPr>
          <w:t>Table Definition section</w:t>
        </w:r>
      </w:hyperlink>
      <w:r w:rsidRPr="00373687">
        <w:rPr>
          <w:szCs w:val="18"/>
        </w:rPr>
        <w:t xml:space="preserve">) </w:t>
      </w:r>
      <w:r w:rsidRPr="00F038F0">
        <w:rPr>
          <w:rFonts w:asciiTheme="minorHAnsi" w:hAnsiTheme="minorHAnsi"/>
          <w:szCs w:val="18"/>
        </w:rPr>
        <w:t xml:space="preserve">are stored in </w:t>
      </w:r>
      <w:proofErr w:type="spellStart"/>
      <w:r w:rsidR="00087904">
        <w:rPr>
          <w:rFonts w:asciiTheme="minorHAnsi" w:hAnsiTheme="minorHAnsi"/>
          <w:szCs w:val="18"/>
        </w:rPr>
        <w:t>ATS_Hierarchy</w:t>
      </w:r>
      <w:proofErr w:type="spellEnd"/>
      <w:r w:rsidR="00087904">
        <w:rPr>
          <w:rFonts w:asciiTheme="minorHAnsi" w:hAnsiTheme="minorHAnsi"/>
          <w:szCs w:val="18"/>
        </w:rPr>
        <w:t xml:space="preserve"> table</w:t>
      </w:r>
      <w:r w:rsidRPr="00F038F0">
        <w:rPr>
          <w:rFonts w:asciiTheme="minorHAnsi" w:hAnsiTheme="minorHAnsi"/>
          <w:szCs w:val="18"/>
        </w:rPr>
        <w:t>.</w:t>
      </w:r>
    </w:p>
    <w:p w:rsidR="00932DEB" w:rsidRPr="00F038F0" w:rsidRDefault="00932DEB" w:rsidP="00932DEB">
      <w:pPr>
        <w:rPr>
          <w:rFonts w:asciiTheme="minorHAnsi" w:hAnsiTheme="minorHAnsi"/>
          <w:b/>
          <w:bCs/>
          <w:szCs w:val="18"/>
          <w:u w:val="single"/>
        </w:rPr>
      </w:pPr>
    </w:p>
    <w:p w:rsidR="00932DEB" w:rsidRPr="00B66EAA" w:rsidRDefault="00932DEB" w:rsidP="00932DEB">
      <w:pPr>
        <w:ind w:left="720"/>
        <w:rPr>
          <w:rFonts w:asciiTheme="minorHAnsi" w:hAnsiTheme="minorHAnsi"/>
          <w:b/>
          <w:bCs/>
          <w:szCs w:val="18"/>
        </w:rPr>
      </w:pPr>
      <w:r w:rsidRPr="00B66EAA">
        <w:rPr>
          <w:rFonts w:asciiTheme="minorHAnsi" w:hAnsiTheme="minorHAnsi"/>
          <w:b/>
          <w:bCs/>
          <w:szCs w:val="18"/>
        </w:rPr>
        <w:t>Subfolders will be displayed on Folder first tab (similar to Windows files system)</w:t>
      </w:r>
    </w:p>
    <w:p w:rsidR="00932DEB" w:rsidRDefault="00932DEB" w:rsidP="00932DEB">
      <w:pPr>
        <w:ind w:left="720"/>
        <w:rPr>
          <w:b/>
          <w:bCs/>
          <w:szCs w:val="18"/>
          <w:u w:val="single"/>
        </w:rPr>
      </w:pPr>
    </w:p>
    <w:p w:rsidR="00932DEB" w:rsidRDefault="00932DEB" w:rsidP="00150EAA">
      <w:pPr>
        <w:ind w:left="720"/>
        <w:rPr>
          <w:b/>
          <w:bCs/>
          <w:szCs w:val="18"/>
          <w:u w:val="single"/>
        </w:rPr>
      </w:pPr>
      <w:r>
        <w:rPr>
          <w:noProof/>
          <w:lang w:bidi="ar-SA"/>
        </w:rPr>
        <w:drawing>
          <wp:inline distT="0" distB="0" distL="0" distR="0" wp14:anchorId="46F683C8" wp14:editId="7A2A7063">
            <wp:extent cx="5845376" cy="29241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2160" cy="2927569"/>
                    </a:xfrm>
                    <a:prstGeom prst="rect">
                      <a:avLst/>
                    </a:prstGeom>
                  </pic:spPr>
                </pic:pic>
              </a:graphicData>
            </a:graphic>
          </wp:inline>
        </w:drawing>
      </w:r>
    </w:p>
    <w:p w:rsidR="00932DEB" w:rsidRDefault="00932DEB" w:rsidP="00932DEB">
      <w:pPr>
        <w:ind w:left="720"/>
        <w:rPr>
          <w:b/>
          <w:bCs/>
          <w:szCs w:val="18"/>
          <w:u w:val="single"/>
        </w:rPr>
      </w:pPr>
    </w:p>
    <w:p w:rsidR="00932DEB" w:rsidRDefault="00932DEB" w:rsidP="00932DEB">
      <w:pPr>
        <w:ind w:left="720"/>
        <w:rPr>
          <w:b/>
          <w:bCs/>
          <w:szCs w:val="18"/>
          <w:u w:val="single"/>
        </w:rPr>
      </w:pPr>
    </w:p>
    <w:p w:rsidR="00932DEB" w:rsidRPr="0029109F" w:rsidRDefault="00932DEB" w:rsidP="00932DEB">
      <w:pPr>
        <w:ind w:left="720"/>
        <w:rPr>
          <w:szCs w:val="18"/>
        </w:rPr>
      </w:pPr>
    </w:p>
    <w:p w:rsidR="00932DEB" w:rsidRPr="00337B88" w:rsidRDefault="00932DEB" w:rsidP="00932DEB">
      <w:pPr>
        <w:ind w:left="720"/>
        <w:rPr>
          <w:rFonts w:asciiTheme="minorHAnsi" w:hAnsiTheme="minorHAnsi"/>
          <w:szCs w:val="18"/>
        </w:rPr>
      </w:pPr>
    </w:p>
    <w:p w:rsidR="00932DEB" w:rsidRPr="00337B88" w:rsidRDefault="00932DEB" w:rsidP="00932DEB">
      <w:pPr>
        <w:ind w:left="720"/>
        <w:rPr>
          <w:rFonts w:asciiTheme="minorHAnsi" w:hAnsiTheme="minorHAnsi"/>
          <w:szCs w:val="18"/>
        </w:rPr>
      </w:pPr>
      <w:bookmarkStart w:id="50" w:name="showNotes"/>
      <w:r w:rsidRPr="00337B88">
        <w:rPr>
          <w:rFonts w:asciiTheme="minorHAnsi" w:hAnsiTheme="minorHAnsi"/>
          <w:szCs w:val="18"/>
        </w:rPr>
        <w:t xml:space="preserve">‘Show/Hide Notes’ </w:t>
      </w:r>
      <w:bookmarkEnd w:id="50"/>
      <w:r w:rsidRPr="00337B88">
        <w:rPr>
          <w:rFonts w:asciiTheme="minorHAnsi" w:hAnsiTheme="minorHAnsi"/>
          <w:szCs w:val="18"/>
        </w:rPr>
        <w:t xml:space="preserve">option will be available on Folder tab. </w:t>
      </w:r>
    </w:p>
    <w:p w:rsidR="00932DEB" w:rsidRPr="00337B88" w:rsidRDefault="00932DEB" w:rsidP="00932DEB">
      <w:pPr>
        <w:ind w:left="720"/>
        <w:rPr>
          <w:rFonts w:asciiTheme="minorHAnsi" w:hAnsiTheme="minorHAnsi"/>
          <w:szCs w:val="18"/>
        </w:rPr>
      </w:pPr>
      <w:r w:rsidRPr="00337B88">
        <w:rPr>
          <w:rFonts w:asciiTheme="minorHAnsi" w:hAnsiTheme="minorHAnsi"/>
          <w:szCs w:val="18"/>
        </w:rPr>
        <w:t>In case when there is at least one note of type ‘W’ (Work Instructions) associated to the folder, ‘Show Notes’ mode will be the default view for the selected folder.</w:t>
      </w:r>
    </w:p>
    <w:p w:rsidR="00932DEB" w:rsidRDefault="00932DEB" w:rsidP="00932DEB">
      <w:pPr>
        <w:rPr>
          <w:szCs w:val="18"/>
        </w:rPr>
      </w:pPr>
    </w:p>
    <w:p w:rsidR="00932DEB" w:rsidRDefault="00932DEB" w:rsidP="00150EAA">
      <w:pPr>
        <w:ind w:left="720"/>
        <w:rPr>
          <w:szCs w:val="18"/>
        </w:rPr>
      </w:pPr>
      <w:r>
        <w:rPr>
          <w:noProof/>
          <w:lang w:bidi="ar-SA"/>
        </w:rPr>
        <w:drawing>
          <wp:inline distT="0" distB="0" distL="0" distR="0" wp14:anchorId="492672E9" wp14:editId="631332AD">
            <wp:extent cx="5852160" cy="3116775"/>
            <wp:effectExtent l="0" t="0" r="0" b="7620"/>
            <wp:docPr id="29698" name="Picture 2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52160" cy="3116775"/>
                    </a:xfrm>
                    <a:prstGeom prst="rect">
                      <a:avLst/>
                    </a:prstGeom>
                  </pic:spPr>
                </pic:pic>
              </a:graphicData>
            </a:graphic>
          </wp:inline>
        </w:drawing>
      </w:r>
    </w:p>
    <w:p w:rsidR="00932DEB" w:rsidRDefault="00932DEB" w:rsidP="00932DEB">
      <w:pPr>
        <w:rPr>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In case when there is at least one note with </w:t>
      </w:r>
      <w:proofErr w:type="spellStart"/>
      <w:r w:rsidR="00EF3DC3">
        <w:rPr>
          <w:rFonts w:asciiTheme="minorHAnsi" w:hAnsiTheme="minorHAnsi"/>
          <w:szCs w:val="18"/>
        </w:rPr>
        <w:t>ATS_Note.</w:t>
      </w:r>
      <w:r w:rsidRPr="00337B88">
        <w:rPr>
          <w:rFonts w:asciiTheme="minorHAnsi" w:hAnsiTheme="minorHAnsi"/>
          <w:szCs w:val="18"/>
        </w:rPr>
        <w:t>SpecialInd</w:t>
      </w:r>
      <w:proofErr w:type="spellEnd"/>
      <w:r w:rsidRPr="00337B88">
        <w:rPr>
          <w:rFonts w:asciiTheme="minorHAnsi" w:hAnsiTheme="minorHAnsi"/>
          <w:szCs w:val="18"/>
        </w:rPr>
        <w:t>=’1’ the folder tree view will be distinguished by special icon. Special note title color will be red (</w:t>
      </w:r>
      <w:proofErr w:type="spellStart"/>
      <w:r w:rsidR="00EF3DC3">
        <w:rPr>
          <w:rFonts w:asciiTheme="minorHAnsi" w:hAnsiTheme="minorHAnsi"/>
          <w:szCs w:val="18"/>
        </w:rPr>
        <w:t>ATS_Note.</w:t>
      </w:r>
      <w:r w:rsidRPr="00337B88">
        <w:rPr>
          <w:rFonts w:asciiTheme="minorHAnsi" w:hAnsiTheme="minorHAnsi"/>
          <w:szCs w:val="18"/>
        </w:rPr>
        <w:t>SpecialInd</w:t>
      </w:r>
      <w:proofErr w:type="spellEnd"/>
      <w:r w:rsidRPr="00337B88">
        <w:rPr>
          <w:rFonts w:asciiTheme="minorHAnsi" w:hAnsiTheme="minorHAnsi"/>
          <w:szCs w:val="18"/>
        </w:rPr>
        <w:t>=1).</w:t>
      </w:r>
    </w:p>
    <w:p w:rsidR="00932DEB" w:rsidRDefault="00932DEB" w:rsidP="00932DEB">
      <w:pPr>
        <w:rPr>
          <w:szCs w:val="18"/>
        </w:rPr>
      </w:pPr>
    </w:p>
    <w:p w:rsidR="00932DEB" w:rsidRDefault="00932DEB" w:rsidP="00150EAA">
      <w:pPr>
        <w:ind w:left="720"/>
        <w:rPr>
          <w:szCs w:val="18"/>
          <w:u w:val="single"/>
        </w:rPr>
      </w:pPr>
      <w:r>
        <w:rPr>
          <w:noProof/>
          <w:lang w:bidi="ar-SA"/>
        </w:rPr>
        <w:drawing>
          <wp:inline distT="0" distB="0" distL="0" distR="0" wp14:anchorId="728C1579" wp14:editId="0320C21D">
            <wp:extent cx="5852160" cy="3145536"/>
            <wp:effectExtent l="0" t="0" r="0" b="0"/>
            <wp:docPr id="29699" name="Picture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52160" cy="3145536"/>
                    </a:xfrm>
                    <a:prstGeom prst="rect">
                      <a:avLst/>
                    </a:prstGeom>
                  </pic:spPr>
                </pic:pic>
              </a:graphicData>
            </a:graphic>
          </wp:inline>
        </w:drawing>
      </w:r>
    </w:p>
    <w:p w:rsidR="00932DEB" w:rsidRPr="00373687" w:rsidRDefault="00932DEB" w:rsidP="00932DEB">
      <w:pPr>
        <w:rPr>
          <w:szCs w:val="18"/>
          <w:u w:val="single"/>
        </w:rPr>
      </w:pPr>
    </w:p>
    <w:p w:rsidR="00932DEB" w:rsidRPr="00337B88" w:rsidRDefault="00932DEB" w:rsidP="00A45D1A">
      <w:pPr>
        <w:ind w:left="720"/>
        <w:rPr>
          <w:rStyle w:val="Hyperlink"/>
          <w:rFonts w:asciiTheme="minorHAnsi" w:hAnsiTheme="minorHAnsi"/>
        </w:rPr>
      </w:pPr>
      <w:r w:rsidRPr="00337B88">
        <w:rPr>
          <w:rFonts w:asciiTheme="minorHAnsi" w:hAnsiTheme="minorHAnsi"/>
        </w:rPr>
        <w:t xml:space="preserve">Folder notes details are retrieved from </w:t>
      </w:r>
      <w:proofErr w:type="spellStart"/>
      <w:r w:rsidR="00A45D1A">
        <w:rPr>
          <w:rFonts w:asciiTheme="minorHAnsi" w:hAnsiTheme="minorHAnsi"/>
        </w:rPr>
        <w:t>ATS_Note</w:t>
      </w:r>
      <w:proofErr w:type="spellEnd"/>
      <w:r w:rsidR="00A45D1A">
        <w:rPr>
          <w:rFonts w:asciiTheme="minorHAnsi" w:hAnsiTheme="minorHAnsi"/>
        </w:rPr>
        <w:t xml:space="preserve"> table by </w:t>
      </w:r>
      <w:proofErr w:type="spellStart"/>
      <w:r w:rsidR="00A45D1A">
        <w:rPr>
          <w:rFonts w:asciiTheme="minorHAnsi" w:hAnsiTheme="minorHAnsi"/>
        </w:rPr>
        <w:t>HierarchyId</w:t>
      </w:r>
      <w:proofErr w:type="spellEnd"/>
      <w:r w:rsidR="00A45D1A">
        <w:rPr>
          <w:rFonts w:asciiTheme="minorHAnsi" w:hAnsiTheme="minorHAnsi"/>
        </w:rPr>
        <w:t>=Id of the selected project</w:t>
      </w:r>
      <w:r w:rsidR="00BC4ABF">
        <w:rPr>
          <w:rFonts w:asciiTheme="minorHAnsi" w:hAnsiTheme="minorHAnsi"/>
        </w:rPr>
        <w:t>/folder.</w:t>
      </w:r>
    </w:p>
    <w:p w:rsidR="00932DEB" w:rsidRPr="00337B88" w:rsidRDefault="00932DEB" w:rsidP="004C4A9D">
      <w:pPr>
        <w:ind w:left="720"/>
        <w:rPr>
          <w:rFonts w:asciiTheme="minorHAnsi" w:hAnsiTheme="minorHAnsi"/>
        </w:rPr>
      </w:pPr>
    </w:p>
    <w:p w:rsidR="00932DEB" w:rsidRPr="00337B88" w:rsidRDefault="00932DEB" w:rsidP="00932DEB">
      <w:pPr>
        <w:ind w:left="720"/>
        <w:rPr>
          <w:rFonts w:asciiTheme="minorHAnsi" w:hAnsiTheme="minorHAnsi"/>
        </w:rPr>
      </w:pPr>
      <w:r w:rsidRPr="00337B88">
        <w:rPr>
          <w:rFonts w:asciiTheme="minorHAnsi" w:hAnsiTheme="minorHAnsi"/>
        </w:rPr>
        <w:t xml:space="preserve">Date – </w:t>
      </w:r>
      <w:proofErr w:type="spellStart"/>
      <w:r w:rsidR="00EF3DC3">
        <w:rPr>
          <w:rFonts w:asciiTheme="minorHAnsi" w:hAnsiTheme="minorHAnsi"/>
        </w:rPr>
        <w:t>ATS_Note.</w:t>
      </w:r>
      <w:r w:rsidRPr="00337B88">
        <w:rPr>
          <w:rFonts w:asciiTheme="minorHAnsi" w:hAnsiTheme="minorHAnsi"/>
        </w:rPr>
        <w:t>CreationDate</w:t>
      </w:r>
      <w:proofErr w:type="spellEnd"/>
    </w:p>
    <w:p w:rsidR="00932DEB" w:rsidRPr="00337B88" w:rsidRDefault="00932DEB" w:rsidP="00932DEB">
      <w:pPr>
        <w:ind w:left="720"/>
        <w:rPr>
          <w:rFonts w:asciiTheme="minorHAnsi" w:hAnsiTheme="minorHAnsi"/>
        </w:rPr>
      </w:pPr>
      <w:r w:rsidRPr="00337B88">
        <w:rPr>
          <w:rFonts w:asciiTheme="minorHAnsi" w:hAnsiTheme="minorHAnsi"/>
        </w:rPr>
        <w:t xml:space="preserve">Note Type – Comment or Work Instructions, determined by </w:t>
      </w:r>
      <w:proofErr w:type="spellStart"/>
      <w:r w:rsidR="00EF3DC3">
        <w:rPr>
          <w:rFonts w:asciiTheme="minorHAnsi" w:hAnsiTheme="minorHAnsi"/>
        </w:rPr>
        <w:t>ATS_Note.</w:t>
      </w:r>
      <w:r w:rsidRPr="00337B88">
        <w:rPr>
          <w:rFonts w:asciiTheme="minorHAnsi" w:hAnsiTheme="minorHAnsi"/>
        </w:rPr>
        <w:t>NoteType</w:t>
      </w:r>
      <w:proofErr w:type="spellEnd"/>
      <w:r w:rsidRPr="00337B88">
        <w:rPr>
          <w:rFonts w:asciiTheme="minorHAnsi" w:hAnsiTheme="minorHAnsi"/>
        </w:rPr>
        <w:t xml:space="preserve"> value (‘C’ – Comment, ‘W’ – Work Instructions)</w:t>
      </w:r>
    </w:p>
    <w:p w:rsidR="00932DEB" w:rsidRPr="00337B88" w:rsidRDefault="00932DEB" w:rsidP="00932DEB">
      <w:pPr>
        <w:ind w:left="720"/>
        <w:rPr>
          <w:rFonts w:asciiTheme="minorHAnsi" w:hAnsiTheme="minorHAnsi"/>
        </w:rPr>
      </w:pPr>
      <w:r w:rsidRPr="00337B88">
        <w:rPr>
          <w:rFonts w:asciiTheme="minorHAnsi" w:hAnsiTheme="minorHAnsi"/>
        </w:rPr>
        <w:t>Note title –</w:t>
      </w:r>
      <w:proofErr w:type="spellStart"/>
      <w:r w:rsidR="00EF3DC3">
        <w:rPr>
          <w:rFonts w:asciiTheme="minorHAnsi" w:hAnsiTheme="minorHAnsi"/>
        </w:rPr>
        <w:t>ATS_Note.</w:t>
      </w:r>
      <w:r w:rsidRPr="00337B88">
        <w:rPr>
          <w:rFonts w:asciiTheme="minorHAnsi" w:hAnsiTheme="minorHAnsi"/>
        </w:rPr>
        <w:t>NoteTitle</w:t>
      </w:r>
      <w:proofErr w:type="spellEnd"/>
    </w:p>
    <w:p w:rsidR="00932DEB" w:rsidRPr="00337B88" w:rsidRDefault="00932DEB" w:rsidP="00932DEB">
      <w:pPr>
        <w:ind w:left="720"/>
        <w:rPr>
          <w:rFonts w:asciiTheme="minorHAnsi" w:hAnsiTheme="minorHAnsi"/>
        </w:rPr>
      </w:pPr>
    </w:p>
    <w:p w:rsidR="00932DEB" w:rsidRPr="00337B88" w:rsidRDefault="00932DEB" w:rsidP="00932DEB">
      <w:pPr>
        <w:ind w:left="720"/>
        <w:rPr>
          <w:rFonts w:asciiTheme="minorHAnsi" w:hAnsiTheme="minorHAnsi"/>
        </w:rPr>
      </w:pPr>
      <w:r w:rsidRPr="00337B88">
        <w:rPr>
          <w:rFonts w:asciiTheme="minorHAnsi" w:hAnsiTheme="minorHAnsi"/>
        </w:rPr>
        <w:t xml:space="preserve">Note Title right click option: </w:t>
      </w:r>
    </w:p>
    <w:p w:rsidR="00932DEB" w:rsidRPr="00337B88" w:rsidRDefault="00932DEB" w:rsidP="00932DEB">
      <w:pPr>
        <w:ind w:left="720"/>
        <w:rPr>
          <w:rFonts w:asciiTheme="minorHAnsi" w:hAnsiTheme="minorHAnsi"/>
        </w:rPr>
      </w:pPr>
      <w:r w:rsidRPr="00337B88">
        <w:rPr>
          <w:rFonts w:asciiTheme="minorHAnsi" w:hAnsiTheme="minorHAnsi"/>
        </w:rPr>
        <w:t>Disable</w:t>
      </w:r>
    </w:p>
    <w:p w:rsidR="00932DEB" w:rsidRPr="00337B88" w:rsidRDefault="00932DEB" w:rsidP="00932DEB">
      <w:pPr>
        <w:ind w:left="720"/>
        <w:rPr>
          <w:rFonts w:asciiTheme="minorHAnsi" w:hAnsiTheme="minorHAnsi"/>
        </w:rPr>
      </w:pPr>
      <w:r w:rsidRPr="00337B88">
        <w:rPr>
          <w:rFonts w:asciiTheme="minorHAnsi" w:hAnsiTheme="minorHAnsi"/>
        </w:rPr>
        <w:t>Edit</w:t>
      </w:r>
    </w:p>
    <w:p w:rsidR="00932DEB" w:rsidRPr="00337B88" w:rsidRDefault="00932DEB" w:rsidP="00932DEB">
      <w:pPr>
        <w:ind w:left="720"/>
        <w:rPr>
          <w:rFonts w:asciiTheme="minorHAnsi" w:hAnsiTheme="minorHAnsi"/>
        </w:rPr>
      </w:pPr>
    </w:p>
    <w:p w:rsidR="00932DEB" w:rsidRPr="00337B88" w:rsidRDefault="00932DEB" w:rsidP="00932DEB">
      <w:pPr>
        <w:ind w:left="720"/>
        <w:rPr>
          <w:rFonts w:asciiTheme="minorHAnsi" w:hAnsiTheme="minorHAnsi"/>
        </w:rPr>
      </w:pPr>
      <w:r w:rsidRPr="00337B88">
        <w:rPr>
          <w:rFonts w:asciiTheme="minorHAnsi" w:hAnsiTheme="minorHAnsi"/>
        </w:rPr>
        <w:t xml:space="preserve">See </w:t>
      </w:r>
      <w:hyperlink w:anchor="_Notes_management" w:history="1">
        <w:r w:rsidRPr="00337B88">
          <w:rPr>
            <w:rStyle w:val="Hyperlink"/>
            <w:rFonts w:asciiTheme="minorHAnsi" w:hAnsiTheme="minorHAnsi"/>
          </w:rPr>
          <w:t>Notes Management</w:t>
        </w:r>
      </w:hyperlink>
      <w:r w:rsidRPr="00337B88">
        <w:rPr>
          <w:rFonts w:asciiTheme="minorHAnsi" w:hAnsiTheme="minorHAnsi"/>
        </w:rPr>
        <w:t xml:space="preserve"> section.</w:t>
      </w:r>
    </w:p>
    <w:p w:rsidR="00932DEB" w:rsidRPr="00337B88" w:rsidRDefault="00932DEB" w:rsidP="00932DEB">
      <w:pPr>
        <w:ind w:left="720"/>
        <w:rPr>
          <w:rFonts w:asciiTheme="minorHAnsi" w:hAnsiTheme="minorHAnsi"/>
        </w:rPr>
      </w:pPr>
    </w:p>
    <w:p w:rsidR="00932DEB" w:rsidRPr="00337B88" w:rsidRDefault="00932DEB" w:rsidP="00932DEB">
      <w:pPr>
        <w:ind w:left="720"/>
        <w:rPr>
          <w:rFonts w:asciiTheme="minorHAnsi" w:hAnsiTheme="minorHAnsi"/>
        </w:rPr>
      </w:pPr>
      <w:r w:rsidRPr="00337B88">
        <w:rPr>
          <w:rFonts w:asciiTheme="minorHAnsi" w:hAnsiTheme="minorHAnsi"/>
        </w:rPr>
        <w:t xml:space="preserve">Disable Note action and disabled notes visibility are subject for security validation, please refer </w:t>
      </w:r>
      <w:hyperlink w:anchor="_Security" w:history="1">
        <w:r w:rsidRPr="00337B88">
          <w:rPr>
            <w:rStyle w:val="Hyperlink"/>
            <w:rFonts w:asciiTheme="minorHAnsi" w:hAnsiTheme="minorHAnsi"/>
          </w:rPr>
          <w:t>Security section</w:t>
        </w:r>
      </w:hyperlink>
      <w:r w:rsidRPr="00337B88">
        <w:rPr>
          <w:rFonts w:asciiTheme="minorHAnsi" w:hAnsiTheme="minorHAnsi"/>
        </w:rPr>
        <w:t>.</w:t>
      </w:r>
    </w:p>
    <w:p w:rsidR="00932DEB" w:rsidRPr="00337B88" w:rsidRDefault="00932DEB" w:rsidP="00932DEB">
      <w:pPr>
        <w:ind w:left="720"/>
        <w:rPr>
          <w:rFonts w:asciiTheme="minorHAnsi" w:hAnsiTheme="minorHAnsi"/>
        </w:rPr>
      </w:pPr>
    </w:p>
    <w:p w:rsidR="00932DEB" w:rsidRPr="00337B88" w:rsidRDefault="00932DEB" w:rsidP="00932DEB">
      <w:pPr>
        <w:ind w:left="720"/>
        <w:rPr>
          <w:rFonts w:asciiTheme="minorHAnsi" w:hAnsiTheme="minorHAnsi"/>
        </w:rPr>
      </w:pPr>
      <w:r w:rsidRPr="00337B88">
        <w:rPr>
          <w:rFonts w:asciiTheme="minorHAnsi" w:hAnsiTheme="minorHAnsi"/>
        </w:rPr>
        <w:t xml:space="preserve">Content button – Contents tree is displayed upon pressing the button that activates the Content Management </w:t>
      </w:r>
      <w:proofErr w:type="spellStart"/>
      <w:r w:rsidRPr="00337B88">
        <w:rPr>
          <w:rFonts w:asciiTheme="minorHAnsi" w:hAnsiTheme="minorHAnsi"/>
        </w:rPr>
        <w:t>getTreeObject</w:t>
      </w:r>
      <w:proofErr w:type="spellEnd"/>
      <w:r w:rsidRPr="00337B88">
        <w:rPr>
          <w:rFonts w:asciiTheme="minorHAnsi" w:hAnsiTheme="minorHAnsi"/>
        </w:rPr>
        <w:t xml:space="preserve"> fu</w:t>
      </w:r>
      <w:r w:rsidR="00DD7BAF">
        <w:rPr>
          <w:rFonts w:asciiTheme="minorHAnsi" w:hAnsiTheme="minorHAnsi"/>
        </w:rPr>
        <w:t>n</w:t>
      </w:r>
      <w:r w:rsidRPr="00337B88">
        <w:rPr>
          <w:rFonts w:asciiTheme="minorHAnsi" w:hAnsiTheme="minorHAnsi"/>
        </w:rPr>
        <w:t>ction.</w:t>
      </w:r>
    </w:p>
    <w:p w:rsidR="00932DEB" w:rsidRPr="00337B88" w:rsidRDefault="00932DEB" w:rsidP="00932DEB">
      <w:pPr>
        <w:ind w:left="720"/>
        <w:rPr>
          <w:rFonts w:asciiTheme="minorHAnsi" w:hAnsiTheme="minorHAnsi"/>
        </w:rPr>
      </w:pPr>
      <w:r w:rsidRPr="00337B88">
        <w:rPr>
          <w:rFonts w:asciiTheme="minorHAnsi" w:hAnsiTheme="minorHAnsi"/>
        </w:rPr>
        <w:t>Add Note button – available on the notes section</w:t>
      </w:r>
    </w:p>
    <w:p w:rsidR="00932DEB" w:rsidRPr="00337B88" w:rsidRDefault="00932DEB" w:rsidP="00932DEB">
      <w:pPr>
        <w:ind w:left="720"/>
        <w:rPr>
          <w:rFonts w:asciiTheme="minorHAnsi" w:hAnsiTheme="minorHAnsi"/>
        </w:rPr>
      </w:pPr>
      <w:r w:rsidRPr="00337B88">
        <w:rPr>
          <w:rFonts w:asciiTheme="minorHAnsi" w:hAnsiTheme="minorHAnsi"/>
        </w:rPr>
        <w:t>Save/Cancel button – available when assigning/deleting contents or adding/editing notes</w:t>
      </w:r>
      <w:r w:rsidR="00FE5E57">
        <w:rPr>
          <w:rFonts w:asciiTheme="minorHAnsi" w:hAnsiTheme="minorHAnsi"/>
        </w:rPr>
        <w:t>.</w:t>
      </w:r>
    </w:p>
    <w:p w:rsidR="00932DEB" w:rsidRPr="00337B88" w:rsidRDefault="00932DEB" w:rsidP="00932DEB">
      <w:pPr>
        <w:ind w:left="720"/>
        <w:rPr>
          <w:rFonts w:asciiTheme="minorHAnsi" w:hAnsiTheme="minorHAnsi"/>
        </w:rPr>
      </w:pPr>
    </w:p>
    <w:p w:rsidR="00932DEB" w:rsidRPr="00337B88" w:rsidRDefault="00932DEB" w:rsidP="00932DEB">
      <w:pPr>
        <w:ind w:firstLine="720"/>
        <w:rPr>
          <w:rFonts w:asciiTheme="minorHAnsi" w:hAnsiTheme="minorHAnsi"/>
        </w:rPr>
      </w:pPr>
      <w:r w:rsidRPr="00337B88">
        <w:rPr>
          <w:rFonts w:asciiTheme="minorHAnsi" w:hAnsiTheme="minorHAnsi"/>
        </w:rPr>
        <w:t xml:space="preserve">Adding contents/Notes is a subject for security validation - see details in </w:t>
      </w:r>
      <w:hyperlink w:anchor="_Security" w:history="1">
        <w:r w:rsidRPr="00337B88">
          <w:rPr>
            <w:rStyle w:val="Hyperlink"/>
            <w:rFonts w:asciiTheme="minorHAnsi" w:hAnsiTheme="minorHAnsi"/>
          </w:rPr>
          <w:t>Security section</w:t>
        </w:r>
      </w:hyperlink>
    </w:p>
    <w:p w:rsidR="00932DEB" w:rsidRPr="00337B88" w:rsidRDefault="00932DEB" w:rsidP="00932DEB">
      <w:pPr>
        <w:rPr>
          <w:rFonts w:asciiTheme="minorHAnsi" w:hAnsiTheme="minorHAnsi"/>
          <w:noProof/>
        </w:rPr>
      </w:pPr>
    </w:p>
    <w:p w:rsidR="00932DEB" w:rsidRPr="00337B88" w:rsidRDefault="00932DEB" w:rsidP="00932DEB">
      <w:pPr>
        <w:ind w:left="720"/>
        <w:rPr>
          <w:rFonts w:asciiTheme="minorHAnsi" w:hAnsiTheme="minorHAnsi"/>
          <w:b/>
          <w:bCs/>
          <w:noProof/>
          <w:u w:val="single"/>
        </w:rPr>
      </w:pPr>
      <w:bookmarkStart w:id="51" w:name="Certificate"/>
      <w:r w:rsidRPr="00337B88">
        <w:rPr>
          <w:rFonts w:asciiTheme="minorHAnsi" w:hAnsiTheme="minorHAnsi"/>
          <w:b/>
          <w:bCs/>
          <w:noProof/>
          <w:u w:val="single"/>
        </w:rPr>
        <w:t xml:space="preserve">Certificate </w:t>
      </w:r>
      <w:bookmarkEnd w:id="51"/>
      <w:r w:rsidRPr="00337B88">
        <w:rPr>
          <w:rFonts w:asciiTheme="minorHAnsi" w:hAnsiTheme="minorHAnsi"/>
          <w:b/>
          <w:bCs/>
          <w:noProof/>
          <w:u w:val="single"/>
        </w:rPr>
        <w:t>tab</w:t>
      </w:r>
    </w:p>
    <w:p w:rsidR="00932DEB" w:rsidRPr="00337B88" w:rsidRDefault="00932DEB" w:rsidP="00932DEB">
      <w:pPr>
        <w:ind w:left="720"/>
        <w:rPr>
          <w:rFonts w:asciiTheme="minorHAnsi" w:hAnsiTheme="minorHAnsi"/>
          <w:b/>
          <w:bCs/>
          <w:noProof/>
          <w:u w:val="single"/>
        </w:rPr>
      </w:pPr>
    </w:p>
    <w:p w:rsidR="00932DEB" w:rsidRPr="00337B88" w:rsidRDefault="00932DEB" w:rsidP="00932DEB">
      <w:pPr>
        <w:ind w:left="720"/>
        <w:rPr>
          <w:rFonts w:asciiTheme="minorHAnsi" w:hAnsiTheme="minorHAnsi"/>
          <w:noProof/>
        </w:rPr>
      </w:pPr>
      <w:r w:rsidRPr="00337B88">
        <w:rPr>
          <w:rFonts w:asciiTheme="minorHAnsi" w:hAnsiTheme="minorHAnsi"/>
          <w:noProof/>
        </w:rPr>
        <w:t>Certificate tab displays certificates associated to selected project/folder</w:t>
      </w:r>
      <w:r w:rsidR="00FE5E57">
        <w:rPr>
          <w:rFonts w:asciiTheme="minorHAnsi" w:hAnsiTheme="minorHAnsi"/>
          <w:noProof/>
        </w:rPr>
        <w:t>.</w:t>
      </w:r>
    </w:p>
    <w:p w:rsidR="00932DEB" w:rsidRPr="00337B88" w:rsidRDefault="00932DEB" w:rsidP="00932DEB">
      <w:pPr>
        <w:ind w:left="720"/>
        <w:rPr>
          <w:rFonts w:asciiTheme="minorHAnsi" w:hAnsiTheme="minorHAnsi"/>
          <w:noProof/>
          <w:u w:val="single"/>
        </w:rPr>
      </w:pPr>
    </w:p>
    <w:p w:rsidR="00932DEB" w:rsidRPr="00337B88" w:rsidRDefault="00932DEB" w:rsidP="00932DEB">
      <w:pPr>
        <w:ind w:left="720"/>
        <w:rPr>
          <w:rFonts w:asciiTheme="minorHAnsi" w:hAnsiTheme="minorHAnsi"/>
        </w:rPr>
      </w:pPr>
      <w:r w:rsidRPr="00337B88">
        <w:rPr>
          <w:rFonts w:asciiTheme="minorHAnsi" w:hAnsiTheme="minorHAnsi"/>
        </w:rPr>
        <w:t xml:space="preserve">Folder certificates details are retrieved from </w:t>
      </w:r>
      <w:proofErr w:type="spellStart"/>
      <w:r w:rsidR="007D652A">
        <w:rPr>
          <w:rFonts w:asciiTheme="minorHAnsi" w:hAnsiTheme="minorHAnsi"/>
        </w:rPr>
        <w:t>ATS_FolderCertificate</w:t>
      </w:r>
      <w:proofErr w:type="spellEnd"/>
      <w:r w:rsidR="007D652A">
        <w:rPr>
          <w:rFonts w:asciiTheme="minorHAnsi" w:hAnsiTheme="minorHAnsi"/>
        </w:rPr>
        <w:t xml:space="preserve"> table</w:t>
      </w:r>
      <w:r w:rsidRPr="00337B88">
        <w:rPr>
          <w:rFonts w:asciiTheme="minorHAnsi" w:hAnsiTheme="minorHAnsi"/>
        </w:rPr>
        <w:t xml:space="preserve"> </w:t>
      </w:r>
      <w:proofErr w:type="gramStart"/>
      <w:r w:rsidRPr="00337B88">
        <w:rPr>
          <w:rFonts w:asciiTheme="minorHAnsi" w:hAnsiTheme="minorHAnsi"/>
        </w:rPr>
        <w:t xml:space="preserve">by  </w:t>
      </w:r>
      <w:proofErr w:type="spellStart"/>
      <w:r w:rsidR="00B34A2C">
        <w:rPr>
          <w:rFonts w:asciiTheme="minorHAnsi" w:hAnsiTheme="minorHAnsi"/>
        </w:rPr>
        <w:t>ATS</w:t>
      </w:r>
      <w:proofErr w:type="gramEnd"/>
      <w:r w:rsidR="00B34A2C">
        <w:rPr>
          <w:rFonts w:asciiTheme="minorHAnsi" w:hAnsiTheme="minorHAnsi"/>
        </w:rPr>
        <w:t>_</w:t>
      </w:r>
      <w:r w:rsidR="00087904">
        <w:rPr>
          <w:rFonts w:asciiTheme="minorHAnsi" w:hAnsiTheme="minorHAnsi"/>
        </w:rPr>
        <w:t>Hierarchy.</w:t>
      </w:r>
      <w:r w:rsidRPr="00337B88">
        <w:rPr>
          <w:rFonts w:asciiTheme="minorHAnsi" w:hAnsiTheme="minorHAnsi"/>
        </w:rPr>
        <w:t>Id</w:t>
      </w:r>
      <w:proofErr w:type="spellEnd"/>
      <w:r w:rsidRPr="00337B88">
        <w:rPr>
          <w:rFonts w:asciiTheme="minorHAnsi" w:hAnsiTheme="minorHAnsi"/>
        </w:rPr>
        <w:t xml:space="preserve"> – see </w:t>
      </w:r>
      <w:hyperlink w:anchor="_FolderCertificate" w:history="1">
        <w:r w:rsidRPr="00337B88">
          <w:rPr>
            <w:rStyle w:val="Hyperlink"/>
            <w:rFonts w:asciiTheme="minorHAnsi" w:hAnsiTheme="minorHAnsi"/>
          </w:rPr>
          <w:t>Table Definition section</w:t>
        </w:r>
      </w:hyperlink>
      <w:r w:rsidRPr="00337B88">
        <w:rPr>
          <w:rFonts w:asciiTheme="minorHAnsi" w:hAnsiTheme="minorHAnsi"/>
        </w:rPr>
        <w:t xml:space="preserve"> </w:t>
      </w:r>
      <w:r w:rsidRPr="00337B88">
        <w:rPr>
          <w:rFonts w:asciiTheme="minorHAnsi" w:hAnsiTheme="minorHAnsi"/>
        </w:rPr>
        <w:fldChar w:fldCharType="begin"/>
      </w:r>
      <w:r w:rsidRPr="00337B88">
        <w:rPr>
          <w:rFonts w:asciiTheme="minorHAnsi" w:hAnsiTheme="minorHAnsi"/>
        </w:rPr>
        <w:instrText xml:space="preserve"> REF _Ref367650936 \r \h  \* MERGEFORMAT </w:instrText>
      </w:r>
      <w:r w:rsidRPr="00337B88">
        <w:rPr>
          <w:rFonts w:asciiTheme="minorHAnsi" w:hAnsiTheme="minorHAnsi"/>
        </w:rPr>
      </w:r>
      <w:r w:rsidRPr="00337B88">
        <w:rPr>
          <w:rFonts w:asciiTheme="minorHAnsi" w:hAnsiTheme="minorHAnsi"/>
        </w:rPr>
        <w:fldChar w:fldCharType="separate"/>
      </w:r>
      <w:r w:rsidRPr="00337B88">
        <w:rPr>
          <w:rFonts w:asciiTheme="minorHAnsi" w:hAnsiTheme="minorHAnsi"/>
          <w:cs/>
        </w:rPr>
        <w:t>‎</w:t>
      </w:r>
      <w:r w:rsidRPr="00337B88">
        <w:rPr>
          <w:rFonts w:asciiTheme="minorHAnsi" w:hAnsiTheme="minorHAnsi"/>
        </w:rPr>
        <w:fldChar w:fldCharType="end"/>
      </w:r>
      <w:r w:rsidRPr="00337B88">
        <w:rPr>
          <w:rFonts w:asciiTheme="minorHAnsi" w:hAnsiTheme="minorHAnsi"/>
        </w:rPr>
        <w:t>.</w:t>
      </w:r>
    </w:p>
    <w:p w:rsidR="00932DEB" w:rsidRPr="00337B88" w:rsidRDefault="00932DEB" w:rsidP="00932DEB">
      <w:pPr>
        <w:ind w:left="720"/>
        <w:rPr>
          <w:rFonts w:asciiTheme="minorHAnsi" w:hAnsiTheme="minorHAnsi"/>
        </w:rPr>
      </w:pPr>
      <w:r w:rsidRPr="00337B88">
        <w:rPr>
          <w:rFonts w:asciiTheme="minorHAnsi" w:hAnsiTheme="minorHAnsi"/>
        </w:rPr>
        <w:t>Certificate name, icon – Open Issue #1 (API – get certificate details by Certificate ID)</w:t>
      </w:r>
    </w:p>
    <w:p w:rsidR="00932DEB" w:rsidRPr="00337B88" w:rsidRDefault="00932DEB" w:rsidP="00932DEB">
      <w:pPr>
        <w:ind w:left="720"/>
        <w:rPr>
          <w:rFonts w:asciiTheme="minorHAnsi" w:hAnsiTheme="minorHAnsi"/>
          <w:szCs w:val="18"/>
        </w:rPr>
      </w:pPr>
      <w:r w:rsidRPr="00337B88">
        <w:rPr>
          <w:rFonts w:asciiTheme="minorHAnsi" w:hAnsiTheme="minorHAnsi"/>
          <w:szCs w:val="18"/>
        </w:rPr>
        <w:t>Certificate button – certificates list is displayed upon pressing Certificate button (missing API – Open Issue #1)</w:t>
      </w:r>
    </w:p>
    <w:p w:rsidR="00932DEB" w:rsidRPr="00337B88" w:rsidRDefault="00932DEB" w:rsidP="00932DEB">
      <w:pPr>
        <w:ind w:left="720"/>
        <w:rPr>
          <w:rFonts w:asciiTheme="minorHAnsi" w:hAnsiTheme="minorHAnsi"/>
          <w:szCs w:val="18"/>
        </w:rPr>
      </w:pPr>
    </w:p>
    <w:p w:rsidR="00932DEB" w:rsidRPr="00337B88" w:rsidRDefault="00932DEB" w:rsidP="00932DEB">
      <w:pPr>
        <w:ind w:left="720"/>
        <w:rPr>
          <w:rFonts w:asciiTheme="minorHAnsi" w:hAnsiTheme="minorHAnsi"/>
          <w:szCs w:val="18"/>
        </w:rPr>
      </w:pPr>
      <w:r w:rsidRPr="00337B88">
        <w:rPr>
          <w:rFonts w:asciiTheme="minorHAnsi" w:hAnsiTheme="minorHAnsi"/>
          <w:szCs w:val="18"/>
        </w:rPr>
        <w:t xml:space="preserve">Certificate is applicable for current folder only. </w:t>
      </w:r>
    </w:p>
    <w:p w:rsidR="00932DEB" w:rsidRPr="00373687" w:rsidRDefault="00932DEB" w:rsidP="00932DEB">
      <w:pPr>
        <w:rPr>
          <w:szCs w:val="18"/>
        </w:rPr>
      </w:pPr>
    </w:p>
    <w:p w:rsidR="00932DEB" w:rsidRPr="00373687" w:rsidRDefault="00932DEB" w:rsidP="00150EAA">
      <w:pPr>
        <w:ind w:left="720"/>
        <w:rPr>
          <w:noProof/>
          <w:szCs w:val="18"/>
        </w:rPr>
      </w:pPr>
      <w:r>
        <w:rPr>
          <w:noProof/>
          <w:lang w:bidi="ar-SA"/>
        </w:rPr>
        <w:lastRenderedPageBreak/>
        <w:drawing>
          <wp:inline distT="0" distB="0" distL="0" distR="0" wp14:anchorId="1AC38F74" wp14:editId="5B632278">
            <wp:extent cx="5852160" cy="3712620"/>
            <wp:effectExtent l="0" t="0" r="0" b="2540"/>
            <wp:docPr id="29700" name="Picture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52160" cy="3712620"/>
                    </a:xfrm>
                    <a:prstGeom prst="rect">
                      <a:avLst/>
                    </a:prstGeom>
                  </pic:spPr>
                </pic:pic>
              </a:graphicData>
            </a:graphic>
          </wp:inline>
        </w:drawing>
      </w:r>
    </w:p>
    <w:p w:rsidR="00932DEB" w:rsidRPr="00373687" w:rsidRDefault="00932DEB" w:rsidP="00932DEB">
      <w:pPr>
        <w:ind w:left="720"/>
        <w:rPr>
          <w:szCs w:val="18"/>
        </w:rPr>
      </w:pPr>
    </w:p>
    <w:p w:rsidR="00932DEB" w:rsidRPr="00373687" w:rsidRDefault="00932DEB" w:rsidP="00932DEB">
      <w:pPr>
        <w:ind w:left="720"/>
        <w:rPr>
          <w:szCs w:val="18"/>
          <w:u w:val="single"/>
        </w:rPr>
      </w:pPr>
    </w:p>
    <w:p w:rsidR="00932DEB" w:rsidRPr="00337B88" w:rsidRDefault="00932DEB" w:rsidP="00337B88">
      <w:pPr>
        <w:ind w:left="720"/>
        <w:rPr>
          <w:rFonts w:asciiTheme="minorHAnsi" w:hAnsiTheme="minorHAnsi"/>
          <w:b/>
          <w:bCs/>
          <w:noProof/>
          <w:u w:val="single"/>
        </w:rPr>
      </w:pPr>
      <w:r w:rsidRPr="00337B88">
        <w:rPr>
          <w:rFonts w:asciiTheme="minorHAnsi" w:hAnsiTheme="minorHAnsi"/>
          <w:b/>
          <w:bCs/>
          <w:noProof/>
          <w:u w:val="single"/>
        </w:rPr>
        <w:t>Properties Tab</w:t>
      </w:r>
    </w:p>
    <w:p w:rsidR="00932DEB" w:rsidRPr="00337B88" w:rsidRDefault="00932DEB" w:rsidP="004C4A9D">
      <w:pPr>
        <w:ind w:left="1440"/>
        <w:rPr>
          <w:rFonts w:asciiTheme="minorHAnsi" w:hAnsiTheme="minorHAnsi"/>
          <w:szCs w:val="18"/>
        </w:rPr>
      </w:pPr>
    </w:p>
    <w:p w:rsidR="00932DEB" w:rsidRPr="00337B88" w:rsidRDefault="00932DEB" w:rsidP="004C4A9D">
      <w:pPr>
        <w:ind w:left="720"/>
        <w:rPr>
          <w:rFonts w:asciiTheme="minorHAnsi" w:hAnsiTheme="minorHAnsi"/>
          <w:szCs w:val="22"/>
        </w:rPr>
      </w:pPr>
      <w:r w:rsidRPr="00337B88">
        <w:rPr>
          <w:rFonts w:asciiTheme="minorHAnsi" w:hAnsiTheme="minorHAnsi"/>
          <w:szCs w:val="22"/>
        </w:rPr>
        <w:t xml:space="preserve">Name: Editable, text 30, </w:t>
      </w:r>
      <w:proofErr w:type="spellStart"/>
      <w:r w:rsidR="00B34A2C">
        <w:rPr>
          <w:rFonts w:asciiTheme="minorHAnsi" w:hAnsiTheme="minorHAnsi"/>
          <w:szCs w:val="22"/>
        </w:rPr>
        <w:t>ATS_</w:t>
      </w:r>
      <w:r w:rsidR="00087904">
        <w:rPr>
          <w:rFonts w:asciiTheme="minorHAnsi" w:hAnsiTheme="minorHAnsi"/>
          <w:szCs w:val="22"/>
        </w:rPr>
        <w:t>Hierarchy.</w:t>
      </w:r>
      <w:r w:rsidRPr="00337B88">
        <w:rPr>
          <w:rFonts w:asciiTheme="minorHAnsi" w:hAnsiTheme="minorHAnsi"/>
          <w:szCs w:val="22"/>
        </w:rPr>
        <w:t>Name</w:t>
      </w:r>
      <w:proofErr w:type="spellEnd"/>
    </w:p>
    <w:p w:rsidR="00932DEB" w:rsidRPr="00337B88" w:rsidRDefault="00932DEB" w:rsidP="004C4A9D">
      <w:pPr>
        <w:ind w:left="720"/>
        <w:rPr>
          <w:rFonts w:asciiTheme="minorHAnsi" w:hAnsiTheme="minorHAnsi"/>
          <w:szCs w:val="22"/>
        </w:rPr>
      </w:pPr>
      <w:r w:rsidRPr="00337B88">
        <w:rPr>
          <w:rFonts w:asciiTheme="minorHAnsi" w:hAnsiTheme="minorHAnsi"/>
          <w:szCs w:val="22"/>
        </w:rPr>
        <w:t xml:space="preserve">Description: Editable, text, </w:t>
      </w:r>
      <w:proofErr w:type="spellStart"/>
      <w:r w:rsidR="00B34A2C">
        <w:rPr>
          <w:rFonts w:asciiTheme="minorHAnsi" w:hAnsiTheme="minorHAnsi"/>
          <w:szCs w:val="22"/>
        </w:rPr>
        <w:t>ATS_</w:t>
      </w:r>
      <w:r w:rsidR="00087904">
        <w:rPr>
          <w:rFonts w:asciiTheme="minorHAnsi" w:hAnsiTheme="minorHAnsi"/>
          <w:szCs w:val="22"/>
        </w:rPr>
        <w:t>Hierarchy.</w:t>
      </w:r>
      <w:r w:rsidRPr="00337B88">
        <w:rPr>
          <w:rFonts w:asciiTheme="minorHAnsi" w:hAnsiTheme="minorHAnsi"/>
          <w:szCs w:val="22"/>
        </w:rPr>
        <w:t>Description</w:t>
      </w:r>
      <w:proofErr w:type="spellEnd"/>
    </w:p>
    <w:p w:rsidR="00932DEB" w:rsidRPr="00337B88" w:rsidRDefault="00932DEB" w:rsidP="004C4A9D">
      <w:pPr>
        <w:ind w:left="720"/>
        <w:rPr>
          <w:rFonts w:asciiTheme="minorHAnsi" w:hAnsiTheme="minorHAnsi"/>
          <w:szCs w:val="22"/>
        </w:rPr>
      </w:pPr>
      <w:r w:rsidRPr="00337B88">
        <w:rPr>
          <w:rFonts w:asciiTheme="minorHAnsi" w:hAnsiTheme="minorHAnsi"/>
          <w:szCs w:val="22"/>
        </w:rPr>
        <w:t xml:space="preserve">Created: Not editable, text, </w:t>
      </w:r>
      <w:proofErr w:type="spellStart"/>
      <w:r w:rsidR="00B34A2C">
        <w:rPr>
          <w:rFonts w:asciiTheme="minorHAnsi" w:hAnsiTheme="minorHAnsi"/>
          <w:szCs w:val="22"/>
        </w:rPr>
        <w:t>ATS_</w:t>
      </w:r>
      <w:r w:rsidR="00087904">
        <w:rPr>
          <w:rFonts w:asciiTheme="minorHAnsi" w:hAnsiTheme="minorHAnsi"/>
          <w:szCs w:val="22"/>
        </w:rPr>
        <w:t>Hierarchy.</w:t>
      </w:r>
      <w:r w:rsidRPr="00337B88">
        <w:rPr>
          <w:rFonts w:asciiTheme="minorHAnsi" w:hAnsiTheme="minorHAnsi"/>
          <w:szCs w:val="22"/>
        </w:rPr>
        <w:t>CreationDate</w:t>
      </w:r>
      <w:proofErr w:type="spellEnd"/>
    </w:p>
    <w:p w:rsidR="00932DEB" w:rsidRPr="00337B88" w:rsidRDefault="00932DEB" w:rsidP="004C4A9D">
      <w:pPr>
        <w:ind w:left="720"/>
        <w:rPr>
          <w:rFonts w:asciiTheme="minorHAnsi" w:hAnsiTheme="minorHAnsi"/>
          <w:szCs w:val="22"/>
        </w:rPr>
      </w:pPr>
      <w:r w:rsidRPr="00337B88">
        <w:rPr>
          <w:rFonts w:asciiTheme="minorHAnsi" w:hAnsiTheme="minorHAnsi"/>
          <w:szCs w:val="22"/>
        </w:rPr>
        <w:t xml:space="preserve">Last Modified &amp; Last Modified By: Not editable, determined by latest </w:t>
      </w:r>
      <w:proofErr w:type="spellStart"/>
      <w:r w:rsidRPr="00337B88">
        <w:rPr>
          <w:rFonts w:asciiTheme="minorHAnsi" w:hAnsiTheme="minorHAnsi"/>
          <w:szCs w:val="22"/>
        </w:rPr>
        <w:t>LastModifiedDate</w:t>
      </w:r>
      <w:proofErr w:type="spellEnd"/>
      <w:r w:rsidRPr="00337B88">
        <w:rPr>
          <w:rFonts w:asciiTheme="minorHAnsi" w:hAnsiTheme="minorHAnsi"/>
          <w:szCs w:val="22"/>
        </w:rPr>
        <w:t xml:space="preserve"> from all related tables</w:t>
      </w:r>
      <w:r w:rsidR="00337B88">
        <w:rPr>
          <w:rFonts w:asciiTheme="minorHAnsi" w:hAnsiTheme="minorHAnsi"/>
          <w:szCs w:val="22"/>
        </w:rPr>
        <w:t>.</w:t>
      </w:r>
    </w:p>
    <w:p w:rsidR="00932DEB" w:rsidRPr="006F19C7" w:rsidRDefault="00932DEB" w:rsidP="004C4A9D">
      <w:pPr>
        <w:ind w:left="720"/>
        <w:rPr>
          <w:noProof/>
          <w:szCs w:val="22"/>
        </w:rPr>
      </w:pPr>
      <w:r w:rsidRPr="006F19C7">
        <w:rPr>
          <w:noProof/>
          <w:szCs w:val="22"/>
        </w:rPr>
        <w:t xml:space="preserve"> </w:t>
      </w:r>
    </w:p>
    <w:p w:rsidR="00932DEB" w:rsidRDefault="00932DEB" w:rsidP="00150EAA">
      <w:pPr>
        <w:pStyle w:val="ListParagraph"/>
        <w:rPr>
          <w:szCs w:val="18"/>
        </w:rPr>
      </w:pPr>
      <w:r>
        <w:rPr>
          <w:noProof/>
        </w:rPr>
        <w:lastRenderedPageBreak/>
        <w:drawing>
          <wp:inline distT="0" distB="0" distL="0" distR="0" wp14:anchorId="052E3176" wp14:editId="582C2381">
            <wp:extent cx="5852160" cy="4197174"/>
            <wp:effectExtent l="0" t="0" r="0" b="0"/>
            <wp:docPr id="29701" name="Picture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52160" cy="4197174"/>
                    </a:xfrm>
                    <a:prstGeom prst="rect">
                      <a:avLst/>
                    </a:prstGeom>
                  </pic:spPr>
                </pic:pic>
              </a:graphicData>
            </a:graphic>
          </wp:inline>
        </w:drawing>
      </w:r>
    </w:p>
    <w:p w:rsidR="00932DEB" w:rsidRPr="00373687" w:rsidRDefault="00932DEB" w:rsidP="004C4A9D">
      <w:pPr>
        <w:pStyle w:val="ListParagraph"/>
        <w:ind w:left="1440"/>
        <w:rPr>
          <w:szCs w:val="18"/>
        </w:rPr>
      </w:pPr>
    </w:p>
    <w:p w:rsidR="00932DEB" w:rsidRPr="00337B88" w:rsidRDefault="00932DEB" w:rsidP="00337B88">
      <w:pPr>
        <w:spacing w:line="288" w:lineRule="auto"/>
        <w:ind w:left="720"/>
        <w:rPr>
          <w:rFonts w:asciiTheme="minorHAnsi" w:hAnsiTheme="minorHAnsi"/>
          <w:b/>
          <w:bCs/>
          <w:noProof/>
          <w:u w:val="single"/>
        </w:rPr>
      </w:pPr>
      <w:r w:rsidRPr="00337B88">
        <w:rPr>
          <w:rFonts w:asciiTheme="minorHAnsi" w:hAnsiTheme="minorHAnsi"/>
          <w:b/>
          <w:bCs/>
          <w:noProof/>
          <w:u w:val="single"/>
        </w:rPr>
        <w:t xml:space="preserve">Project </w:t>
      </w:r>
    </w:p>
    <w:p w:rsidR="00932DEB" w:rsidRPr="00373687" w:rsidRDefault="00932DEB" w:rsidP="00150EAA">
      <w:pPr>
        <w:pStyle w:val="ListParagraph"/>
        <w:ind w:left="1080"/>
        <w:rPr>
          <w:b/>
          <w:bCs/>
          <w:szCs w:val="18"/>
        </w:rPr>
      </w:pPr>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 xml:space="preserve">Project is a folder containing at least one content. Project tree details (parent folder, last update date, folder name and sequence) are retrieved from </w:t>
      </w:r>
      <w:proofErr w:type="spellStart"/>
      <w:r w:rsidR="00087904">
        <w:rPr>
          <w:rFonts w:asciiTheme="minorHAnsi" w:hAnsiTheme="minorHAnsi"/>
          <w:sz w:val="24"/>
          <w:szCs w:val="24"/>
        </w:rPr>
        <w:t>ATS_Hierarchy</w:t>
      </w:r>
      <w:proofErr w:type="spellEnd"/>
      <w:r w:rsidR="00087904">
        <w:rPr>
          <w:rFonts w:asciiTheme="minorHAnsi" w:hAnsiTheme="minorHAnsi"/>
          <w:sz w:val="24"/>
          <w:szCs w:val="24"/>
        </w:rPr>
        <w:t xml:space="preserve"> table</w:t>
      </w:r>
      <w:r w:rsidRPr="00337B88">
        <w:rPr>
          <w:rFonts w:asciiTheme="minorHAnsi" w:hAnsiTheme="minorHAnsi"/>
          <w:sz w:val="24"/>
          <w:szCs w:val="24"/>
        </w:rPr>
        <w:t xml:space="preserve">.  </w:t>
      </w:r>
      <w:proofErr w:type="spellStart"/>
      <w:r w:rsidR="00B34A2C">
        <w:rPr>
          <w:rFonts w:asciiTheme="minorHAnsi" w:hAnsiTheme="minorHAnsi"/>
          <w:sz w:val="24"/>
          <w:szCs w:val="24"/>
        </w:rPr>
        <w:t>ATS_</w:t>
      </w:r>
      <w:r w:rsidR="00087904">
        <w:rPr>
          <w:rFonts w:asciiTheme="minorHAnsi" w:hAnsiTheme="minorHAnsi"/>
          <w:sz w:val="24"/>
          <w:szCs w:val="24"/>
        </w:rPr>
        <w:t>Hierarchy.</w:t>
      </w:r>
      <w:r w:rsidR="000A47F3">
        <w:rPr>
          <w:rFonts w:asciiTheme="minorHAnsi" w:hAnsiTheme="minorHAnsi"/>
          <w:sz w:val="24"/>
          <w:szCs w:val="24"/>
        </w:rPr>
        <w:t>NodeType</w:t>
      </w:r>
      <w:proofErr w:type="spellEnd"/>
      <w:r w:rsidR="000A47F3">
        <w:rPr>
          <w:rFonts w:asciiTheme="minorHAnsi" w:hAnsiTheme="minorHAnsi"/>
          <w:sz w:val="24"/>
          <w:szCs w:val="24"/>
        </w:rPr>
        <w:t>=’P’ for Project node.</w:t>
      </w:r>
    </w:p>
    <w:p w:rsidR="00932DEB" w:rsidRPr="00337B88" w:rsidRDefault="00932DEB" w:rsidP="00337B88">
      <w:pPr>
        <w:pStyle w:val="ListParagraph"/>
        <w:rPr>
          <w:rFonts w:asciiTheme="minorHAnsi" w:hAnsiTheme="minorHAnsi"/>
          <w:sz w:val="24"/>
          <w:szCs w:val="24"/>
        </w:rPr>
      </w:pPr>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Project right click menu will contain the following options:</w:t>
      </w:r>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Show/Hide Versions – according to current view mode</w:t>
      </w:r>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New Clone Project</w:t>
      </w:r>
      <w:r w:rsidRPr="00337B88">
        <w:rPr>
          <w:rFonts w:asciiTheme="minorHAnsi" w:hAnsiTheme="minorHAnsi"/>
          <w:sz w:val="24"/>
          <w:szCs w:val="24"/>
        </w:rPr>
        <w:sym w:font="Wingdings" w:char="F0E0"/>
      </w:r>
      <w:r w:rsidRPr="00337B88">
        <w:rPr>
          <w:rFonts w:asciiTheme="minorHAnsi" w:hAnsiTheme="minorHAnsi"/>
          <w:sz w:val="24"/>
          <w:szCs w:val="24"/>
        </w:rPr>
        <w:t xml:space="preserve">Related, Regular – User will be able to decide whether to create related project (Multi MAKAT) or independent </w:t>
      </w:r>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Cut</w:t>
      </w:r>
    </w:p>
    <w:p w:rsidR="00932DEB" w:rsidRPr="00337B88" w:rsidRDefault="00932DEB" w:rsidP="00A53F18">
      <w:pPr>
        <w:pStyle w:val="ListParagraph"/>
        <w:rPr>
          <w:rFonts w:asciiTheme="minorHAnsi" w:hAnsiTheme="minorHAnsi"/>
          <w:sz w:val="24"/>
          <w:szCs w:val="24"/>
        </w:rPr>
      </w:pPr>
      <w:r w:rsidRPr="00337B88">
        <w:rPr>
          <w:rFonts w:asciiTheme="minorHAnsi" w:hAnsiTheme="minorHAnsi"/>
          <w:sz w:val="24"/>
          <w:szCs w:val="24"/>
        </w:rPr>
        <w:t>Paste</w:t>
      </w:r>
      <w:del w:id="52" w:author="Ella Goldberg(Contractor)" w:date="2013-11-05T13:44:00Z">
        <w:r w:rsidRPr="00337B88" w:rsidDel="00A53F18">
          <w:rPr>
            <w:rFonts w:asciiTheme="minorHAnsi" w:hAnsiTheme="minorHAnsi"/>
            <w:sz w:val="24"/>
            <w:szCs w:val="24"/>
          </w:rPr>
          <w:delText xml:space="preserve"> – displayed only when previous Cut action was performed</w:delText>
        </w:r>
      </w:del>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Disable/Resume – based on current project status (</w:t>
      </w:r>
      <w:proofErr w:type="spellStart"/>
      <w:r w:rsidR="00B34A2C">
        <w:rPr>
          <w:rFonts w:asciiTheme="minorHAnsi" w:hAnsiTheme="minorHAnsi"/>
          <w:sz w:val="24"/>
          <w:szCs w:val="24"/>
        </w:rPr>
        <w:t>ATS_</w:t>
      </w:r>
      <w:r w:rsidR="00087904">
        <w:rPr>
          <w:rFonts w:asciiTheme="minorHAnsi" w:hAnsiTheme="minorHAnsi"/>
          <w:sz w:val="24"/>
          <w:szCs w:val="24"/>
        </w:rPr>
        <w:t>Hierarchy.</w:t>
      </w:r>
      <w:r w:rsidRPr="00337B88">
        <w:rPr>
          <w:rFonts w:asciiTheme="minorHAnsi" w:hAnsiTheme="minorHAnsi"/>
          <w:sz w:val="24"/>
          <w:szCs w:val="24"/>
        </w:rPr>
        <w:t>ProjectStatus</w:t>
      </w:r>
      <w:proofErr w:type="spellEnd"/>
      <w:r w:rsidRPr="00337B88">
        <w:rPr>
          <w:rFonts w:asciiTheme="minorHAnsi" w:hAnsiTheme="minorHAnsi"/>
          <w:sz w:val="24"/>
          <w:szCs w:val="24"/>
        </w:rPr>
        <w:t xml:space="preserve"> field)</w:t>
      </w:r>
    </w:p>
    <w:p w:rsidR="00932DEB" w:rsidRPr="00337B88" w:rsidRDefault="00932DEB" w:rsidP="00337B88">
      <w:pPr>
        <w:pStyle w:val="ListParagraph"/>
        <w:rPr>
          <w:rFonts w:asciiTheme="minorHAnsi" w:hAnsiTheme="minorHAnsi"/>
          <w:sz w:val="24"/>
          <w:szCs w:val="24"/>
        </w:rPr>
      </w:pPr>
    </w:p>
    <w:p w:rsidR="00932DEB" w:rsidRPr="00337B88" w:rsidRDefault="00932DEB" w:rsidP="00337B88">
      <w:pPr>
        <w:pStyle w:val="ListParagraph"/>
        <w:rPr>
          <w:rFonts w:asciiTheme="minorHAnsi" w:hAnsiTheme="minorHAnsi"/>
          <w:sz w:val="24"/>
          <w:szCs w:val="24"/>
        </w:rPr>
      </w:pPr>
      <w:r w:rsidRPr="00337B88">
        <w:rPr>
          <w:rFonts w:asciiTheme="minorHAnsi" w:hAnsiTheme="minorHAnsi"/>
          <w:sz w:val="24"/>
          <w:szCs w:val="24"/>
        </w:rPr>
        <w:t xml:space="preserve">Project menu options are subject for security validation - see details in </w:t>
      </w:r>
      <w:hyperlink w:anchor="_Security" w:history="1">
        <w:r w:rsidRPr="00337B88">
          <w:rPr>
            <w:rStyle w:val="Hyperlink"/>
            <w:rFonts w:asciiTheme="minorHAnsi" w:hAnsiTheme="minorHAnsi"/>
            <w:sz w:val="24"/>
            <w:szCs w:val="24"/>
          </w:rPr>
          <w:t>Security section</w:t>
        </w:r>
      </w:hyperlink>
    </w:p>
    <w:p w:rsidR="00932DEB" w:rsidRDefault="00932DEB"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Default="00FE5E57" w:rsidP="00337B88">
      <w:pPr>
        <w:pStyle w:val="ListParagraph"/>
        <w:rPr>
          <w:rFonts w:asciiTheme="minorHAnsi" w:hAnsiTheme="minorHAnsi"/>
          <w:sz w:val="24"/>
          <w:szCs w:val="24"/>
        </w:rPr>
      </w:pPr>
    </w:p>
    <w:p w:rsidR="00FE5E57" w:rsidRPr="00337B88" w:rsidRDefault="00FE5E57" w:rsidP="00337B88">
      <w:pPr>
        <w:pStyle w:val="ListParagraph"/>
        <w:rPr>
          <w:rFonts w:asciiTheme="minorHAnsi" w:hAnsiTheme="minorHAnsi"/>
          <w:sz w:val="24"/>
          <w:szCs w:val="24"/>
        </w:rPr>
      </w:pPr>
    </w:p>
    <w:p w:rsidR="00932DEB" w:rsidRPr="00337B88" w:rsidRDefault="00932DEB" w:rsidP="00337B88">
      <w:pPr>
        <w:ind w:firstLine="720"/>
        <w:rPr>
          <w:rFonts w:asciiTheme="minorHAnsi" w:hAnsiTheme="minorHAnsi"/>
          <w:b/>
          <w:bCs/>
          <w:u w:val="single"/>
        </w:rPr>
      </w:pPr>
      <w:bookmarkStart w:id="53" w:name="ProjectTab"/>
      <w:r w:rsidRPr="00337B88">
        <w:rPr>
          <w:rFonts w:asciiTheme="minorHAnsi" w:hAnsiTheme="minorHAnsi"/>
          <w:b/>
          <w:bCs/>
          <w:u w:val="single"/>
        </w:rPr>
        <w:t>Project first tab</w:t>
      </w:r>
    </w:p>
    <w:p w:rsidR="00932DEB" w:rsidRPr="00337B88" w:rsidRDefault="00932DEB" w:rsidP="00337B88">
      <w:pPr>
        <w:ind w:firstLine="720"/>
        <w:rPr>
          <w:rFonts w:asciiTheme="minorHAnsi" w:hAnsiTheme="minorHAnsi"/>
        </w:rPr>
      </w:pPr>
      <w:r w:rsidRPr="00337B88">
        <w:rPr>
          <w:rFonts w:asciiTheme="minorHAnsi" w:hAnsiTheme="minorHAnsi"/>
        </w:rPr>
        <w:t>Project first tab will show list of contents associated to the project version</w:t>
      </w:r>
    </w:p>
    <w:bookmarkEnd w:id="53"/>
    <w:p w:rsidR="00932DEB" w:rsidRPr="00337B88" w:rsidRDefault="00932DEB" w:rsidP="00337B88">
      <w:pPr>
        <w:pStyle w:val="ListParagraph"/>
        <w:ind w:left="360"/>
        <w:rPr>
          <w:rFonts w:asciiTheme="minorHAnsi" w:hAnsiTheme="minorHAnsi"/>
          <w:sz w:val="24"/>
          <w:szCs w:val="24"/>
        </w:rPr>
      </w:pPr>
    </w:p>
    <w:p w:rsidR="00932DEB" w:rsidRPr="00373687" w:rsidRDefault="00932DEB" w:rsidP="00932DEB">
      <w:pPr>
        <w:pStyle w:val="ListParagraph"/>
        <w:rPr>
          <w:szCs w:val="18"/>
        </w:rPr>
      </w:pPr>
      <w:r>
        <w:rPr>
          <w:noProof/>
        </w:rPr>
        <w:drawing>
          <wp:inline distT="0" distB="0" distL="0" distR="0" wp14:anchorId="305AE913" wp14:editId="2AAC563F">
            <wp:extent cx="5852160" cy="2967970"/>
            <wp:effectExtent l="0" t="0" r="0" b="4445"/>
            <wp:docPr id="29702" name="Picture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52160" cy="2967970"/>
                    </a:xfrm>
                    <a:prstGeom prst="rect">
                      <a:avLst/>
                    </a:prstGeom>
                  </pic:spPr>
                </pic:pic>
              </a:graphicData>
            </a:graphic>
          </wp:inline>
        </w:drawing>
      </w:r>
    </w:p>
    <w:p w:rsidR="00932DEB" w:rsidRPr="00373687" w:rsidRDefault="00932DEB" w:rsidP="00932DEB">
      <w:pPr>
        <w:rPr>
          <w:rFonts w:asciiTheme="minorBidi" w:hAnsiTheme="minorBid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If ‘Show Versions’ option is not selected then version nodes will be hidden on hierarchy (left) side of the screen.</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Contents list including content name and content version name will be displayed on the right side of hierarchy window.</w:t>
      </w:r>
    </w:p>
    <w:p w:rsidR="00932DEB" w:rsidRPr="00337B88" w:rsidRDefault="00932DEB" w:rsidP="004C4A9D">
      <w:pPr>
        <w:ind w:left="720"/>
        <w:rPr>
          <w:rFonts w:asciiTheme="minorHAnsi" w:hAnsiTheme="minorHAnsi"/>
          <w:szCs w:val="18"/>
        </w:rPr>
      </w:pPr>
      <w:r w:rsidRPr="00337B88">
        <w:rPr>
          <w:rFonts w:asciiTheme="minorHAnsi" w:hAnsiTheme="minorHAnsi"/>
          <w:szCs w:val="18"/>
        </w:rPr>
        <w:t>User will be able to move Contents up/down in order to update content’s sequence number</w:t>
      </w:r>
      <w:r w:rsidR="00FE5E57">
        <w:rPr>
          <w:rFonts w:asciiTheme="minorHAnsi" w:hAnsiTheme="minorHAnsi"/>
          <w:szCs w:val="18"/>
        </w:rPr>
        <w:t>.</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DB update for all contents which sequence number was changed:</w:t>
      </w: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UPDATE </w:t>
      </w:r>
      <w:proofErr w:type="spellStart"/>
      <w:r w:rsidR="001F72A7">
        <w:rPr>
          <w:rFonts w:asciiTheme="minorHAnsi" w:hAnsiTheme="minorHAnsi"/>
          <w:szCs w:val="18"/>
        </w:rPr>
        <w:t>ATS_</w:t>
      </w:r>
      <w:r w:rsidR="00860560">
        <w:rPr>
          <w:rFonts w:asciiTheme="minorHAnsi" w:hAnsiTheme="minorHAnsi"/>
          <w:szCs w:val="18"/>
        </w:rPr>
        <w:t>VersionContent</w:t>
      </w:r>
      <w:proofErr w:type="spellEnd"/>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SET </w:t>
      </w:r>
      <w:proofErr w:type="spellStart"/>
      <w:r w:rsidRPr="00337B88">
        <w:rPr>
          <w:rFonts w:asciiTheme="minorHAnsi" w:hAnsiTheme="minorHAnsi"/>
          <w:szCs w:val="18"/>
        </w:rPr>
        <w:t>ContentSeqNo</w:t>
      </w:r>
      <w:proofErr w:type="spellEnd"/>
      <w:r w:rsidRPr="00337B88">
        <w:rPr>
          <w:rFonts w:asciiTheme="minorHAnsi" w:hAnsiTheme="minorHAnsi"/>
          <w:szCs w:val="18"/>
        </w:rPr>
        <w:t>=’&amp;content sequence number’</w:t>
      </w: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WHERE </w:t>
      </w:r>
      <w:proofErr w:type="spellStart"/>
      <w:r w:rsidRPr="00337B88">
        <w:rPr>
          <w:rFonts w:asciiTheme="minorHAnsi" w:hAnsiTheme="minorHAnsi"/>
          <w:szCs w:val="18"/>
        </w:rPr>
        <w:t>VersionId</w:t>
      </w:r>
      <w:proofErr w:type="spellEnd"/>
      <w:r w:rsidRPr="00337B88">
        <w:rPr>
          <w:rFonts w:asciiTheme="minorHAnsi" w:hAnsiTheme="minorHAnsi"/>
          <w:szCs w:val="18"/>
        </w:rPr>
        <w:t>=’&amp;version id of the selected project’</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Content button will be available on the first tab. Contents tree will be displayed to the user when ‘content’ button is selected (API – see </w:t>
      </w:r>
      <w:hyperlink w:anchor="_getTreeObjects_function" w:history="1">
        <w:r w:rsidRPr="00337B88">
          <w:rPr>
            <w:rStyle w:val="Hyperlink"/>
            <w:rFonts w:asciiTheme="minorHAnsi" w:hAnsiTheme="minorHAnsi"/>
            <w:szCs w:val="18"/>
          </w:rPr>
          <w:t>API’s</w:t>
        </w:r>
      </w:hyperlink>
      <w:r w:rsidRPr="00337B88">
        <w:rPr>
          <w:rStyle w:val="Hyperlink"/>
          <w:rFonts w:asciiTheme="minorHAnsi" w:hAnsiTheme="minorHAnsi"/>
          <w:szCs w:val="18"/>
        </w:rPr>
        <w:t xml:space="preserve"> </w:t>
      </w:r>
      <w:hyperlink w:anchor="_getTreeObjects_function" w:history="1">
        <w:r w:rsidRPr="00337B88">
          <w:rPr>
            <w:rStyle w:val="Hyperlink"/>
            <w:rFonts w:asciiTheme="minorHAnsi" w:hAnsiTheme="minorHAnsi"/>
            <w:szCs w:val="18"/>
          </w:rPr>
          <w:t>section</w:t>
        </w:r>
      </w:hyperlink>
      <w:r w:rsidRPr="00337B88">
        <w:rPr>
          <w:rFonts w:asciiTheme="minorHAnsi" w:hAnsiTheme="minorHAnsi"/>
          <w:szCs w:val="18"/>
        </w:rPr>
        <w:t>).</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Save/Cancel buttons will be available when user assigned/removed Contents</w:t>
      </w:r>
      <w:r w:rsidR="00FE5E57">
        <w:rPr>
          <w:rFonts w:asciiTheme="minorHAnsi" w:hAnsiTheme="minorHAnsi"/>
          <w:szCs w:val="18"/>
        </w:rPr>
        <w:t>.</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Tab fields values:</w:t>
      </w: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Name (content name): call </w:t>
      </w:r>
      <w:proofErr w:type="spellStart"/>
      <w:r w:rsidRPr="00337B88">
        <w:rPr>
          <w:rFonts w:asciiTheme="minorHAnsi" w:hAnsiTheme="minorHAnsi"/>
          <w:szCs w:val="18"/>
        </w:rPr>
        <w:t>getContentDetailsByVersionId</w:t>
      </w:r>
      <w:proofErr w:type="spellEnd"/>
      <w:r w:rsidRPr="00337B88">
        <w:rPr>
          <w:rFonts w:asciiTheme="minorHAnsi" w:hAnsiTheme="minorHAnsi"/>
          <w:szCs w:val="18"/>
        </w:rPr>
        <w:t xml:space="preserve"> (API - Open Issue #1)</w:t>
      </w: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Version (content version name): call </w:t>
      </w:r>
      <w:proofErr w:type="spellStart"/>
      <w:r w:rsidRPr="00337B88">
        <w:rPr>
          <w:rFonts w:asciiTheme="minorHAnsi" w:hAnsiTheme="minorHAnsi"/>
          <w:szCs w:val="18"/>
        </w:rPr>
        <w:t>getContentDetailsByVersionId</w:t>
      </w:r>
      <w:proofErr w:type="spellEnd"/>
      <w:r w:rsidRPr="00337B88">
        <w:rPr>
          <w:rFonts w:asciiTheme="minorHAnsi" w:hAnsiTheme="minorHAnsi"/>
          <w:szCs w:val="18"/>
        </w:rPr>
        <w:t xml:space="preserve"> (API - Open Issue #1)</w:t>
      </w: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***Content version Id is retrieved from </w:t>
      </w:r>
      <w:proofErr w:type="spellStart"/>
      <w:r w:rsidR="001F72A7">
        <w:rPr>
          <w:rFonts w:asciiTheme="minorHAnsi" w:hAnsiTheme="minorHAnsi"/>
          <w:szCs w:val="18"/>
        </w:rPr>
        <w:t>ATS_</w:t>
      </w:r>
      <w:r w:rsidR="00860560">
        <w:rPr>
          <w:rFonts w:asciiTheme="minorHAnsi" w:hAnsiTheme="minorHAnsi"/>
          <w:szCs w:val="18"/>
        </w:rPr>
        <w:t>VersionContent</w:t>
      </w:r>
      <w:r w:rsidR="00EF3DC3">
        <w:rPr>
          <w:rFonts w:asciiTheme="minorHAnsi" w:hAnsiTheme="minorHAnsi"/>
          <w:szCs w:val="18"/>
        </w:rPr>
        <w:t>.</w:t>
      </w:r>
      <w:r w:rsidRPr="00337B88">
        <w:rPr>
          <w:rFonts w:asciiTheme="minorHAnsi" w:hAnsiTheme="minorHAnsi"/>
          <w:szCs w:val="18"/>
        </w:rPr>
        <w:t>ContentVersionId</w:t>
      </w:r>
      <w:proofErr w:type="spellEnd"/>
      <w:r w:rsidRPr="00337B88">
        <w:rPr>
          <w:rFonts w:asciiTheme="minorHAnsi" w:hAnsiTheme="minorHAnsi"/>
          <w:szCs w:val="18"/>
        </w:rPr>
        <w:t xml:space="preserve"> column.</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Sequence (Content execution sequence number) </w:t>
      </w:r>
      <w:r w:rsidRPr="00337B88">
        <w:rPr>
          <w:rFonts w:asciiTheme="minorHAnsi" w:hAnsiTheme="minorHAnsi"/>
          <w:szCs w:val="18"/>
        </w:rPr>
        <w:sym w:font="Wingdings" w:char="F0E0"/>
      </w:r>
      <w:r w:rsidRPr="00337B88">
        <w:rPr>
          <w:rFonts w:asciiTheme="minorHAnsi" w:hAnsiTheme="minorHAnsi"/>
          <w:szCs w:val="18"/>
        </w:rPr>
        <w:t xml:space="preserve"> </w:t>
      </w:r>
      <w:proofErr w:type="spellStart"/>
      <w:r w:rsidR="001F72A7">
        <w:rPr>
          <w:rFonts w:asciiTheme="minorHAnsi" w:hAnsiTheme="minorHAnsi"/>
          <w:szCs w:val="18"/>
        </w:rPr>
        <w:t>ATS_</w:t>
      </w:r>
      <w:r w:rsidR="00860560">
        <w:rPr>
          <w:rFonts w:asciiTheme="minorHAnsi" w:hAnsiTheme="minorHAnsi"/>
          <w:szCs w:val="18"/>
        </w:rPr>
        <w:t>VersionContent</w:t>
      </w:r>
      <w:r w:rsidR="00EF3DC3">
        <w:rPr>
          <w:rFonts w:asciiTheme="minorHAnsi" w:hAnsiTheme="minorHAnsi"/>
          <w:szCs w:val="18"/>
        </w:rPr>
        <w:t>.</w:t>
      </w:r>
      <w:r w:rsidRPr="00337B88">
        <w:rPr>
          <w:rFonts w:asciiTheme="minorHAnsi" w:hAnsiTheme="minorHAnsi"/>
          <w:szCs w:val="18"/>
        </w:rPr>
        <w:t>ContentSeqNo</w:t>
      </w:r>
      <w:proofErr w:type="spellEnd"/>
    </w:p>
    <w:p w:rsidR="00932DEB" w:rsidRPr="00337B88" w:rsidRDefault="00932DEB" w:rsidP="004C4A9D">
      <w:pPr>
        <w:ind w:left="720"/>
        <w:rPr>
          <w:rFonts w:asciiTheme="minorHAnsi" w:hAnsiTheme="minorHAnsi"/>
          <w:szCs w:val="18"/>
        </w:rPr>
      </w:pPr>
    </w:p>
    <w:p w:rsidR="00932DEB" w:rsidRPr="00337B88" w:rsidRDefault="00932DEB" w:rsidP="004C4A9D">
      <w:pPr>
        <w:ind w:left="720"/>
        <w:rPr>
          <w:rStyle w:val="Hyperlink"/>
          <w:rFonts w:asciiTheme="minorHAnsi" w:hAnsiTheme="minorHAnsi"/>
          <w:color w:val="0070C0"/>
          <w:szCs w:val="18"/>
        </w:rPr>
      </w:pPr>
      <w:r w:rsidRPr="00337B88">
        <w:rPr>
          <w:rFonts w:asciiTheme="minorHAnsi" w:hAnsiTheme="minorHAnsi"/>
          <w:szCs w:val="18"/>
        </w:rPr>
        <w:t xml:space="preserve">Show/Hide Notes option – see Folder tab </w:t>
      </w:r>
      <w:hyperlink w:anchor="showNotes" w:history="1">
        <w:r w:rsidRPr="00337B88">
          <w:rPr>
            <w:rStyle w:val="Hyperlink"/>
            <w:rFonts w:asciiTheme="minorHAnsi" w:hAnsiTheme="minorHAnsi"/>
            <w:color w:val="0070C0"/>
            <w:szCs w:val="18"/>
          </w:rPr>
          <w:t>description</w:t>
        </w:r>
      </w:hyperlink>
    </w:p>
    <w:p w:rsidR="00932DEB" w:rsidRPr="00337B88" w:rsidRDefault="00932DEB" w:rsidP="004C4A9D">
      <w:pPr>
        <w:ind w:left="720"/>
        <w:rPr>
          <w:rFonts w:asciiTheme="minorHAnsi" w:hAnsiTheme="minorHAnsi"/>
          <w:szCs w:val="18"/>
        </w:rPr>
      </w:pPr>
      <w:r w:rsidRPr="00337B88">
        <w:rPr>
          <w:rFonts w:asciiTheme="minorHAnsi" w:hAnsiTheme="minorHAnsi"/>
          <w:szCs w:val="18"/>
        </w:rPr>
        <w:t>If there are Work Instructions or special notes assigned to the folder, then Project’s first tab will be displayed by default in “Show Notes” mode.</w:t>
      </w:r>
    </w:p>
    <w:p w:rsidR="00932DEB" w:rsidRPr="00337B88" w:rsidRDefault="00932DEB" w:rsidP="004C4A9D">
      <w:pPr>
        <w:ind w:left="720"/>
        <w:rPr>
          <w:rFonts w:asciiTheme="minorHAnsi" w:hAnsiTheme="minorHAnsi"/>
          <w:szCs w:val="18"/>
        </w:rPr>
      </w:pPr>
      <w:r w:rsidRPr="00337B88">
        <w:rPr>
          <w:rFonts w:asciiTheme="minorHAnsi" w:hAnsiTheme="minorHAnsi"/>
          <w:szCs w:val="18"/>
        </w:rPr>
        <w:lastRenderedPageBreak/>
        <w:t>DB:</w:t>
      </w:r>
    </w:p>
    <w:p w:rsidR="00932DEB" w:rsidRPr="00337B88" w:rsidRDefault="00932DEB" w:rsidP="004C4A9D">
      <w:pPr>
        <w:ind w:left="720"/>
        <w:rPr>
          <w:rFonts w:asciiTheme="minorHAnsi" w:hAnsiTheme="minorHAnsi"/>
          <w:szCs w:val="18"/>
        </w:rPr>
      </w:pPr>
      <w:r w:rsidRPr="00337B88">
        <w:rPr>
          <w:rFonts w:asciiTheme="minorHAnsi" w:hAnsiTheme="minorHAnsi"/>
          <w:szCs w:val="18"/>
        </w:rPr>
        <w:t xml:space="preserve">EXISTS (select 1 from </w:t>
      </w:r>
      <w:del w:id="54" w:author="Ella Goldberg(Contractor)" w:date="2013-11-05T13:45:00Z">
        <w:r w:rsidRPr="00337B88" w:rsidDel="00A53F18">
          <w:rPr>
            <w:rFonts w:asciiTheme="minorHAnsi" w:hAnsiTheme="minorHAnsi"/>
            <w:szCs w:val="18"/>
          </w:rPr>
          <w:delText>FolderNote</w:delText>
        </w:r>
      </w:del>
      <w:proofErr w:type="spellStart"/>
      <w:ins w:id="55" w:author="Ella Goldberg(Contractor)" w:date="2013-11-05T13:46:00Z">
        <w:r w:rsidR="00A53F18">
          <w:rPr>
            <w:rFonts w:asciiTheme="minorHAnsi" w:hAnsiTheme="minorHAnsi"/>
            <w:szCs w:val="18"/>
          </w:rPr>
          <w:t>ATS_Note</w:t>
        </w:r>
      </w:ins>
      <w:proofErr w:type="spellEnd"/>
    </w:p>
    <w:p w:rsidR="00932DEB" w:rsidRPr="00337B88" w:rsidRDefault="00932DEB" w:rsidP="004C4A9D">
      <w:pPr>
        <w:ind w:left="720"/>
        <w:rPr>
          <w:rFonts w:asciiTheme="minorHAnsi" w:hAnsiTheme="minorHAnsi"/>
          <w:szCs w:val="18"/>
        </w:rPr>
      </w:pPr>
      <w:r w:rsidRPr="00337B88">
        <w:rPr>
          <w:rFonts w:asciiTheme="minorHAnsi" w:hAnsiTheme="minorHAnsi"/>
          <w:szCs w:val="18"/>
        </w:rPr>
        <w:t>WHERE (</w:t>
      </w:r>
      <w:proofErr w:type="spellStart"/>
      <w:r w:rsidRPr="00337B88">
        <w:rPr>
          <w:rFonts w:asciiTheme="minorHAnsi" w:hAnsiTheme="minorHAnsi"/>
          <w:szCs w:val="18"/>
        </w:rPr>
        <w:t>NoteType</w:t>
      </w:r>
      <w:proofErr w:type="spellEnd"/>
      <w:r w:rsidRPr="00337B88">
        <w:rPr>
          <w:rFonts w:asciiTheme="minorHAnsi" w:hAnsiTheme="minorHAnsi"/>
          <w:szCs w:val="18"/>
        </w:rPr>
        <w:t xml:space="preserve">=’W’ or </w:t>
      </w:r>
      <w:proofErr w:type="spellStart"/>
      <w:r w:rsidRPr="00337B88">
        <w:rPr>
          <w:rFonts w:asciiTheme="minorHAnsi" w:hAnsiTheme="minorHAnsi"/>
          <w:szCs w:val="18"/>
        </w:rPr>
        <w:t>SpecialInd</w:t>
      </w:r>
      <w:proofErr w:type="spellEnd"/>
      <w:r w:rsidRPr="00337B88">
        <w:rPr>
          <w:rFonts w:asciiTheme="minorHAnsi" w:hAnsiTheme="minorHAnsi"/>
          <w:szCs w:val="18"/>
        </w:rPr>
        <w:t>=1)</w:t>
      </w:r>
    </w:p>
    <w:p w:rsidR="00932DEB" w:rsidRPr="00337B88" w:rsidRDefault="00932DEB" w:rsidP="00A53F18">
      <w:pPr>
        <w:ind w:left="720"/>
        <w:rPr>
          <w:rFonts w:asciiTheme="minorHAnsi" w:hAnsiTheme="minorHAnsi"/>
          <w:szCs w:val="18"/>
        </w:rPr>
      </w:pPr>
      <w:r w:rsidRPr="00337B88">
        <w:rPr>
          <w:rFonts w:asciiTheme="minorHAnsi" w:hAnsiTheme="minorHAnsi"/>
          <w:szCs w:val="18"/>
        </w:rPr>
        <w:t xml:space="preserve">AND </w:t>
      </w:r>
      <w:del w:id="56" w:author="Ella Goldberg(Contractor)" w:date="2013-11-05T13:46:00Z">
        <w:r w:rsidRPr="00337B88" w:rsidDel="00A53F18">
          <w:rPr>
            <w:rFonts w:asciiTheme="minorHAnsi" w:hAnsiTheme="minorHAnsi"/>
            <w:szCs w:val="18"/>
          </w:rPr>
          <w:delText>NodeId</w:delText>
        </w:r>
      </w:del>
      <w:proofErr w:type="spellStart"/>
      <w:ins w:id="57" w:author="Ella Goldberg(Contractor)" w:date="2013-11-05T13:46:00Z">
        <w:r w:rsidR="00A53F18">
          <w:rPr>
            <w:rFonts w:asciiTheme="minorHAnsi" w:hAnsiTheme="minorHAnsi"/>
            <w:szCs w:val="18"/>
          </w:rPr>
          <w:t>Hierarchy</w:t>
        </w:r>
        <w:r w:rsidR="00A53F18" w:rsidRPr="00337B88">
          <w:rPr>
            <w:rFonts w:asciiTheme="minorHAnsi" w:hAnsiTheme="minorHAnsi"/>
            <w:szCs w:val="18"/>
          </w:rPr>
          <w:t>Id</w:t>
        </w:r>
      </w:ins>
      <w:proofErr w:type="spellEnd"/>
      <w:r w:rsidRPr="00337B88">
        <w:rPr>
          <w:rFonts w:asciiTheme="minorHAnsi" w:hAnsiTheme="minorHAnsi"/>
          <w:szCs w:val="18"/>
        </w:rPr>
        <w:t>=’&amp;selected node id’)</w:t>
      </w:r>
    </w:p>
    <w:p w:rsidR="00932DEB" w:rsidRPr="00337B88" w:rsidRDefault="00932DEB" w:rsidP="004C4A9D">
      <w:pPr>
        <w:ind w:left="720"/>
        <w:rPr>
          <w:rFonts w:asciiTheme="minorHAnsi" w:hAnsiTheme="minorHAnsi"/>
          <w:color w:val="0070C0"/>
          <w:szCs w:val="18"/>
        </w:rPr>
      </w:pPr>
    </w:p>
    <w:p w:rsidR="00932DEB" w:rsidRPr="00373687" w:rsidRDefault="00932DEB" w:rsidP="004C4A9D">
      <w:pPr>
        <w:ind w:left="720"/>
        <w:rPr>
          <w:szCs w:val="18"/>
        </w:rPr>
      </w:pPr>
    </w:p>
    <w:p w:rsidR="00932DEB" w:rsidRPr="00337B88" w:rsidRDefault="00932DEB" w:rsidP="004C4A9D">
      <w:pPr>
        <w:ind w:left="720"/>
        <w:rPr>
          <w:rFonts w:asciiTheme="minorHAnsi" w:hAnsiTheme="minorHAnsi"/>
          <w:szCs w:val="18"/>
        </w:rPr>
      </w:pPr>
      <w:r w:rsidRPr="00337B88">
        <w:rPr>
          <w:rFonts w:asciiTheme="minorHAnsi" w:hAnsiTheme="minorHAnsi"/>
          <w:b/>
          <w:bCs/>
          <w:szCs w:val="18"/>
          <w:u w:val="single"/>
        </w:rPr>
        <w:t>Certificate tab</w:t>
      </w:r>
      <w:r w:rsidRPr="00337B88">
        <w:rPr>
          <w:rFonts w:asciiTheme="minorHAnsi" w:hAnsiTheme="minorHAnsi"/>
          <w:szCs w:val="18"/>
        </w:rPr>
        <w:t xml:space="preserve"> – see </w:t>
      </w:r>
      <w:hyperlink w:anchor="Certificate" w:history="1">
        <w:r w:rsidRPr="00337B88">
          <w:rPr>
            <w:rStyle w:val="Hyperlink"/>
            <w:rFonts w:asciiTheme="minorHAnsi" w:hAnsiTheme="minorHAnsi"/>
            <w:color w:val="000000" w:themeColor="text1"/>
            <w:szCs w:val="18"/>
          </w:rPr>
          <w:t>Folder certificate tab</w:t>
        </w:r>
      </w:hyperlink>
      <w:r w:rsidRPr="00337B88">
        <w:rPr>
          <w:rFonts w:asciiTheme="minorHAnsi" w:hAnsiTheme="minorHAnsi"/>
          <w:szCs w:val="18"/>
        </w:rPr>
        <w:t xml:space="preserve"> description</w:t>
      </w:r>
      <w:r w:rsidR="00FE5E57">
        <w:rPr>
          <w:rFonts w:asciiTheme="minorHAnsi" w:hAnsiTheme="minorHAnsi"/>
          <w:szCs w:val="18"/>
        </w:rPr>
        <w:t>.</w:t>
      </w:r>
    </w:p>
    <w:p w:rsidR="00932DEB" w:rsidRPr="00337B88" w:rsidRDefault="00932DEB" w:rsidP="004C4A9D">
      <w:pPr>
        <w:ind w:left="720"/>
        <w:rPr>
          <w:rFonts w:asciiTheme="minorHAnsi" w:hAnsiTheme="minorHAnsi"/>
          <w:szCs w:val="18"/>
          <w:u w:val="single"/>
        </w:rPr>
      </w:pPr>
    </w:p>
    <w:p w:rsidR="00932DEB" w:rsidRPr="00337B88" w:rsidRDefault="00932DEB" w:rsidP="004C4A9D">
      <w:pPr>
        <w:ind w:left="720"/>
        <w:rPr>
          <w:rFonts w:asciiTheme="minorHAnsi" w:hAnsiTheme="minorHAnsi"/>
          <w:szCs w:val="18"/>
          <w:u w:val="single"/>
        </w:rPr>
      </w:pPr>
      <w:r w:rsidRPr="00337B88">
        <w:rPr>
          <w:rFonts w:asciiTheme="minorHAnsi" w:hAnsiTheme="minorHAnsi"/>
          <w:szCs w:val="18"/>
        </w:rPr>
        <w:t xml:space="preserve">Project </w:t>
      </w:r>
      <w:r w:rsidRPr="00337B88">
        <w:rPr>
          <w:rFonts w:asciiTheme="minorHAnsi" w:hAnsiTheme="minorHAnsi"/>
          <w:szCs w:val="18"/>
          <w:u w:val="single"/>
        </w:rPr>
        <w:t>Properties tab</w:t>
      </w:r>
    </w:p>
    <w:p w:rsidR="00932DEB" w:rsidRPr="00373687" w:rsidRDefault="00932DEB" w:rsidP="00932DEB">
      <w:pPr>
        <w:rPr>
          <w:szCs w:val="18"/>
          <w:u w:val="single"/>
        </w:rPr>
      </w:pPr>
    </w:p>
    <w:p w:rsidR="00932DEB" w:rsidRDefault="007B5355" w:rsidP="00150EAA">
      <w:pPr>
        <w:ind w:left="720"/>
        <w:rPr>
          <w:szCs w:val="18"/>
          <w:u w:val="single"/>
        </w:rPr>
      </w:pPr>
      <w:ins w:id="58" w:author="Ella Goldberg(Contractor)" w:date="2013-11-05T09:52:00Z">
        <w:r>
          <w:rPr>
            <w:noProof/>
            <w:lang w:bidi="ar-SA"/>
          </w:rPr>
          <w:drawing>
            <wp:inline distT="0" distB="0" distL="0" distR="0" wp14:anchorId="30756848" wp14:editId="232E713E">
              <wp:extent cx="5943600" cy="412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27500"/>
                      </a:xfrm>
                      <a:prstGeom prst="rect">
                        <a:avLst/>
                      </a:prstGeom>
                    </pic:spPr>
                  </pic:pic>
                </a:graphicData>
              </a:graphic>
            </wp:inline>
          </w:drawing>
        </w:r>
      </w:ins>
    </w:p>
    <w:p w:rsidR="00932DEB" w:rsidRPr="00373687" w:rsidRDefault="00932DEB" w:rsidP="004C4A9D">
      <w:pPr>
        <w:ind w:left="720"/>
        <w:rPr>
          <w:szCs w:val="18"/>
          <w:u w:val="single"/>
        </w:rPr>
      </w:pPr>
    </w:p>
    <w:p w:rsidR="00932DEB" w:rsidRPr="00337B88" w:rsidRDefault="00932DEB" w:rsidP="004C4A9D">
      <w:pPr>
        <w:ind w:left="720"/>
        <w:rPr>
          <w:rFonts w:asciiTheme="minorHAnsi" w:hAnsiTheme="minorHAnsi"/>
        </w:rPr>
      </w:pPr>
      <w:r w:rsidRPr="00337B88">
        <w:rPr>
          <w:rFonts w:asciiTheme="minorHAnsi" w:hAnsiTheme="minorHAnsi"/>
        </w:rPr>
        <w:t xml:space="preserve">Name: Editable, text 30 (?), </w:t>
      </w:r>
      <w:proofErr w:type="spellStart"/>
      <w:r w:rsidR="00B34A2C">
        <w:rPr>
          <w:rFonts w:asciiTheme="minorHAnsi" w:hAnsiTheme="minorHAnsi"/>
        </w:rPr>
        <w:t>ATS_</w:t>
      </w:r>
      <w:r w:rsidR="00087904">
        <w:rPr>
          <w:rFonts w:asciiTheme="minorHAnsi" w:hAnsiTheme="minorHAnsi"/>
        </w:rPr>
        <w:t>Hierarchy.</w:t>
      </w:r>
      <w:r w:rsidRPr="00337B88">
        <w:rPr>
          <w:rFonts w:asciiTheme="minorHAnsi" w:hAnsiTheme="minorHAnsi"/>
        </w:rPr>
        <w:t>Name</w:t>
      </w:r>
      <w:proofErr w:type="spellEnd"/>
    </w:p>
    <w:p w:rsidR="00932DEB" w:rsidRPr="00337B88" w:rsidRDefault="00932DEB" w:rsidP="004C4A9D">
      <w:pPr>
        <w:ind w:left="720"/>
        <w:rPr>
          <w:rFonts w:asciiTheme="minorHAnsi" w:hAnsiTheme="minorHAnsi"/>
        </w:rPr>
      </w:pPr>
      <w:r w:rsidRPr="00337B88">
        <w:rPr>
          <w:rFonts w:asciiTheme="minorHAnsi" w:hAnsiTheme="minorHAnsi"/>
        </w:rPr>
        <w:t xml:space="preserve">Code: Editable, text 20, </w:t>
      </w:r>
      <w:proofErr w:type="spellStart"/>
      <w:r w:rsidR="00B34A2C">
        <w:rPr>
          <w:rFonts w:asciiTheme="minorHAnsi" w:hAnsiTheme="minorHAnsi"/>
        </w:rPr>
        <w:t>ATS_</w:t>
      </w:r>
      <w:r w:rsidR="00087904">
        <w:rPr>
          <w:rFonts w:asciiTheme="minorHAnsi" w:hAnsiTheme="minorHAnsi"/>
        </w:rPr>
        <w:t>Hierarchy.</w:t>
      </w:r>
      <w:r w:rsidRPr="00337B88">
        <w:rPr>
          <w:rFonts w:asciiTheme="minorHAnsi" w:hAnsiTheme="minorHAnsi"/>
        </w:rPr>
        <w:t>ProjectCode</w:t>
      </w:r>
      <w:proofErr w:type="spellEnd"/>
    </w:p>
    <w:p w:rsidR="005E3DE1" w:rsidRDefault="00932DEB" w:rsidP="004C4A9D">
      <w:pPr>
        <w:ind w:left="720"/>
        <w:rPr>
          <w:rFonts w:asciiTheme="minorHAnsi" w:hAnsiTheme="minorHAnsi"/>
        </w:rPr>
      </w:pPr>
      <w:r w:rsidRPr="00337B88">
        <w:rPr>
          <w:rFonts w:asciiTheme="minorHAnsi" w:hAnsiTheme="minorHAnsi"/>
        </w:rPr>
        <w:t xml:space="preserve">Step: </w:t>
      </w:r>
    </w:p>
    <w:p w:rsidR="005E3DE1" w:rsidRDefault="005E3DE1" w:rsidP="005E3DE1">
      <w:pPr>
        <w:pStyle w:val="ListParagraph"/>
        <w:numPr>
          <w:ilvl w:val="1"/>
          <w:numId w:val="28"/>
        </w:numPr>
        <w:rPr>
          <w:rFonts w:asciiTheme="minorHAnsi" w:hAnsiTheme="minorHAnsi"/>
        </w:rPr>
      </w:pPr>
      <w:r>
        <w:rPr>
          <w:rFonts w:asciiTheme="minorHAnsi" w:hAnsiTheme="minorHAnsi"/>
        </w:rPr>
        <w:t>Regular project</w:t>
      </w:r>
    </w:p>
    <w:p w:rsidR="00932DEB" w:rsidRDefault="00932DEB" w:rsidP="005E3DE1">
      <w:pPr>
        <w:pStyle w:val="ListParagraph"/>
        <w:ind w:left="1512"/>
        <w:rPr>
          <w:rFonts w:asciiTheme="minorHAnsi" w:hAnsiTheme="minorHAnsi"/>
        </w:rPr>
      </w:pPr>
      <w:r w:rsidRPr="005E3DE1">
        <w:rPr>
          <w:rFonts w:asciiTheme="minorHAnsi" w:hAnsiTheme="minorHAnsi"/>
        </w:rPr>
        <w:t xml:space="preserve">Editable, Drop down list retrieved from </w:t>
      </w:r>
      <w:proofErr w:type="spellStart"/>
      <w:r w:rsidR="00AF0D9B" w:rsidRPr="005E3DE1">
        <w:rPr>
          <w:rFonts w:asciiTheme="minorHAnsi" w:hAnsiTheme="minorHAnsi"/>
        </w:rPr>
        <w:t>ATS_ProjectStep.</w:t>
      </w:r>
      <w:r w:rsidRPr="005E3DE1">
        <w:rPr>
          <w:rFonts w:asciiTheme="minorHAnsi" w:hAnsiTheme="minorHAnsi"/>
        </w:rPr>
        <w:t>StepDescription</w:t>
      </w:r>
      <w:proofErr w:type="spellEnd"/>
      <w:r w:rsidRPr="005E3DE1">
        <w:rPr>
          <w:rFonts w:asciiTheme="minorHAnsi" w:hAnsiTheme="minorHAnsi"/>
        </w:rPr>
        <w:t xml:space="preserve">, populated with </w:t>
      </w:r>
      <w:proofErr w:type="spellStart"/>
      <w:r w:rsidR="00967281" w:rsidRPr="005E3DE1">
        <w:rPr>
          <w:rFonts w:asciiTheme="minorHAnsi" w:hAnsiTheme="minorHAnsi"/>
        </w:rPr>
        <w:t>ATS_Hierarchy.ProjectStep</w:t>
      </w:r>
      <w:proofErr w:type="spellEnd"/>
      <w:r w:rsidR="005E3DE1">
        <w:rPr>
          <w:rFonts w:asciiTheme="minorHAnsi" w:hAnsiTheme="minorHAnsi"/>
        </w:rPr>
        <w:t xml:space="preserve"> by project node Id</w:t>
      </w:r>
    </w:p>
    <w:p w:rsidR="006D205A" w:rsidRDefault="006D205A" w:rsidP="006D205A">
      <w:pPr>
        <w:pStyle w:val="ListParagraph"/>
        <w:numPr>
          <w:ilvl w:val="1"/>
          <w:numId w:val="28"/>
        </w:numPr>
        <w:rPr>
          <w:rFonts w:asciiTheme="minorHAnsi" w:hAnsiTheme="minorHAnsi"/>
        </w:rPr>
      </w:pPr>
      <w:r>
        <w:rPr>
          <w:rFonts w:asciiTheme="minorHAnsi" w:hAnsiTheme="minorHAnsi"/>
        </w:rPr>
        <w:t>Related project</w:t>
      </w:r>
    </w:p>
    <w:p w:rsidR="006D205A" w:rsidRDefault="006D205A" w:rsidP="006D205A">
      <w:pPr>
        <w:pStyle w:val="ListParagraph"/>
        <w:ind w:left="1512"/>
        <w:rPr>
          <w:rFonts w:asciiTheme="minorHAnsi" w:hAnsiTheme="minorHAnsi"/>
        </w:rPr>
      </w:pPr>
      <w:r w:rsidRPr="005E3DE1">
        <w:rPr>
          <w:rFonts w:asciiTheme="minorHAnsi" w:hAnsiTheme="minorHAnsi"/>
        </w:rPr>
        <w:t xml:space="preserve">Editable, Drop down list retrieved from </w:t>
      </w:r>
      <w:proofErr w:type="spellStart"/>
      <w:r w:rsidRPr="005E3DE1">
        <w:rPr>
          <w:rFonts w:asciiTheme="minorHAnsi" w:hAnsiTheme="minorHAnsi"/>
        </w:rPr>
        <w:t>ATS_ProjectStep.StepDescription</w:t>
      </w:r>
      <w:proofErr w:type="spellEnd"/>
      <w:r w:rsidRPr="005E3DE1">
        <w:rPr>
          <w:rFonts w:asciiTheme="minorHAnsi" w:hAnsiTheme="minorHAnsi"/>
        </w:rPr>
        <w:t xml:space="preserve">, populated with </w:t>
      </w:r>
      <w:proofErr w:type="spellStart"/>
      <w:r w:rsidRPr="005E3DE1">
        <w:rPr>
          <w:rFonts w:asciiTheme="minorHAnsi" w:hAnsiTheme="minorHAnsi"/>
        </w:rPr>
        <w:t>ATS_Hierarchy.ProjectStep</w:t>
      </w:r>
      <w:proofErr w:type="spellEnd"/>
      <w:r>
        <w:rPr>
          <w:rFonts w:asciiTheme="minorHAnsi" w:hAnsiTheme="minorHAnsi"/>
        </w:rPr>
        <w:t xml:space="preserve"> by group node Id</w:t>
      </w:r>
      <w:ins w:id="59" w:author="Ella Goldberg(Contractor)" w:date="2013-11-05T13:47:00Z">
        <w:r w:rsidR="00A53F18">
          <w:rPr>
            <w:rFonts w:asciiTheme="minorHAnsi" w:hAnsiTheme="minorHAnsi"/>
          </w:rPr>
          <w:t>:</w:t>
        </w:r>
      </w:ins>
    </w:p>
    <w:p w:rsidR="00DA1F46" w:rsidRPr="00A53F18" w:rsidRDefault="00DA1F46" w:rsidP="00DA1F46">
      <w:pPr>
        <w:ind w:left="2160"/>
        <w:rPr>
          <w:rFonts w:asciiTheme="minorHAnsi" w:hAnsiTheme="minorHAnsi"/>
          <w:b/>
          <w:bCs/>
          <w:sz w:val="18"/>
          <w:szCs w:val="18"/>
          <w:highlight w:val="lightGray"/>
          <w:lang w:bidi="ar-SA"/>
        </w:rPr>
      </w:pPr>
      <w:r w:rsidRPr="00A53F18">
        <w:rPr>
          <w:rFonts w:asciiTheme="minorHAnsi" w:hAnsiTheme="minorHAnsi"/>
          <w:b/>
          <w:bCs/>
          <w:sz w:val="18"/>
          <w:szCs w:val="18"/>
          <w:highlight w:val="lightGray"/>
          <w:lang w:bidi="ar-SA"/>
        </w:rPr>
        <w:t>SELECT     h2.ProjectStep</w:t>
      </w:r>
    </w:p>
    <w:p w:rsidR="00DA1F46" w:rsidRPr="00A53F18" w:rsidRDefault="00DA1F46" w:rsidP="00645786">
      <w:pPr>
        <w:ind w:left="2160"/>
        <w:rPr>
          <w:rFonts w:asciiTheme="minorHAnsi" w:hAnsiTheme="minorHAnsi"/>
          <w:b/>
          <w:bCs/>
          <w:sz w:val="18"/>
          <w:szCs w:val="18"/>
          <w:highlight w:val="lightGray"/>
          <w:lang w:bidi="ar-SA"/>
        </w:rPr>
      </w:pPr>
      <w:r w:rsidRPr="00A53F18">
        <w:rPr>
          <w:rFonts w:asciiTheme="minorHAnsi" w:hAnsiTheme="minorHAnsi"/>
          <w:b/>
          <w:bCs/>
          <w:sz w:val="18"/>
          <w:szCs w:val="18"/>
          <w:highlight w:val="lightGray"/>
          <w:lang w:bidi="ar-SA"/>
        </w:rPr>
        <w:t xml:space="preserve">FROM         </w:t>
      </w:r>
      <w:proofErr w:type="spellStart"/>
      <w:r w:rsidRPr="00A53F18">
        <w:rPr>
          <w:rFonts w:asciiTheme="minorHAnsi" w:hAnsiTheme="minorHAnsi"/>
          <w:b/>
          <w:bCs/>
          <w:sz w:val="18"/>
          <w:szCs w:val="18"/>
          <w:highlight w:val="lightGray"/>
          <w:lang w:bidi="ar-SA"/>
        </w:rPr>
        <w:t>ATS_Hierarchy</w:t>
      </w:r>
      <w:proofErr w:type="spellEnd"/>
      <w:r w:rsidRPr="00A53F18">
        <w:rPr>
          <w:rFonts w:asciiTheme="minorHAnsi" w:hAnsiTheme="minorHAnsi"/>
          <w:b/>
          <w:bCs/>
          <w:sz w:val="18"/>
          <w:szCs w:val="18"/>
          <w:highlight w:val="lightGray"/>
          <w:lang w:bidi="ar-SA"/>
        </w:rPr>
        <w:t xml:space="preserve"> AS h1 JOIN</w:t>
      </w:r>
    </w:p>
    <w:p w:rsidR="00DA1F46" w:rsidRPr="00A53F18" w:rsidRDefault="00645786" w:rsidP="00ED1590">
      <w:pPr>
        <w:ind w:left="2160"/>
        <w:rPr>
          <w:rFonts w:asciiTheme="minorHAnsi" w:hAnsiTheme="minorHAnsi"/>
          <w:b/>
          <w:bCs/>
          <w:sz w:val="18"/>
          <w:szCs w:val="18"/>
          <w:highlight w:val="lightGray"/>
          <w:lang w:bidi="ar-SA"/>
        </w:rPr>
      </w:pPr>
      <w:r w:rsidRPr="00A53F18">
        <w:rPr>
          <w:rFonts w:asciiTheme="minorHAnsi" w:hAnsiTheme="minorHAnsi"/>
          <w:b/>
          <w:bCs/>
          <w:sz w:val="18"/>
          <w:szCs w:val="18"/>
          <w:highlight w:val="lightGray"/>
          <w:lang w:bidi="ar-SA"/>
        </w:rPr>
        <w:t xml:space="preserve">                    </w:t>
      </w:r>
      <w:proofErr w:type="spellStart"/>
      <w:r w:rsidR="00DA1F46" w:rsidRPr="00A53F18">
        <w:rPr>
          <w:rFonts w:asciiTheme="minorHAnsi" w:hAnsiTheme="minorHAnsi"/>
          <w:b/>
          <w:bCs/>
          <w:sz w:val="18"/>
          <w:szCs w:val="18"/>
          <w:highlight w:val="lightGray"/>
          <w:lang w:bidi="ar-SA"/>
        </w:rPr>
        <w:t>ATS_Hierarchy</w:t>
      </w:r>
      <w:proofErr w:type="spellEnd"/>
      <w:r w:rsidR="00DA1F46" w:rsidRPr="00A53F18">
        <w:rPr>
          <w:rFonts w:asciiTheme="minorHAnsi" w:hAnsiTheme="minorHAnsi"/>
          <w:b/>
          <w:bCs/>
          <w:sz w:val="18"/>
          <w:szCs w:val="18"/>
          <w:highlight w:val="lightGray"/>
          <w:lang w:bidi="ar-SA"/>
        </w:rPr>
        <w:t xml:space="preserve"> AS h2 ON h</w:t>
      </w:r>
      <w:r w:rsidR="00ED1590" w:rsidRPr="00A53F18">
        <w:rPr>
          <w:rFonts w:asciiTheme="minorHAnsi" w:hAnsiTheme="minorHAnsi"/>
          <w:b/>
          <w:bCs/>
          <w:sz w:val="18"/>
          <w:szCs w:val="18"/>
          <w:highlight w:val="lightGray"/>
          <w:lang w:bidi="ar-SA"/>
        </w:rPr>
        <w:t>2</w:t>
      </w:r>
      <w:r w:rsidR="00DA1F46" w:rsidRPr="00A53F18">
        <w:rPr>
          <w:rFonts w:asciiTheme="minorHAnsi" w:hAnsiTheme="minorHAnsi"/>
          <w:b/>
          <w:bCs/>
          <w:sz w:val="18"/>
          <w:szCs w:val="18"/>
          <w:highlight w:val="lightGray"/>
          <w:lang w:bidi="ar-SA"/>
        </w:rPr>
        <w:t>.Id = h</w:t>
      </w:r>
      <w:r w:rsidR="00ED1590" w:rsidRPr="00A53F18">
        <w:rPr>
          <w:rFonts w:asciiTheme="minorHAnsi" w:hAnsiTheme="minorHAnsi"/>
          <w:b/>
          <w:bCs/>
          <w:sz w:val="18"/>
          <w:szCs w:val="18"/>
          <w:highlight w:val="lightGray"/>
          <w:lang w:bidi="ar-SA"/>
        </w:rPr>
        <w:t>1</w:t>
      </w:r>
      <w:r w:rsidR="00DA1F46" w:rsidRPr="00A53F18">
        <w:rPr>
          <w:rFonts w:asciiTheme="minorHAnsi" w:hAnsiTheme="minorHAnsi"/>
          <w:b/>
          <w:bCs/>
          <w:sz w:val="18"/>
          <w:szCs w:val="18"/>
          <w:highlight w:val="lightGray"/>
          <w:lang w:bidi="ar-SA"/>
        </w:rPr>
        <w:t>.GroupId</w:t>
      </w:r>
    </w:p>
    <w:p w:rsidR="00DA1F46" w:rsidRPr="00A53F18" w:rsidRDefault="00DA1F46" w:rsidP="00DA1F46">
      <w:pPr>
        <w:ind w:left="2160"/>
        <w:rPr>
          <w:rFonts w:asciiTheme="minorHAnsi" w:hAnsiTheme="minorHAnsi"/>
          <w:b/>
          <w:bCs/>
          <w:sz w:val="22"/>
          <w:szCs w:val="22"/>
          <w:lang w:bidi="ar-SA"/>
        </w:rPr>
      </w:pPr>
      <w:r w:rsidRPr="00A53F18">
        <w:rPr>
          <w:rFonts w:asciiTheme="minorHAnsi" w:hAnsiTheme="minorHAnsi"/>
          <w:b/>
          <w:bCs/>
          <w:sz w:val="18"/>
          <w:szCs w:val="18"/>
          <w:highlight w:val="lightGray"/>
          <w:lang w:bidi="ar-SA"/>
        </w:rPr>
        <w:t>WHERE     (h1.Id = ‘&amp;selected project Id’)</w:t>
      </w:r>
    </w:p>
    <w:p w:rsidR="00932DEB" w:rsidRPr="00337B88" w:rsidRDefault="00932DEB" w:rsidP="00DA1F46">
      <w:pPr>
        <w:ind w:left="720"/>
        <w:rPr>
          <w:rFonts w:asciiTheme="minorHAnsi" w:hAnsiTheme="minorHAnsi"/>
        </w:rPr>
      </w:pPr>
      <w:r w:rsidRPr="00337B88">
        <w:rPr>
          <w:rFonts w:asciiTheme="minorHAnsi" w:hAnsiTheme="minorHAnsi"/>
        </w:rPr>
        <w:t xml:space="preserve">Description: Editable, text, </w:t>
      </w:r>
      <w:proofErr w:type="spellStart"/>
      <w:r w:rsidR="00B34A2C">
        <w:rPr>
          <w:rFonts w:asciiTheme="minorHAnsi" w:hAnsiTheme="minorHAnsi"/>
        </w:rPr>
        <w:t>ATS_</w:t>
      </w:r>
      <w:r w:rsidR="00087904">
        <w:rPr>
          <w:rFonts w:asciiTheme="minorHAnsi" w:hAnsiTheme="minorHAnsi"/>
        </w:rPr>
        <w:t>Hierarchy.</w:t>
      </w:r>
      <w:r w:rsidRPr="00337B88">
        <w:rPr>
          <w:rFonts w:asciiTheme="minorHAnsi" w:hAnsiTheme="minorHAnsi"/>
        </w:rPr>
        <w:t>Description</w:t>
      </w:r>
      <w:proofErr w:type="spellEnd"/>
    </w:p>
    <w:p w:rsidR="00932DEB" w:rsidRPr="00337B88" w:rsidRDefault="00932DEB" w:rsidP="004C4A9D">
      <w:pPr>
        <w:ind w:left="720"/>
        <w:rPr>
          <w:rFonts w:asciiTheme="minorHAnsi" w:hAnsiTheme="minorHAnsi"/>
        </w:rPr>
      </w:pPr>
      <w:r w:rsidRPr="00337B88">
        <w:rPr>
          <w:rFonts w:asciiTheme="minorHAnsi" w:hAnsiTheme="minorHAnsi"/>
        </w:rPr>
        <w:t xml:space="preserve">Group Name &amp; Group Description: </w:t>
      </w:r>
    </w:p>
    <w:p w:rsidR="00932DEB" w:rsidRPr="00337B88" w:rsidRDefault="00932DEB" w:rsidP="008F352F">
      <w:pPr>
        <w:ind w:left="1440"/>
        <w:rPr>
          <w:rFonts w:asciiTheme="minorHAnsi" w:hAnsiTheme="minorHAnsi"/>
        </w:rPr>
      </w:pPr>
      <w:proofErr w:type="gramStart"/>
      <w:r w:rsidRPr="00337B88">
        <w:rPr>
          <w:rFonts w:asciiTheme="minorHAnsi" w:hAnsiTheme="minorHAnsi"/>
        </w:rPr>
        <w:t>if</w:t>
      </w:r>
      <w:proofErr w:type="gramEnd"/>
      <w:r w:rsidRPr="00337B88">
        <w:rPr>
          <w:rFonts w:asciiTheme="minorHAnsi" w:hAnsiTheme="minorHAnsi"/>
        </w:rPr>
        <w:t xml:space="preserve"> </w:t>
      </w:r>
      <w:proofErr w:type="spellStart"/>
      <w:r w:rsidR="00B34A2C">
        <w:rPr>
          <w:rFonts w:asciiTheme="minorHAnsi" w:hAnsiTheme="minorHAnsi"/>
        </w:rPr>
        <w:t>ATS_</w:t>
      </w:r>
      <w:r w:rsidR="00087904">
        <w:rPr>
          <w:rFonts w:asciiTheme="minorHAnsi" w:hAnsiTheme="minorHAnsi"/>
        </w:rPr>
        <w:t>Hierarchy.</w:t>
      </w:r>
      <w:r w:rsidR="008F352F">
        <w:rPr>
          <w:rFonts w:asciiTheme="minorHAnsi" w:hAnsiTheme="minorHAnsi"/>
        </w:rPr>
        <w:t>GroupId</w:t>
      </w:r>
      <w:proofErr w:type="spellEnd"/>
      <w:r w:rsidR="008F352F">
        <w:rPr>
          <w:rFonts w:asciiTheme="minorHAnsi" w:hAnsiTheme="minorHAnsi"/>
        </w:rPr>
        <w:t xml:space="preserve"> is null</w:t>
      </w:r>
      <w:r w:rsidRPr="00337B88">
        <w:rPr>
          <w:rFonts w:asciiTheme="minorHAnsi" w:hAnsiTheme="minorHAnsi"/>
        </w:rPr>
        <w:t xml:space="preserve"> then the field</w:t>
      </w:r>
      <w:r w:rsidR="008F352F">
        <w:rPr>
          <w:rFonts w:asciiTheme="minorHAnsi" w:hAnsiTheme="minorHAnsi"/>
        </w:rPr>
        <w:t>s</w:t>
      </w:r>
      <w:r w:rsidRPr="00337B88">
        <w:rPr>
          <w:rFonts w:asciiTheme="minorHAnsi" w:hAnsiTheme="minorHAnsi"/>
        </w:rPr>
        <w:t xml:space="preserve"> </w:t>
      </w:r>
      <w:r w:rsidR="008F352F">
        <w:rPr>
          <w:rFonts w:asciiTheme="minorHAnsi" w:hAnsiTheme="minorHAnsi"/>
        </w:rPr>
        <w:t>are</w:t>
      </w:r>
      <w:r w:rsidRPr="00337B88">
        <w:rPr>
          <w:rFonts w:asciiTheme="minorHAnsi" w:hAnsiTheme="minorHAnsi"/>
        </w:rPr>
        <w:t xml:space="preserve"> hidden</w:t>
      </w:r>
    </w:p>
    <w:p w:rsidR="00932DEB" w:rsidRPr="00337B88" w:rsidRDefault="00932DEB" w:rsidP="008F352F">
      <w:pPr>
        <w:ind w:left="1440"/>
        <w:rPr>
          <w:rFonts w:asciiTheme="minorHAnsi" w:hAnsiTheme="minorHAnsi"/>
        </w:rPr>
      </w:pPr>
      <w:proofErr w:type="gramStart"/>
      <w:r w:rsidRPr="00337B88">
        <w:rPr>
          <w:rFonts w:asciiTheme="minorHAnsi" w:hAnsiTheme="minorHAnsi"/>
        </w:rPr>
        <w:t>if</w:t>
      </w:r>
      <w:proofErr w:type="gramEnd"/>
      <w:r w:rsidRPr="00337B88">
        <w:rPr>
          <w:rFonts w:asciiTheme="minorHAnsi" w:hAnsiTheme="minorHAnsi"/>
        </w:rPr>
        <w:t xml:space="preserve"> </w:t>
      </w:r>
      <w:proofErr w:type="spellStart"/>
      <w:r w:rsidR="00B34A2C">
        <w:rPr>
          <w:rFonts w:asciiTheme="minorHAnsi" w:hAnsiTheme="minorHAnsi"/>
        </w:rPr>
        <w:t>ATS_</w:t>
      </w:r>
      <w:r w:rsidR="00087904">
        <w:rPr>
          <w:rFonts w:asciiTheme="minorHAnsi" w:hAnsiTheme="minorHAnsi"/>
        </w:rPr>
        <w:t>Hierarchy.</w:t>
      </w:r>
      <w:r w:rsidR="008F352F">
        <w:rPr>
          <w:rFonts w:asciiTheme="minorHAnsi" w:hAnsiTheme="minorHAnsi"/>
        </w:rPr>
        <w:t>GroupId</w:t>
      </w:r>
      <w:proofErr w:type="spellEnd"/>
      <w:r w:rsidR="008F352F">
        <w:rPr>
          <w:rFonts w:asciiTheme="minorHAnsi" w:hAnsiTheme="minorHAnsi"/>
        </w:rPr>
        <w:t xml:space="preserve"> is not null</w:t>
      </w:r>
      <w:r w:rsidRPr="00337B88">
        <w:rPr>
          <w:rFonts w:asciiTheme="minorHAnsi" w:hAnsiTheme="minorHAnsi"/>
        </w:rPr>
        <w:t xml:space="preserve"> then</w:t>
      </w:r>
    </w:p>
    <w:p w:rsidR="00932DEB" w:rsidRDefault="00932DEB" w:rsidP="00645786">
      <w:pPr>
        <w:ind w:left="720"/>
        <w:rPr>
          <w:rFonts w:asciiTheme="minorHAnsi" w:hAnsiTheme="minorHAnsi"/>
        </w:rPr>
      </w:pPr>
      <w:r w:rsidRPr="00337B88">
        <w:rPr>
          <w:rFonts w:asciiTheme="minorHAnsi" w:hAnsiTheme="minorHAnsi"/>
        </w:rPr>
        <w:lastRenderedPageBreak/>
        <w:t>Group Name: Not Editable, Text 30 (?)</w:t>
      </w:r>
      <w:r w:rsidR="00645786">
        <w:rPr>
          <w:rFonts w:asciiTheme="minorHAnsi" w:hAnsiTheme="minorHAnsi"/>
        </w:rPr>
        <w:t xml:space="preserve">, </w:t>
      </w:r>
      <w:proofErr w:type="spellStart"/>
      <w:r w:rsidR="00645786">
        <w:rPr>
          <w:rFonts w:asciiTheme="minorHAnsi" w:hAnsiTheme="minorHAnsi"/>
        </w:rPr>
        <w:t>ATS_Hierarchy.</w:t>
      </w:r>
      <w:r w:rsidRPr="00337B88">
        <w:rPr>
          <w:rFonts w:asciiTheme="minorHAnsi" w:hAnsiTheme="minorHAnsi"/>
        </w:rPr>
        <w:t>Name</w:t>
      </w:r>
      <w:proofErr w:type="spellEnd"/>
      <w:r w:rsidR="00645786">
        <w:rPr>
          <w:rFonts w:asciiTheme="minorHAnsi" w:hAnsiTheme="minorHAnsi"/>
        </w:rPr>
        <w:t xml:space="preserve"> of the node with Id=</w:t>
      </w:r>
      <w:proofErr w:type="spellStart"/>
      <w:r w:rsidR="00645786">
        <w:rPr>
          <w:rFonts w:asciiTheme="minorHAnsi" w:hAnsiTheme="minorHAnsi"/>
        </w:rPr>
        <w:t>GroupId</w:t>
      </w:r>
      <w:proofErr w:type="spellEnd"/>
      <w:r w:rsidR="00645786">
        <w:rPr>
          <w:rFonts w:asciiTheme="minorHAnsi" w:hAnsiTheme="minorHAnsi"/>
        </w:rPr>
        <w:t xml:space="preserve"> of the selected project</w:t>
      </w:r>
    </w:p>
    <w:p w:rsidR="00645786" w:rsidRPr="00DA1F46" w:rsidRDefault="00645786" w:rsidP="00645786">
      <w:pPr>
        <w:ind w:left="1440"/>
        <w:rPr>
          <w:rFonts w:asciiTheme="minorHAnsi" w:hAnsiTheme="minorHAnsi"/>
          <w:sz w:val="18"/>
          <w:szCs w:val="18"/>
          <w:lang w:bidi="ar-SA"/>
        </w:rPr>
      </w:pPr>
      <w:r w:rsidRPr="00DA1F46">
        <w:rPr>
          <w:rFonts w:asciiTheme="minorHAnsi" w:hAnsiTheme="minorHAnsi"/>
          <w:sz w:val="18"/>
          <w:szCs w:val="18"/>
          <w:lang w:bidi="ar-SA"/>
        </w:rPr>
        <w:t>SELECT     h2.</w:t>
      </w:r>
      <w:r>
        <w:rPr>
          <w:rFonts w:asciiTheme="minorHAnsi" w:hAnsiTheme="minorHAnsi"/>
          <w:sz w:val="18"/>
          <w:szCs w:val="18"/>
          <w:lang w:bidi="ar-SA"/>
        </w:rPr>
        <w:t>Name</w:t>
      </w:r>
    </w:p>
    <w:p w:rsidR="00645786" w:rsidRPr="00DA1F46" w:rsidRDefault="00645786" w:rsidP="00645786">
      <w:pPr>
        <w:ind w:left="1440"/>
        <w:rPr>
          <w:rFonts w:asciiTheme="minorHAnsi" w:hAnsiTheme="minorHAnsi"/>
          <w:sz w:val="18"/>
          <w:szCs w:val="18"/>
          <w:lang w:bidi="ar-SA"/>
        </w:rPr>
      </w:pPr>
      <w:r w:rsidRPr="00DA1F46">
        <w:rPr>
          <w:rFonts w:asciiTheme="minorHAnsi" w:hAnsiTheme="minorHAnsi"/>
          <w:sz w:val="18"/>
          <w:szCs w:val="18"/>
          <w:lang w:bidi="ar-SA"/>
        </w:rPr>
        <w:t xml:space="preserve">FROM         </w:t>
      </w:r>
      <w:proofErr w:type="spellStart"/>
      <w:r w:rsidRPr="00DA1F46">
        <w:rPr>
          <w:rFonts w:asciiTheme="minorHAnsi" w:hAnsiTheme="minorHAnsi"/>
          <w:sz w:val="18"/>
          <w:szCs w:val="18"/>
          <w:lang w:bidi="ar-SA"/>
        </w:rPr>
        <w:t>ATS_Hierarchy</w:t>
      </w:r>
      <w:proofErr w:type="spellEnd"/>
      <w:r w:rsidRPr="00DA1F46">
        <w:rPr>
          <w:rFonts w:asciiTheme="minorHAnsi" w:hAnsiTheme="minorHAnsi"/>
          <w:sz w:val="18"/>
          <w:szCs w:val="18"/>
          <w:lang w:bidi="ar-SA"/>
        </w:rPr>
        <w:t xml:space="preserve"> AS h1 JOIN</w:t>
      </w:r>
    </w:p>
    <w:p w:rsidR="00645786" w:rsidRPr="00DA1F46" w:rsidRDefault="00645786" w:rsidP="00ED1590">
      <w:pPr>
        <w:ind w:left="1440"/>
        <w:rPr>
          <w:rFonts w:asciiTheme="minorHAnsi" w:hAnsiTheme="minorHAnsi"/>
          <w:sz w:val="18"/>
          <w:szCs w:val="18"/>
          <w:lang w:bidi="ar-SA"/>
        </w:rPr>
      </w:pPr>
      <w:r>
        <w:rPr>
          <w:rFonts w:asciiTheme="minorHAnsi" w:hAnsiTheme="minorHAnsi"/>
          <w:sz w:val="18"/>
          <w:szCs w:val="18"/>
          <w:lang w:bidi="ar-SA"/>
        </w:rPr>
        <w:t xml:space="preserve">                    </w:t>
      </w:r>
      <w:proofErr w:type="spellStart"/>
      <w:r w:rsidRPr="00DA1F46">
        <w:rPr>
          <w:rFonts w:asciiTheme="minorHAnsi" w:hAnsiTheme="minorHAnsi"/>
          <w:sz w:val="18"/>
          <w:szCs w:val="18"/>
          <w:lang w:bidi="ar-SA"/>
        </w:rPr>
        <w:t>ATS_Hierarchy</w:t>
      </w:r>
      <w:proofErr w:type="spellEnd"/>
      <w:r w:rsidRPr="00DA1F46">
        <w:rPr>
          <w:rFonts w:asciiTheme="minorHAnsi" w:hAnsiTheme="minorHAnsi"/>
          <w:sz w:val="18"/>
          <w:szCs w:val="18"/>
          <w:lang w:bidi="ar-SA"/>
        </w:rPr>
        <w:t xml:space="preserve"> AS h2 ON h</w:t>
      </w:r>
      <w:r w:rsidR="00ED1590">
        <w:rPr>
          <w:rFonts w:asciiTheme="minorHAnsi" w:hAnsiTheme="minorHAnsi"/>
          <w:sz w:val="18"/>
          <w:szCs w:val="18"/>
          <w:lang w:bidi="ar-SA"/>
        </w:rPr>
        <w:t>2</w:t>
      </w:r>
      <w:r w:rsidRPr="00DA1F46">
        <w:rPr>
          <w:rFonts w:asciiTheme="minorHAnsi" w:hAnsiTheme="minorHAnsi"/>
          <w:sz w:val="18"/>
          <w:szCs w:val="18"/>
          <w:lang w:bidi="ar-SA"/>
        </w:rPr>
        <w:t>.Id = h</w:t>
      </w:r>
      <w:r w:rsidR="00ED1590">
        <w:rPr>
          <w:rFonts w:asciiTheme="minorHAnsi" w:hAnsiTheme="minorHAnsi"/>
          <w:sz w:val="18"/>
          <w:szCs w:val="18"/>
          <w:lang w:bidi="ar-SA"/>
        </w:rPr>
        <w:t>1</w:t>
      </w:r>
      <w:r w:rsidRPr="00DA1F46">
        <w:rPr>
          <w:rFonts w:asciiTheme="minorHAnsi" w:hAnsiTheme="minorHAnsi"/>
          <w:sz w:val="18"/>
          <w:szCs w:val="18"/>
          <w:lang w:bidi="ar-SA"/>
        </w:rPr>
        <w:t>.GroupId</w:t>
      </w:r>
    </w:p>
    <w:p w:rsidR="00645786" w:rsidRPr="00337B88" w:rsidRDefault="00645786" w:rsidP="00645786">
      <w:pPr>
        <w:ind w:left="720" w:firstLine="720"/>
        <w:rPr>
          <w:rFonts w:asciiTheme="minorHAnsi" w:hAnsiTheme="minorHAnsi"/>
        </w:rPr>
      </w:pPr>
      <w:r>
        <w:rPr>
          <w:rFonts w:asciiTheme="minorHAnsi" w:hAnsiTheme="minorHAnsi"/>
          <w:sz w:val="18"/>
          <w:szCs w:val="18"/>
          <w:lang w:bidi="ar-SA"/>
        </w:rPr>
        <w:t>WHERE     (h1.Id = ‘&amp;selected project Id’</w:t>
      </w:r>
      <w:r w:rsidRPr="00DA1F46">
        <w:rPr>
          <w:rFonts w:asciiTheme="minorHAnsi" w:hAnsiTheme="minorHAnsi"/>
          <w:sz w:val="18"/>
          <w:szCs w:val="18"/>
          <w:lang w:bidi="ar-SA"/>
        </w:rPr>
        <w:t>)</w:t>
      </w:r>
    </w:p>
    <w:p w:rsidR="00932DEB" w:rsidRDefault="00932DEB" w:rsidP="00645786">
      <w:pPr>
        <w:ind w:left="720"/>
        <w:rPr>
          <w:rFonts w:asciiTheme="minorHAnsi" w:hAnsiTheme="minorHAnsi"/>
        </w:rPr>
      </w:pPr>
      <w:r w:rsidRPr="00337B88">
        <w:rPr>
          <w:rFonts w:asciiTheme="minorHAnsi" w:hAnsiTheme="minorHAnsi"/>
        </w:rPr>
        <w:t>Group Description: Not Editable, Text 30 (?)</w:t>
      </w:r>
      <w:r w:rsidR="00645786">
        <w:rPr>
          <w:rFonts w:asciiTheme="minorHAnsi" w:hAnsiTheme="minorHAnsi"/>
        </w:rPr>
        <w:t xml:space="preserve">, </w:t>
      </w:r>
      <w:proofErr w:type="spellStart"/>
      <w:r w:rsidR="00645786">
        <w:rPr>
          <w:rFonts w:asciiTheme="minorHAnsi" w:hAnsiTheme="minorHAnsi"/>
        </w:rPr>
        <w:t>ATS_Hierarchy.Description</w:t>
      </w:r>
      <w:proofErr w:type="spellEnd"/>
    </w:p>
    <w:p w:rsidR="00645786" w:rsidRPr="00DA1F46" w:rsidRDefault="00645786" w:rsidP="00645786">
      <w:pPr>
        <w:ind w:left="1440"/>
        <w:rPr>
          <w:rFonts w:asciiTheme="minorHAnsi" w:hAnsiTheme="minorHAnsi"/>
          <w:sz w:val="18"/>
          <w:szCs w:val="18"/>
          <w:lang w:bidi="ar-SA"/>
        </w:rPr>
      </w:pPr>
      <w:r w:rsidRPr="00DA1F46">
        <w:rPr>
          <w:rFonts w:asciiTheme="minorHAnsi" w:hAnsiTheme="minorHAnsi"/>
          <w:sz w:val="18"/>
          <w:szCs w:val="18"/>
          <w:lang w:bidi="ar-SA"/>
        </w:rPr>
        <w:t>SELECT     h2.</w:t>
      </w:r>
      <w:r>
        <w:rPr>
          <w:rFonts w:asciiTheme="minorHAnsi" w:hAnsiTheme="minorHAnsi"/>
          <w:sz w:val="18"/>
          <w:szCs w:val="18"/>
          <w:lang w:bidi="ar-SA"/>
        </w:rPr>
        <w:t>Description</w:t>
      </w:r>
    </w:p>
    <w:p w:rsidR="00645786" w:rsidRPr="00DA1F46" w:rsidRDefault="00645786" w:rsidP="00645786">
      <w:pPr>
        <w:ind w:left="1440"/>
        <w:rPr>
          <w:rFonts w:asciiTheme="minorHAnsi" w:hAnsiTheme="minorHAnsi"/>
          <w:sz w:val="18"/>
          <w:szCs w:val="18"/>
          <w:lang w:bidi="ar-SA"/>
        </w:rPr>
      </w:pPr>
      <w:r w:rsidRPr="00DA1F46">
        <w:rPr>
          <w:rFonts w:asciiTheme="minorHAnsi" w:hAnsiTheme="minorHAnsi"/>
          <w:sz w:val="18"/>
          <w:szCs w:val="18"/>
          <w:lang w:bidi="ar-SA"/>
        </w:rPr>
        <w:t xml:space="preserve">FROM         </w:t>
      </w:r>
      <w:proofErr w:type="spellStart"/>
      <w:r w:rsidRPr="00DA1F46">
        <w:rPr>
          <w:rFonts w:asciiTheme="minorHAnsi" w:hAnsiTheme="minorHAnsi"/>
          <w:sz w:val="18"/>
          <w:szCs w:val="18"/>
          <w:lang w:bidi="ar-SA"/>
        </w:rPr>
        <w:t>ATS_Hierarchy</w:t>
      </w:r>
      <w:proofErr w:type="spellEnd"/>
      <w:r w:rsidRPr="00DA1F46">
        <w:rPr>
          <w:rFonts w:asciiTheme="minorHAnsi" w:hAnsiTheme="minorHAnsi"/>
          <w:sz w:val="18"/>
          <w:szCs w:val="18"/>
          <w:lang w:bidi="ar-SA"/>
        </w:rPr>
        <w:t xml:space="preserve"> AS h1 JOIN</w:t>
      </w:r>
    </w:p>
    <w:p w:rsidR="00645786" w:rsidRPr="00DA1F46" w:rsidRDefault="00645786" w:rsidP="00ED1590">
      <w:pPr>
        <w:ind w:left="1440"/>
        <w:rPr>
          <w:rFonts w:asciiTheme="minorHAnsi" w:hAnsiTheme="minorHAnsi"/>
          <w:sz w:val="18"/>
          <w:szCs w:val="18"/>
          <w:lang w:bidi="ar-SA"/>
        </w:rPr>
      </w:pPr>
      <w:r>
        <w:rPr>
          <w:rFonts w:asciiTheme="minorHAnsi" w:hAnsiTheme="minorHAnsi"/>
          <w:sz w:val="18"/>
          <w:szCs w:val="18"/>
          <w:lang w:bidi="ar-SA"/>
        </w:rPr>
        <w:t xml:space="preserve">                    </w:t>
      </w:r>
      <w:proofErr w:type="spellStart"/>
      <w:r w:rsidRPr="00DA1F46">
        <w:rPr>
          <w:rFonts w:asciiTheme="minorHAnsi" w:hAnsiTheme="minorHAnsi"/>
          <w:sz w:val="18"/>
          <w:szCs w:val="18"/>
          <w:lang w:bidi="ar-SA"/>
        </w:rPr>
        <w:t>ATS_Hierarchy</w:t>
      </w:r>
      <w:proofErr w:type="spellEnd"/>
      <w:r w:rsidRPr="00DA1F46">
        <w:rPr>
          <w:rFonts w:asciiTheme="minorHAnsi" w:hAnsiTheme="minorHAnsi"/>
          <w:sz w:val="18"/>
          <w:szCs w:val="18"/>
          <w:lang w:bidi="ar-SA"/>
        </w:rPr>
        <w:t xml:space="preserve"> AS h2 ON h</w:t>
      </w:r>
      <w:r w:rsidR="00ED1590">
        <w:rPr>
          <w:rFonts w:asciiTheme="minorHAnsi" w:hAnsiTheme="minorHAnsi"/>
          <w:sz w:val="18"/>
          <w:szCs w:val="18"/>
          <w:lang w:bidi="ar-SA"/>
        </w:rPr>
        <w:t>2</w:t>
      </w:r>
      <w:r w:rsidRPr="00DA1F46">
        <w:rPr>
          <w:rFonts w:asciiTheme="minorHAnsi" w:hAnsiTheme="minorHAnsi"/>
          <w:sz w:val="18"/>
          <w:szCs w:val="18"/>
          <w:lang w:bidi="ar-SA"/>
        </w:rPr>
        <w:t>.Id = h</w:t>
      </w:r>
      <w:r w:rsidR="00ED1590">
        <w:rPr>
          <w:rFonts w:asciiTheme="minorHAnsi" w:hAnsiTheme="minorHAnsi"/>
          <w:sz w:val="18"/>
          <w:szCs w:val="18"/>
          <w:lang w:bidi="ar-SA"/>
        </w:rPr>
        <w:t>1</w:t>
      </w:r>
      <w:r w:rsidRPr="00DA1F46">
        <w:rPr>
          <w:rFonts w:asciiTheme="minorHAnsi" w:hAnsiTheme="minorHAnsi"/>
          <w:sz w:val="18"/>
          <w:szCs w:val="18"/>
          <w:lang w:bidi="ar-SA"/>
        </w:rPr>
        <w:t>.GroupId</w:t>
      </w:r>
    </w:p>
    <w:p w:rsidR="00645786" w:rsidRPr="00337B88" w:rsidRDefault="00645786" w:rsidP="00645786">
      <w:pPr>
        <w:ind w:left="720" w:firstLine="720"/>
        <w:rPr>
          <w:rFonts w:asciiTheme="minorHAnsi" w:hAnsiTheme="minorHAnsi"/>
        </w:rPr>
      </w:pPr>
      <w:r>
        <w:rPr>
          <w:rFonts w:asciiTheme="minorHAnsi" w:hAnsiTheme="minorHAnsi"/>
          <w:sz w:val="18"/>
          <w:szCs w:val="18"/>
          <w:lang w:bidi="ar-SA"/>
        </w:rPr>
        <w:t>WHERE     (h1.Id = ‘&amp;selected project Id’</w:t>
      </w:r>
      <w:r w:rsidRPr="00DA1F46">
        <w:rPr>
          <w:rFonts w:asciiTheme="minorHAnsi" w:hAnsiTheme="minorHAnsi"/>
          <w:sz w:val="18"/>
          <w:szCs w:val="18"/>
          <w:lang w:bidi="ar-SA"/>
        </w:rPr>
        <w:t>)</w:t>
      </w:r>
    </w:p>
    <w:p w:rsidR="00932DEB" w:rsidRPr="00337B88" w:rsidRDefault="00932DEB" w:rsidP="004C4A9D">
      <w:pPr>
        <w:ind w:left="720"/>
        <w:rPr>
          <w:rFonts w:asciiTheme="minorHAnsi" w:hAnsiTheme="minorHAnsi"/>
        </w:rPr>
      </w:pPr>
      <w:r w:rsidRPr="00337B88">
        <w:rPr>
          <w:rFonts w:asciiTheme="minorHAnsi" w:hAnsiTheme="minorHAnsi"/>
        </w:rPr>
        <w:t xml:space="preserve">Created: Not editable, text, </w:t>
      </w:r>
      <w:proofErr w:type="spellStart"/>
      <w:r w:rsidR="00B34A2C">
        <w:rPr>
          <w:rFonts w:asciiTheme="minorHAnsi" w:hAnsiTheme="minorHAnsi"/>
        </w:rPr>
        <w:t>ATS_</w:t>
      </w:r>
      <w:r w:rsidR="00087904">
        <w:rPr>
          <w:rFonts w:asciiTheme="minorHAnsi" w:hAnsiTheme="minorHAnsi"/>
        </w:rPr>
        <w:t>Hierarchy.</w:t>
      </w:r>
      <w:r w:rsidRPr="00337B88">
        <w:rPr>
          <w:rFonts w:asciiTheme="minorHAnsi" w:hAnsiTheme="minorHAnsi"/>
        </w:rPr>
        <w:t>CreationDate</w:t>
      </w:r>
      <w:proofErr w:type="spellEnd"/>
    </w:p>
    <w:p w:rsidR="00932DEB" w:rsidRPr="00337B88" w:rsidRDefault="00932DEB" w:rsidP="002A47D8">
      <w:pPr>
        <w:ind w:left="720"/>
        <w:rPr>
          <w:rFonts w:asciiTheme="minorHAnsi" w:hAnsiTheme="minorHAnsi"/>
        </w:rPr>
      </w:pPr>
      <w:r w:rsidRPr="00337B88">
        <w:rPr>
          <w:rFonts w:asciiTheme="minorHAnsi" w:hAnsiTheme="minorHAnsi"/>
        </w:rPr>
        <w:t xml:space="preserve">Last Modified &amp; Last Modified By: Not editable, determined by latest </w:t>
      </w:r>
      <w:proofErr w:type="spellStart"/>
      <w:r w:rsidRPr="00337B88">
        <w:rPr>
          <w:rFonts w:asciiTheme="minorHAnsi" w:hAnsiTheme="minorHAnsi"/>
        </w:rPr>
        <w:t>LastModifiedDate</w:t>
      </w:r>
      <w:proofErr w:type="spellEnd"/>
      <w:r w:rsidRPr="00337B88">
        <w:rPr>
          <w:rFonts w:asciiTheme="minorHAnsi" w:hAnsiTheme="minorHAnsi"/>
        </w:rPr>
        <w:t xml:space="preserve"> from all project related </w:t>
      </w:r>
      <w:r w:rsidR="002A47D8">
        <w:rPr>
          <w:rFonts w:asciiTheme="minorHAnsi" w:hAnsiTheme="minorHAnsi"/>
        </w:rPr>
        <w:t>tables</w:t>
      </w:r>
    </w:p>
    <w:p w:rsidR="00932DEB" w:rsidRPr="00337B88" w:rsidRDefault="00932DEB" w:rsidP="004C4A9D">
      <w:pPr>
        <w:ind w:left="720"/>
        <w:rPr>
          <w:rFonts w:asciiTheme="minorHAnsi" w:hAnsiTheme="minorHAnsi"/>
        </w:rPr>
      </w:pPr>
      <w:r w:rsidRPr="00337B88">
        <w:rPr>
          <w:rFonts w:asciiTheme="minorHAnsi" w:hAnsiTheme="minorHAnsi"/>
        </w:rPr>
        <w:t xml:space="preserve">Active Version: </w:t>
      </w:r>
      <w:proofErr w:type="spellStart"/>
      <w:r w:rsidR="00EF3DC3">
        <w:rPr>
          <w:rFonts w:asciiTheme="minorHAnsi" w:hAnsiTheme="minorHAnsi"/>
        </w:rPr>
        <w:t>ATS_Version.</w:t>
      </w:r>
      <w:r w:rsidRPr="00337B88">
        <w:rPr>
          <w:rFonts w:asciiTheme="minorHAnsi" w:hAnsiTheme="minorHAnsi"/>
        </w:rPr>
        <w:t>VersionName</w:t>
      </w:r>
      <w:proofErr w:type="spellEnd"/>
    </w:p>
    <w:p w:rsidR="00932DEB" w:rsidRPr="00337B88" w:rsidRDefault="00932DEB" w:rsidP="004C4A9D">
      <w:pPr>
        <w:ind w:left="720"/>
        <w:rPr>
          <w:rFonts w:asciiTheme="minorHAnsi" w:hAnsiTheme="minorHAnsi"/>
        </w:rPr>
      </w:pPr>
      <w:r w:rsidRPr="00337B88">
        <w:rPr>
          <w:rFonts w:asciiTheme="minorHAnsi" w:hAnsiTheme="minorHAnsi"/>
        </w:rPr>
        <w:t xml:space="preserve">Status: Not editable, </w:t>
      </w:r>
      <w:proofErr w:type="spellStart"/>
      <w:r w:rsidR="00B34A2C">
        <w:rPr>
          <w:rFonts w:asciiTheme="minorHAnsi" w:hAnsiTheme="minorHAnsi"/>
        </w:rPr>
        <w:t>ATS_</w:t>
      </w:r>
      <w:r w:rsidR="00087904">
        <w:rPr>
          <w:rFonts w:asciiTheme="minorHAnsi" w:hAnsiTheme="minorHAnsi"/>
        </w:rPr>
        <w:t>Hierarchy.</w:t>
      </w:r>
      <w:r w:rsidRPr="00337B88">
        <w:rPr>
          <w:rFonts w:asciiTheme="minorHAnsi" w:hAnsiTheme="minorHAnsi"/>
        </w:rPr>
        <w:t>ProjectStatus</w:t>
      </w:r>
      <w:proofErr w:type="spellEnd"/>
    </w:p>
    <w:p w:rsidR="00932DEB" w:rsidRPr="00337B88" w:rsidRDefault="00932DEB" w:rsidP="004C4A9D">
      <w:pPr>
        <w:ind w:left="720"/>
        <w:rPr>
          <w:rFonts w:asciiTheme="minorHAnsi" w:hAnsiTheme="minorHAnsi"/>
        </w:rPr>
      </w:pPr>
      <w:r w:rsidRPr="00337B88">
        <w:rPr>
          <w:rFonts w:asciiTheme="minorHAnsi" w:hAnsiTheme="minorHAnsi"/>
        </w:rPr>
        <w:t xml:space="preserve">Synchronization: the checkbox is checked if entry exists in </w:t>
      </w:r>
      <w:proofErr w:type="spellStart"/>
      <w:ins w:id="60" w:author="Ella Goldberg(Contractor)" w:date="2013-11-06T00:32:00Z">
        <w:r w:rsidR="00EE5CB3">
          <w:rPr>
            <w:rFonts w:asciiTheme="minorHAnsi" w:hAnsiTheme="minorHAnsi"/>
          </w:rPr>
          <w:t>ATS_</w:t>
        </w:r>
      </w:ins>
      <w:r w:rsidRPr="00337B88">
        <w:rPr>
          <w:rFonts w:asciiTheme="minorHAnsi" w:hAnsiTheme="minorHAnsi"/>
        </w:rPr>
        <w:t>ProjectSynchronization</w:t>
      </w:r>
      <w:proofErr w:type="spellEnd"/>
      <w:r w:rsidRPr="00337B88">
        <w:rPr>
          <w:rFonts w:asciiTheme="minorHAnsi" w:hAnsiTheme="minorHAnsi"/>
        </w:rPr>
        <w:t xml:space="preserve"> table and not expired. </w:t>
      </w:r>
    </w:p>
    <w:p w:rsidR="00932DEB" w:rsidRPr="00337B88" w:rsidRDefault="00932DEB" w:rsidP="004C4A9D">
      <w:pPr>
        <w:ind w:left="720"/>
        <w:rPr>
          <w:rFonts w:asciiTheme="minorHAnsi" w:hAnsiTheme="minorHAnsi"/>
          <w:szCs w:val="18"/>
        </w:rPr>
      </w:pPr>
    </w:p>
    <w:p w:rsidR="00932DEB" w:rsidRPr="00337B88" w:rsidRDefault="00932DEB" w:rsidP="00064A0E">
      <w:pPr>
        <w:ind w:left="720"/>
        <w:rPr>
          <w:rFonts w:asciiTheme="minorHAnsi" w:hAnsiTheme="minorHAnsi"/>
          <w:szCs w:val="18"/>
        </w:rPr>
      </w:pPr>
      <w:r w:rsidRPr="00337B88">
        <w:rPr>
          <w:rFonts w:asciiTheme="minorHAnsi" w:hAnsiTheme="minorHAnsi"/>
          <w:szCs w:val="18"/>
        </w:rPr>
        <w:t xml:space="preserve">When Project Code and Project Step are populated, displayed folder name will be a concatenation of </w:t>
      </w:r>
      <w:proofErr w:type="spellStart"/>
      <w:r w:rsidR="00B34A2C">
        <w:rPr>
          <w:rFonts w:asciiTheme="minorHAnsi" w:hAnsiTheme="minorHAnsi"/>
          <w:szCs w:val="18"/>
        </w:rPr>
        <w:t>ATS_</w:t>
      </w:r>
      <w:r w:rsidR="00087904">
        <w:rPr>
          <w:rFonts w:asciiTheme="minorHAnsi" w:hAnsiTheme="minorHAnsi"/>
          <w:szCs w:val="18"/>
        </w:rPr>
        <w:t>Hierarchy</w:t>
      </w:r>
      <w:proofErr w:type="spellEnd"/>
      <w:r w:rsidR="00087904">
        <w:rPr>
          <w:rFonts w:asciiTheme="minorHAnsi" w:hAnsiTheme="minorHAnsi"/>
          <w:szCs w:val="18"/>
        </w:rPr>
        <w:t>.</w:t>
      </w:r>
      <w:r w:rsidR="00064A0E" w:rsidRPr="00337B88">
        <w:rPr>
          <w:rFonts w:asciiTheme="minorHAnsi" w:hAnsiTheme="minorHAnsi"/>
          <w:szCs w:val="18"/>
        </w:rPr>
        <w:t xml:space="preserve"> </w:t>
      </w:r>
      <w:r w:rsidRPr="00337B88">
        <w:rPr>
          <w:rFonts w:asciiTheme="minorHAnsi" w:hAnsiTheme="minorHAnsi"/>
          <w:szCs w:val="18"/>
        </w:rPr>
        <w:t>Name+’ – ‘+</w:t>
      </w:r>
      <w:proofErr w:type="spellStart"/>
      <w:r w:rsidR="00064A0E">
        <w:rPr>
          <w:rFonts w:asciiTheme="minorHAnsi" w:hAnsiTheme="minorHAnsi"/>
          <w:szCs w:val="18"/>
        </w:rPr>
        <w:t>ATS_Hierarchy</w:t>
      </w:r>
      <w:r w:rsidRPr="00337B88">
        <w:rPr>
          <w:rFonts w:asciiTheme="minorHAnsi" w:hAnsiTheme="minorHAnsi"/>
          <w:szCs w:val="18"/>
        </w:rPr>
        <w:t>.ProjectCode</w:t>
      </w:r>
      <w:proofErr w:type="spellEnd"/>
      <w:r w:rsidRPr="00337B88">
        <w:rPr>
          <w:rFonts w:asciiTheme="minorHAnsi" w:hAnsiTheme="minorHAnsi"/>
          <w:szCs w:val="18"/>
        </w:rPr>
        <w:t>+</w:t>
      </w:r>
      <w:r w:rsidR="00064A0E" w:rsidRPr="00064A0E">
        <w:rPr>
          <w:rFonts w:asciiTheme="minorHAnsi" w:hAnsiTheme="minorHAnsi"/>
          <w:szCs w:val="18"/>
        </w:rPr>
        <w:t xml:space="preserve"> </w:t>
      </w:r>
      <w:proofErr w:type="spellStart"/>
      <w:r w:rsidR="00064A0E">
        <w:rPr>
          <w:rFonts w:asciiTheme="minorHAnsi" w:hAnsiTheme="minorHAnsi"/>
          <w:szCs w:val="18"/>
        </w:rPr>
        <w:t>ATS_Hierarchy</w:t>
      </w:r>
      <w:r w:rsidRPr="00337B88">
        <w:rPr>
          <w:rFonts w:asciiTheme="minorHAnsi" w:hAnsiTheme="minorHAnsi"/>
          <w:szCs w:val="18"/>
        </w:rPr>
        <w:t>.ProjectStep</w:t>
      </w:r>
      <w:proofErr w:type="spellEnd"/>
      <w:r w:rsidRPr="00337B88">
        <w:rPr>
          <w:rFonts w:asciiTheme="minorHAnsi" w:hAnsiTheme="minorHAnsi"/>
          <w:szCs w:val="18"/>
        </w:rPr>
        <w:t>:</w:t>
      </w:r>
    </w:p>
    <w:p w:rsidR="00932DEB" w:rsidRPr="00337B88" w:rsidRDefault="00932DEB" w:rsidP="004C4A9D">
      <w:pPr>
        <w:ind w:left="720"/>
        <w:rPr>
          <w:rFonts w:asciiTheme="minorHAnsi" w:hAnsiTheme="minorHAnsi"/>
          <w:szCs w:val="18"/>
        </w:rPr>
      </w:pPr>
      <w:r w:rsidRPr="00337B88">
        <w:rPr>
          <w:rFonts w:asciiTheme="minorHAnsi" w:hAnsiTheme="minorHAnsi"/>
          <w:szCs w:val="18"/>
        </w:rPr>
        <w:t>“Project3 – A1 Step1a”</w:t>
      </w:r>
    </w:p>
    <w:p w:rsidR="00932DEB" w:rsidRPr="00337B88" w:rsidRDefault="00932DEB" w:rsidP="004C4A9D">
      <w:pPr>
        <w:ind w:left="720"/>
        <w:rPr>
          <w:rFonts w:asciiTheme="minorHAnsi" w:hAnsiTheme="minorHAnsi"/>
          <w:szCs w:val="18"/>
        </w:rPr>
      </w:pPr>
    </w:p>
    <w:p w:rsidR="00932DEB" w:rsidRPr="00337B88" w:rsidRDefault="00932DEB" w:rsidP="004C4A9D">
      <w:pPr>
        <w:ind w:left="720"/>
        <w:rPr>
          <w:rFonts w:asciiTheme="minorHAnsi" w:hAnsiTheme="minorHAnsi"/>
          <w:b/>
          <w:bCs/>
          <w:szCs w:val="18"/>
          <w:u w:val="single"/>
        </w:rPr>
      </w:pPr>
      <w:bookmarkStart w:id="61" w:name="ContentsTab"/>
      <w:r w:rsidRPr="00337B88">
        <w:rPr>
          <w:rFonts w:asciiTheme="minorHAnsi" w:hAnsiTheme="minorHAnsi"/>
          <w:b/>
          <w:bCs/>
          <w:szCs w:val="18"/>
          <w:u w:val="single"/>
        </w:rPr>
        <w:t xml:space="preserve">Contents tab – </w:t>
      </w:r>
      <w:r w:rsidRPr="00337B88">
        <w:rPr>
          <w:rFonts w:asciiTheme="minorHAnsi" w:hAnsiTheme="minorHAnsi"/>
          <w:b/>
          <w:bCs/>
          <w:color w:val="FF0000"/>
          <w:szCs w:val="18"/>
          <w:highlight w:val="yellow"/>
          <w:u w:val="single"/>
        </w:rPr>
        <w:t>Change Request on top of the project scope, pending SCD’s approval</w:t>
      </w:r>
    </w:p>
    <w:p w:rsidR="00932DEB" w:rsidRPr="00337B88" w:rsidRDefault="00932DEB" w:rsidP="00D445C4">
      <w:pPr>
        <w:ind w:left="720"/>
        <w:rPr>
          <w:rFonts w:asciiTheme="minorHAnsi" w:hAnsiTheme="minorHAnsi"/>
          <w:szCs w:val="18"/>
        </w:rPr>
      </w:pPr>
      <w:r w:rsidRPr="00337B88">
        <w:rPr>
          <w:rFonts w:asciiTheme="minorHAnsi" w:hAnsiTheme="minorHAnsi"/>
          <w:szCs w:val="18"/>
        </w:rPr>
        <w:t>Contents tab is a read only tab where Contents details are displayed.</w:t>
      </w:r>
    </w:p>
    <w:bookmarkEnd w:id="61"/>
    <w:p w:rsidR="00932DEB" w:rsidRPr="00373687" w:rsidRDefault="00932DEB" w:rsidP="00932DEB">
      <w:pPr>
        <w:rPr>
          <w:szCs w:val="18"/>
          <w:u w:val="single"/>
        </w:rPr>
      </w:pPr>
    </w:p>
    <w:p w:rsidR="00932DEB" w:rsidRPr="00373687" w:rsidRDefault="00932DEB" w:rsidP="00150EAA">
      <w:pPr>
        <w:ind w:left="720"/>
        <w:rPr>
          <w:szCs w:val="18"/>
        </w:rPr>
      </w:pPr>
      <w:r>
        <w:rPr>
          <w:noProof/>
          <w:lang w:bidi="ar-SA"/>
        </w:rPr>
        <w:drawing>
          <wp:inline distT="0" distB="0" distL="0" distR="0" wp14:anchorId="47BB1E41" wp14:editId="70848F6F">
            <wp:extent cx="5852160" cy="4159035"/>
            <wp:effectExtent l="0" t="0" r="0" b="0"/>
            <wp:docPr id="29704" name="Picture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52160" cy="4159035"/>
                    </a:xfrm>
                    <a:prstGeom prst="rect">
                      <a:avLst/>
                    </a:prstGeom>
                  </pic:spPr>
                </pic:pic>
              </a:graphicData>
            </a:graphic>
          </wp:inline>
        </w:drawing>
      </w:r>
    </w:p>
    <w:p w:rsidR="00932DEB" w:rsidRPr="00373687" w:rsidRDefault="00932DEB" w:rsidP="00932DEB">
      <w:pPr>
        <w:rPr>
          <w:szCs w:val="18"/>
        </w:rPr>
      </w:pPr>
    </w:p>
    <w:p w:rsidR="00932DEB" w:rsidRPr="00373687" w:rsidRDefault="00932DEB" w:rsidP="00932DEB">
      <w:pPr>
        <w:rPr>
          <w:szCs w:val="18"/>
        </w:rPr>
      </w:pPr>
    </w:p>
    <w:p w:rsidR="00932DEB" w:rsidRPr="00337B88" w:rsidRDefault="00932DEB" w:rsidP="00D445C4">
      <w:pPr>
        <w:ind w:left="720"/>
        <w:rPr>
          <w:rFonts w:asciiTheme="minorHAnsi" w:hAnsiTheme="minorHAnsi"/>
          <w:szCs w:val="18"/>
        </w:rPr>
      </w:pPr>
      <w:r w:rsidRPr="00337B88">
        <w:rPr>
          <w:rFonts w:asciiTheme="minorHAnsi" w:hAnsiTheme="minorHAnsi"/>
          <w:szCs w:val="18"/>
        </w:rPr>
        <w:lastRenderedPageBreak/>
        <w:t xml:space="preserve">Content details – read only fields. Call CM function by </w:t>
      </w:r>
      <w:proofErr w:type="spellStart"/>
      <w:r w:rsidR="001F72A7">
        <w:rPr>
          <w:rFonts w:asciiTheme="minorHAnsi" w:hAnsiTheme="minorHAnsi"/>
          <w:szCs w:val="18"/>
        </w:rPr>
        <w:t>ATS_</w:t>
      </w:r>
      <w:r w:rsidR="00860560">
        <w:rPr>
          <w:rFonts w:asciiTheme="minorHAnsi" w:hAnsiTheme="minorHAnsi"/>
          <w:szCs w:val="18"/>
        </w:rPr>
        <w:t>VersionContent</w:t>
      </w:r>
      <w:r w:rsidR="00EF3DC3">
        <w:rPr>
          <w:rFonts w:asciiTheme="minorHAnsi" w:hAnsiTheme="minorHAnsi"/>
          <w:szCs w:val="18"/>
        </w:rPr>
        <w:t>.</w:t>
      </w:r>
      <w:r w:rsidRPr="00337B88">
        <w:rPr>
          <w:rFonts w:asciiTheme="minorHAnsi" w:hAnsiTheme="minorHAnsi"/>
          <w:szCs w:val="18"/>
        </w:rPr>
        <w:t>ContentVersionId</w:t>
      </w:r>
      <w:proofErr w:type="spellEnd"/>
      <w:r w:rsidRPr="00337B88">
        <w:rPr>
          <w:rFonts w:asciiTheme="minorHAnsi" w:hAnsiTheme="minorHAnsi"/>
          <w:szCs w:val="18"/>
        </w:rPr>
        <w:t xml:space="preserve">. </w:t>
      </w:r>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Open Issue #1 </w:t>
      </w:r>
    </w:p>
    <w:p w:rsidR="00932DEB" w:rsidRPr="00337B88" w:rsidRDefault="00932DEB" w:rsidP="00D445C4">
      <w:pPr>
        <w:ind w:left="720"/>
        <w:rPr>
          <w:rFonts w:asciiTheme="minorHAnsi" w:hAnsiTheme="minorHAnsi"/>
          <w:szCs w:val="18"/>
        </w:rPr>
      </w:pPr>
      <w:r w:rsidRPr="00337B88">
        <w:rPr>
          <w:rFonts w:asciiTheme="minorHAnsi" w:hAnsiTheme="minorHAnsi"/>
          <w:szCs w:val="18"/>
        </w:rPr>
        <w:t>Contents will be displayed along with all contents linked to the initial one at any level.</w:t>
      </w:r>
    </w:p>
    <w:p w:rsidR="00932DEB" w:rsidRPr="00337B88" w:rsidRDefault="00932DEB" w:rsidP="00932DEB">
      <w:pPr>
        <w:rPr>
          <w:rFonts w:asciiTheme="minorHAnsi" w:hAnsiTheme="minorHAnsi"/>
          <w:szCs w:val="18"/>
        </w:rPr>
      </w:pPr>
    </w:p>
    <w:p w:rsidR="00932DEB" w:rsidRDefault="00932DEB" w:rsidP="00150EAA">
      <w:pPr>
        <w:ind w:left="720"/>
        <w:rPr>
          <w:rFonts w:asciiTheme="minorBidi" w:hAnsiTheme="minorBidi"/>
          <w:szCs w:val="18"/>
        </w:rPr>
      </w:pPr>
      <w:r>
        <w:rPr>
          <w:noProof/>
          <w:lang w:bidi="ar-SA"/>
        </w:rPr>
        <w:drawing>
          <wp:inline distT="0" distB="0" distL="0" distR="0" wp14:anchorId="287F7DC7" wp14:editId="3E08F6DD">
            <wp:extent cx="2143125" cy="1190625"/>
            <wp:effectExtent l="0" t="0" r="9525" b="9525"/>
            <wp:docPr id="29716" name="Picture 2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3125" cy="1190625"/>
                    </a:xfrm>
                    <a:prstGeom prst="rect">
                      <a:avLst/>
                    </a:prstGeom>
                  </pic:spPr>
                </pic:pic>
              </a:graphicData>
            </a:graphic>
          </wp:inline>
        </w:drawing>
      </w:r>
    </w:p>
    <w:p w:rsidR="00932DEB" w:rsidRDefault="00932DEB" w:rsidP="00932DEB">
      <w:pPr>
        <w:rPr>
          <w:rFonts w:asciiTheme="minorBidi" w:hAnsiTheme="minorBidi"/>
          <w:szCs w:val="18"/>
        </w:rPr>
      </w:pPr>
    </w:p>
    <w:p w:rsidR="00932DEB" w:rsidRPr="00337B88" w:rsidRDefault="00932DEB" w:rsidP="00D445C4">
      <w:pPr>
        <w:ind w:left="720"/>
        <w:rPr>
          <w:rFonts w:asciiTheme="minorHAnsi" w:hAnsiTheme="minorHAnsi"/>
        </w:rPr>
      </w:pPr>
      <w:r w:rsidRPr="00337B88">
        <w:rPr>
          <w:rFonts w:asciiTheme="minorHAnsi" w:hAnsiTheme="minorHAnsi"/>
        </w:rPr>
        <w:t xml:space="preserve">List of content versions linked to parent content version is returned by </w:t>
      </w:r>
      <w:proofErr w:type="spellStart"/>
      <w:r w:rsidRPr="00337B88">
        <w:rPr>
          <w:rFonts w:asciiTheme="minorHAnsi" w:hAnsiTheme="minorHAnsi"/>
        </w:rPr>
        <w:t>GetTreeObject</w:t>
      </w:r>
      <w:proofErr w:type="spellEnd"/>
      <w:r w:rsidRPr="00337B88">
        <w:rPr>
          <w:rFonts w:asciiTheme="minorHAnsi" w:hAnsiTheme="minorHAnsi"/>
        </w:rPr>
        <w:t xml:space="preserve"> function. Last content displayed will not have any content linked to it.</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szCs w:val="18"/>
          <w:u w:val="single"/>
        </w:rPr>
      </w:pPr>
      <w:r w:rsidRPr="00337B88">
        <w:rPr>
          <w:rFonts w:asciiTheme="minorHAnsi" w:hAnsiTheme="minorHAnsi"/>
          <w:b/>
          <w:bCs/>
          <w:szCs w:val="18"/>
          <w:u w:val="single"/>
        </w:rPr>
        <w:t>Version tab</w:t>
      </w:r>
      <w:r w:rsidRPr="00337B88">
        <w:rPr>
          <w:rFonts w:asciiTheme="minorHAnsi" w:hAnsiTheme="minorHAnsi"/>
          <w:szCs w:val="18"/>
        </w:rPr>
        <w:t xml:space="preserve"> – see </w:t>
      </w:r>
      <w:hyperlink w:anchor="ProjectTab" w:history="1">
        <w:r w:rsidRPr="00337B88">
          <w:rPr>
            <w:rStyle w:val="Hyperlink"/>
            <w:rFonts w:asciiTheme="minorHAnsi" w:hAnsiTheme="minorHAnsi"/>
            <w:szCs w:val="18"/>
          </w:rPr>
          <w:t>Project tab description</w:t>
        </w:r>
      </w:hyperlink>
    </w:p>
    <w:p w:rsidR="00932DEB" w:rsidRPr="00337B88" w:rsidRDefault="00932DEB" w:rsidP="00D445C4">
      <w:pPr>
        <w:ind w:left="720"/>
        <w:rPr>
          <w:rFonts w:asciiTheme="minorHAnsi" w:hAnsiTheme="minorHAnsi"/>
          <w:szCs w:val="18"/>
          <w:u w:val="single"/>
        </w:rPr>
      </w:pP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Authorized user will be able to activate contents associated to closed version. Refer </w:t>
      </w:r>
      <w:hyperlink w:anchor="_Security" w:history="1">
        <w:r w:rsidRPr="00337B88">
          <w:rPr>
            <w:rStyle w:val="Hyperlink"/>
            <w:rFonts w:asciiTheme="minorHAnsi" w:hAnsiTheme="minorHAnsi"/>
            <w:szCs w:val="18"/>
          </w:rPr>
          <w:t>Security</w:t>
        </w:r>
      </w:hyperlink>
      <w:r w:rsidRPr="00337B88">
        <w:rPr>
          <w:rFonts w:asciiTheme="minorHAnsi" w:hAnsiTheme="minorHAnsi"/>
          <w:szCs w:val="18"/>
        </w:rPr>
        <w:t xml:space="preserve"> section.</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szCs w:val="18"/>
        </w:rPr>
      </w:pPr>
      <w:r w:rsidRPr="00337B88">
        <w:rPr>
          <w:rFonts w:asciiTheme="minorHAnsi" w:hAnsiTheme="minorHAnsi"/>
          <w:szCs w:val="18"/>
          <w:u w:val="single"/>
        </w:rPr>
        <w:t>Contents tab</w:t>
      </w:r>
      <w:r w:rsidRPr="00337B88">
        <w:rPr>
          <w:rFonts w:asciiTheme="minorHAnsi" w:hAnsiTheme="minorHAnsi"/>
          <w:szCs w:val="18"/>
        </w:rPr>
        <w:t xml:space="preserve"> – see </w:t>
      </w:r>
      <w:hyperlink w:anchor="ContentsTab" w:history="1">
        <w:r w:rsidRPr="00337B88">
          <w:rPr>
            <w:rStyle w:val="Hyperlink"/>
            <w:rFonts w:asciiTheme="minorHAnsi" w:hAnsiTheme="minorHAnsi"/>
            <w:szCs w:val="18"/>
          </w:rPr>
          <w:t>description</w:t>
        </w:r>
      </w:hyperlink>
      <w:r w:rsidRPr="00337B88">
        <w:rPr>
          <w:rFonts w:asciiTheme="minorHAnsi" w:hAnsiTheme="minorHAnsi"/>
          <w:szCs w:val="18"/>
        </w:rPr>
        <w:t xml:space="preserve"> in Project section</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b/>
          <w:bCs/>
          <w:szCs w:val="18"/>
          <w:u w:val="single"/>
        </w:rPr>
      </w:pPr>
      <w:r w:rsidRPr="00337B88">
        <w:rPr>
          <w:rFonts w:asciiTheme="minorHAnsi" w:hAnsiTheme="minorHAnsi"/>
          <w:b/>
          <w:bCs/>
          <w:szCs w:val="18"/>
        </w:rPr>
        <w:t xml:space="preserve">Version </w:t>
      </w:r>
      <w:r w:rsidRPr="00337B88">
        <w:rPr>
          <w:rFonts w:asciiTheme="minorHAnsi" w:hAnsiTheme="minorHAnsi"/>
          <w:b/>
          <w:bCs/>
          <w:szCs w:val="18"/>
          <w:u w:val="single"/>
        </w:rPr>
        <w:t>Properties tab</w:t>
      </w:r>
    </w:p>
    <w:p w:rsidR="00932DEB" w:rsidRPr="00337B88" w:rsidRDefault="00932DEB" w:rsidP="00932DEB">
      <w:pPr>
        <w:rPr>
          <w:rFonts w:asciiTheme="minorHAnsi" w:hAnsiTheme="minorHAnsi"/>
          <w:szCs w:val="18"/>
          <w:u w:val="single"/>
        </w:rPr>
      </w:pPr>
    </w:p>
    <w:p w:rsidR="00932DEB" w:rsidRPr="00337B88" w:rsidRDefault="00932DEB" w:rsidP="00D445C4">
      <w:pPr>
        <w:ind w:left="720"/>
        <w:rPr>
          <w:rFonts w:asciiTheme="minorHAnsi" w:hAnsiTheme="minorHAnsi"/>
          <w:szCs w:val="18"/>
        </w:rPr>
      </w:pPr>
      <w:r w:rsidRPr="00337B88">
        <w:rPr>
          <w:rFonts w:asciiTheme="minorHAnsi" w:hAnsiTheme="minorHAnsi"/>
          <w:szCs w:val="18"/>
        </w:rPr>
        <w:t>All fields on version properties tab are read only.</w:t>
      </w:r>
    </w:p>
    <w:p w:rsidR="00932DEB" w:rsidRDefault="00932DEB" w:rsidP="00932DEB">
      <w:pPr>
        <w:rPr>
          <w:szCs w:val="18"/>
        </w:rPr>
      </w:pPr>
    </w:p>
    <w:p w:rsidR="00932DEB" w:rsidRDefault="00932DEB" w:rsidP="009D75B0">
      <w:pPr>
        <w:ind w:left="720"/>
        <w:rPr>
          <w:szCs w:val="18"/>
        </w:rPr>
      </w:pPr>
      <w:r>
        <w:rPr>
          <w:noProof/>
          <w:lang w:bidi="ar-SA"/>
        </w:rPr>
        <w:lastRenderedPageBreak/>
        <w:drawing>
          <wp:inline distT="0" distB="0" distL="0" distR="0" wp14:anchorId="78F33F45" wp14:editId="26CF22BE">
            <wp:extent cx="5838825" cy="4705350"/>
            <wp:effectExtent l="0" t="0" r="9525"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8825" cy="4705350"/>
                    </a:xfrm>
                    <a:prstGeom prst="rect">
                      <a:avLst/>
                    </a:prstGeom>
                  </pic:spPr>
                </pic:pic>
              </a:graphicData>
            </a:graphic>
          </wp:inline>
        </w:drawing>
      </w:r>
    </w:p>
    <w:p w:rsidR="00932DEB" w:rsidDel="007419A3" w:rsidRDefault="00932DEB" w:rsidP="001A7895">
      <w:pPr>
        <w:ind w:left="720"/>
        <w:rPr>
          <w:del w:id="62" w:author="Ella Goldberg(Contractor)" w:date="2013-11-05T13:59:00Z"/>
          <w:szCs w:val="18"/>
        </w:rPr>
      </w:pPr>
    </w:p>
    <w:p w:rsidR="007419A3" w:rsidRDefault="007419A3" w:rsidP="00932DEB">
      <w:pPr>
        <w:rPr>
          <w:ins w:id="63" w:author="Ella Goldberg(Contractor)" w:date="2013-11-06T00:37:00Z"/>
          <w:szCs w:val="18"/>
        </w:rPr>
      </w:pPr>
    </w:p>
    <w:p w:rsidR="00B80095" w:rsidRDefault="00B80095" w:rsidP="001A7895">
      <w:pPr>
        <w:ind w:left="720"/>
        <w:rPr>
          <w:ins w:id="64" w:author="Ella Goldberg(Contractor)" w:date="2013-11-05T14:01:00Z"/>
          <w:rFonts w:asciiTheme="minorHAnsi" w:hAnsiTheme="minorHAnsi"/>
          <w:szCs w:val="18"/>
        </w:rPr>
      </w:pPr>
      <w:ins w:id="65" w:author="Ella Goldberg(Contractor)" w:date="2013-11-05T13:59:00Z">
        <w:r>
          <w:rPr>
            <w:rFonts w:asciiTheme="minorHAnsi" w:hAnsiTheme="minorHAnsi"/>
            <w:szCs w:val="18"/>
          </w:rPr>
          <w:t xml:space="preserve">Regular project </w:t>
        </w:r>
      </w:ins>
      <w:ins w:id="66" w:author="Ella Goldberg(Contractor)" w:date="2013-11-05T14:09:00Z">
        <w:r w:rsidR="00062C4F">
          <w:rPr>
            <w:rFonts w:asciiTheme="minorHAnsi" w:hAnsiTheme="minorHAnsi"/>
            <w:szCs w:val="18"/>
          </w:rPr>
          <w:t>versions and</w:t>
        </w:r>
      </w:ins>
      <w:ins w:id="67" w:author="Ella Goldberg(Contractor)" w:date="2013-11-05T13:59:00Z">
        <w:r>
          <w:rPr>
            <w:rFonts w:asciiTheme="minorHAnsi" w:hAnsiTheme="minorHAnsi"/>
            <w:szCs w:val="18"/>
          </w:rPr>
          <w:t xml:space="preserve"> version</w:t>
        </w:r>
      </w:ins>
      <w:ins w:id="68" w:author="Ella Goldberg(Contractor)" w:date="2013-11-05T14:09:00Z">
        <w:r w:rsidR="00062C4F">
          <w:rPr>
            <w:rFonts w:asciiTheme="minorHAnsi" w:hAnsiTheme="minorHAnsi"/>
            <w:szCs w:val="18"/>
          </w:rPr>
          <w:t xml:space="preserve">s’ </w:t>
        </w:r>
      </w:ins>
      <w:ins w:id="69" w:author="Ella Goldberg(Contractor)" w:date="2013-11-05T13:59:00Z">
        <w:r>
          <w:rPr>
            <w:rFonts w:asciiTheme="minorHAnsi" w:hAnsiTheme="minorHAnsi"/>
            <w:szCs w:val="18"/>
          </w:rPr>
          <w:t xml:space="preserve">details are retrieved from </w:t>
        </w:r>
      </w:ins>
      <w:proofErr w:type="spellStart"/>
      <w:ins w:id="70" w:author="Ella Goldberg(Contractor)" w:date="2013-11-06T00:29:00Z">
        <w:r w:rsidR="00EE5CB3">
          <w:rPr>
            <w:rFonts w:asciiTheme="minorHAnsi" w:hAnsiTheme="minorHAnsi"/>
            <w:szCs w:val="18"/>
          </w:rPr>
          <w:t>ATS_</w:t>
        </w:r>
      </w:ins>
      <w:ins w:id="71" w:author="Ella Goldberg(Contractor)" w:date="2013-11-05T13:59:00Z">
        <w:r>
          <w:rPr>
            <w:rFonts w:asciiTheme="minorHAnsi" w:hAnsiTheme="minorHAnsi"/>
            <w:szCs w:val="18"/>
          </w:rPr>
          <w:t>V</w:t>
        </w:r>
        <w:r w:rsidR="00062C4F">
          <w:rPr>
            <w:rFonts w:asciiTheme="minorHAnsi" w:hAnsiTheme="minorHAnsi"/>
            <w:szCs w:val="18"/>
          </w:rPr>
          <w:t>ersion</w:t>
        </w:r>
        <w:proofErr w:type="spellEnd"/>
        <w:r w:rsidR="00062C4F">
          <w:rPr>
            <w:rFonts w:asciiTheme="minorHAnsi" w:hAnsiTheme="minorHAnsi"/>
            <w:szCs w:val="18"/>
          </w:rPr>
          <w:t xml:space="preserve"> table by project node Id</w:t>
        </w:r>
      </w:ins>
      <w:ins w:id="72" w:author="Ella Goldberg(Contractor)" w:date="2013-11-05T14:47:00Z">
        <w:r w:rsidR="001A7895">
          <w:rPr>
            <w:rFonts w:asciiTheme="minorHAnsi" w:hAnsiTheme="minorHAnsi"/>
            <w:szCs w:val="18"/>
          </w:rPr>
          <w:t>:</w:t>
        </w:r>
      </w:ins>
    </w:p>
    <w:p w:rsidR="002B168C" w:rsidRPr="002B168C" w:rsidRDefault="002B168C" w:rsidP="002B168C">
      <w:pPr>
        <w:ind w:left="1440"/>
        <w:rPr>
          <w:ins w:id="73" w:author="Ella Goldberg(Contractor)" w:date="2013-11-05T14:46:00Z"/>
          <w:rFonts w:asciiTheme="minorHAnsi" w:hAnsiTheme="minorHAnsi"/>
          <w:szCs w:val="18"/>
        </w:rPr>
      </w:pPr>
      <w:ins w:id="74" w:author="Ella Goldberg(Contractor)" w:date="2013-11-05T14:46:00Z">
        <w:r w:rsidRPr="002B168C">
          <w:rPr>
            <w:rFonts w:asciiTheme="minorHAnsi" w:hAnsiTheme="minorHAnsi"/>
            <w:szCs w:val="18"/>
          </w:rPr>
          <w:t xml:space="preserve">SELECT     </w:t>
        </w:r>
        <w:proofErr w:type="spellStart"/>
        <w:r w:rsidRPr="002B168C">
          <w:rPr>
            <w:rFonts w:asciiTheme="minorHAnsi" w:hAnsiTheme="minorHAnsi"/>
            <w:szCs w:val="18"/>
          </w:rPr>
          <w:t>VersionId</w:t>
        </w:r>
        <w:proofErr w:type="spellEnd"/>
        <w:r w:rsidRPr="002B168C">
          <w:rPr>
            <w:rFonts w:asciiTheme="minorHAnsi" w:hAnsiTheme="minorHAnsi"/>
            <w:szCs w:val="18"/>
          </w:rPr>
          <w:t xml:space="preserve">, </w:t>
        </w:r>
        <w:proofErr w:type="spellStart"/>
        <w:r w:rsidRPr="002B168C">
          <w:rPr>
            <w:rFonts w:asciiTheme="minorHAnsi" w:hAnsiTheme="minorHAnsi"/>
            <w:szCs w:val="18"/>
          </w:rPr>
          <w:t>HierarchyId</w:t>
        </w:r>
        <w:proofErr w:type="spellEnd"/>
        <w:r w:rsidRPr="002B168C">
          <w:rPr>
            <w:rFonts w:asciiTheme="minorHAnsi" w:hAnsiTheme="minorHAnsi"/>
            <w:szCs w:val="18"/>
          </w:rPr>
          <w:t xml:space="preserve">, </w:t>
        </w:r>
        <w:proofErr w:type="spellStart"/>
        <w:r w:rsidRPr="002B168C">
          <w:rPr>
            <w:rFonts w:asciiTheme="minorHAnsi" w:hAnsiTheme="minorHAnsi"/>
            <w:szCs w:val="18"/>
          </w:rPr>
          <w:t>VersionName</w:t>
        </w:r>
        <w:proofErr w:type="spellEnd"/>
        <w:r w:rsidRPr="002B168C">
          <w:rPr>
            <w:rFonts w:asciiTheme="minorHAnsi" w:hAnsiTheme="minorHAnsi"/>
            <w:szCs w:val="18"/>
          </w:rPr>
          <w:t xml:space="preserve">, </w:t>
        </w:r>
        <w:proofErr w:type="spellStart"/>
        <w:r w:rsidRPr="002B168C">
          <w:rPr>
            <w:rFonts w:asciiTheme="minorHAnsi" w:hAnsiTheme="minorHAnsi"/>
            <w:szCs w:val="18"/>
          </w:rPr>
          <w:t>VersionSeqNo</w:t>
        </w:r>
        <w:proofErr w:type="spellEnd"/>
        <w:r w:rsidRPr="002B168C">
          <w:rPr>
            <w:rFonts w:asciiTheme="minorHAnsi" w:hAnsiTheme="minorHAnsi"/>
            <w:szCs w:val="18"/>
          </w:rPr>
          <w:t xml:space="preserve">, </w:t>
        </w:r>
        <w:proofErr w:type="spellStart"/>
        <w:r w:rsidRPr="002B168C">
          <w:rPr>
            <w:rFonts w:asciiTheme="minorHAnsi" w:hAnsiTheme="minorHAnsi"/>
            <w:szCs w:val="18"/>
          </w:rPr>
          <w:t>VersionStatus</w:t>
        </w:r>
        <w:proofErr w:type="spellEnd"/>
        <w:r w:rsidRPr="002B168C">
          <w:rPr>
            <w:rFonts w:asciiTheme="minorHAnsi" w:hAnsiTheme="minorHAnsi"/>
            <w:szCs w:val="18"/>
          </w:rPr>
          <w:t xml:space="preserve">, Description, </w:t>
        </w:r>
        <w:proofErr w:type="spellStart"/>
        <w:r w:rsidRPr="002B168C">
          <w:rPr>
            <w:rFonts w:asciiTheme="minorHAnsi" w:hAnsiTheme="minorHAnsi"/>
            <w:szCs w:val="18"/>
          </w:rPr>
          <w:t>TargetPath</w:t>
        </w:r>
        <w:proofErr w:type="spellEnd"/>
        <w:r w:rsidRPr="002B168C">
          <w:rPr>
            <w:rFonts w:asciiTheme="minorHAnsi" w:hAnsiTheme="minorHAnsi"/>
            <w:szCs w:val="18"/>
          </w:rPr>
          <w:t xml:space="preserve">, </w:t>
        </w:r>
        <w:proofErr w:type="spellStart"/>
        <w:r w:rsidRPr="002B168C">
          <w:rPr>
            <w:rFonts w:asciiTheme="minorHAnsi" w:hAnsiTheme="minorHAnsi"/>
            <w:szCs w:val="18"/>
          </w:rPr>
          <w:t>CreationDate</w:t>
        </w:r>
        <w:proofErr w:type="spellEnd"/>
        <w:r w:rsidRPr="002B168C">
          <w:rPr>
            <w:rFonts w:asciiTheme="minorHAnsi" w:hAnsiTheme="minorHAnsi"/>
            <w:szCs w:val="18"/>
          </w:rPr>
          <w:t xml:space="preserve">, </w:t>
        </w:r>
        <w:proofErr w:type="spellStart"/>
        <w:r w:rsidRPr="002B168C">
          <w:rPr>
            <w:rFonts w:asciiTheme="minorHAnsi" w:hAnsiTheme="minorHAnsi"/>
            <w:szCs w:val="18"/>
          </w:rPr>
          <w:t>LastUpdateTime</w:t>
        </w:r>
        <w:proofErr w:type="spellEnd"/>
        <w:r w:rsidRPr="002B168C">
          <w:rPr>
            <w:rFonts w:asciiTheme="minorHAnsi" w:hAnsiTheme="minorHAnsi"/>
            <w:szCs w:val="18"/>
          </w:rPr>
          <w:t xml:space="preserve">, </w:t>
        </w:r>
        <w:proofErr w:type="spellStart"/>
        <w:r w:rsidRPr="002B168C">
          <w:rPr>
            <w:rFonts w:asciiTheme="minorHAnsi" w:hAnsiTheme="minorHAnsi"/>
            <w:szCs w:val="18"/>
          </w:rPr>
          <w:t>LastUpdateUser</w:t>
        </w:r>
        <w:proofErr w:type="spellEnd"/>
        <w:r w:rsidRPr="002B168C">
          <w:rPr>
            <w:rFonts w:asciiTheme="minorHAnsi" w:hAnsiTheme="minorHAnsi"/>
            <w:szCs w:val="18"/>
          </w:rPr>
          <w:t xml:space="preserve">, </w:t>
        </w:r>
        <w:proofErr w:type="spellStart"/>
        <w:r w:rsidRPr="002B168C">
          <w:rPr>
            <w:rFonts w:asciiTheme="minorHAnsi" w:hAnsiTheme="minorHAnsi"/>
            <w:szCs w:val="18"/>
          </w:rPr>
          <w:t>LastUpdateComputer</w:t>
        </w:r>
        <w:proofErr w:type="spellEnd"/>
        <w:r w:rsidRPr="002B168C">
          <w:rPr>
            <w:rFonts w:asciiTheme="minorHAnsi" w:hAnsiTheme="minorHAnsi"/>
            <w:szCs w:val="18"/>
          </w:rPr>
          <w:t xml:space="preserve">, </w:t>
        </w:r>
      </w:ins>
    </w:p>
    <w:p w:rsidR="002B168C" w:rsidRPr="002B168C" w:rsidRDefault="002B168C" w:rsidP="002B168C">
      <w:pPr>
        <w:rPr>
          <w:ins w:id="75" w:author="Ella Goldberg(Contractor)" w:date="2013-11-05T14:46:00Z"/>
          <w:rFonts w:asciiTheme="minorHAnsi" w:hAnsiTheme="minorHAnsi"/>
          <w:szCs w:val="18"/>
        </w:rPr>
      </w:pPr>
      <w:ins w:id="76" w:author="Ella Goldberg(Contractor)" w:date="2013-11-05T14:46:00Z">
        <w:r w:rsidRPr="002B168C">
          <w:rPr>
            <w:rFonts w:asciiTheme="minorHAnsi" w:hAnsiTheme="minorHAnsi"/>
            <w:szCs w:val="18"/>
          </w:rPr>
          <w:t xml:space="preserve">                      </w:t>
        </w:r>
        <w:r>
          <w:rPr>
            <w:rFonts w:asciiTheme="minorHAnsi" w:hAnsiTheme="minorHAnsi"/>
            <w:szCs w:val="18"/>
          </w:rPr>
          <w:tab/>
        </w:r>
        <w:proofErr w:type="spellStart"/>
        <w:r w:rsidRPr="002B168C">
          <w:rPr>
            <w:rFonts w:asciiTheme="minorHAnsi" w:hAnsiTheme="minorHAnsi"/>
            <w:szCs w:val="18"/>
          </w:rPr>
          <w:t>LastUpdateapplication</w:t>
        </w:r>
        <w:proofErr w:type="spellEnd"/>
      </w:ins>
    </w:p>
    <w:p w:rsidR="002B168C" w:rsidRPr="002B168C" w:rsidRDefault="002B168C" w:rsidP="002B168C">
      <w:pPr>
        <w:ind w:left="720" w:firstLine="720"/>
        <w:rPr>
          <w:ins w:id="77" w:author="Ella Goldberg(Contractor)" w:date="2013-11-05T14:46:00Z"/>
          <w:rFonts w:asciiTheme="minorHAnsi" w:hAnsiTheme="minorHAnsi"/>
          <w:szCs w:val="18"/>
        </w:rPr>
      </w:pPr>
      <w:ins w:id="78" w:author="Ella Goldberg(Contractor)" w:date="2013-11-05T14:46:00Z">
        <w:r>
          <w:rPr>
            <w:rFonts w:asciiTheme="minorHAnsi" w:hAnsiTheme="minorHAnsi"/>
            <w:szCs w:val="18"/>
          </w:rPr>
          <w:t xml:space="preserve">FROM         </w:t>
        </w:r>
        <w:proofErr w:type="spellStart"/>
        <w:r>
          <w:rPr>
            <w:rFonts w:asciiTheme="minorHAnsi" w:hAnsiTheme="minorHAnsi"/>
            <w:szCs w:val="18"/>
          </w:rPr>
          <w:t>ATS_Version</w:t>
        </w:r>
        <w:proofErr w:type="spellEnd"/>
      </w:ins>
    </w:p>
    <w:p w:rsidR="00062C4F" w:rsidRDefault="002B168C" w:rsidP="002B168C">
      <w:pPr>
        <w:ind w:left="720" w:firstLine="720"/>
        <w:rPr>
          <w:ins w:id="79" w:author="Ella Goldberg(Contractor)" w:date="2013-11-05T14:46:00Z"/>
          <w:rFonts w:asciiTheme="minorHAnsi" w:hAnsiTheme="minorHAnsi"/>
          <w:szCs w:val="18"/>
        </w:rPr>
      </w:pPr>
      <w:ins w:id="80" w:author="Ella Goldberg(Contractor)" w:date="2013-11-05T14:46:00Z">
        <w:r w:rsidRPr="002B168C">
          <w:rPr>
            <w:rFonts w:asciiTheme="minorHAnsi" w:hAnsiTheme="minorHAnsi"/>
            <w:szCs w:val="18"/>
          </w:rPr>
          <w:t>WHERE     (</w:t>
        </w:r>
        <w:proofErr w:type="spellStart"/>
        <w:r w:rsidRPr="002B168C">
          <w:rPr>
            <w:rFonts w:asciiTheme="minorHAnsi" w:hAnsiTheme="minorHAnsi"/>
            <w:szCs w:val="18"/>
          </w:rPr>
          <w:t>HierarchyId</w:t>
        </w:r>
        <w:proofErr w:type="spellEnd"/>
        <w:r w:rsidRPr="002B168C">
          <w:rPr>
            <w:rFonts w:asciiTheme="minorHAnsi" w:hAnsiTheme="minorHAnsi"/>
            <w:szCs w:val="18"/>
          </w:rPr>
          <w:t xml:space="preserve"> = </w:t>
        </w:r>
        <w:r>
          <w:rPr>
            <w:rFonts w:asciiTheme="minorHAnsi" w:hAnsiTheme="minorHAnsi"/>
            <w:szCs w:val="18"/>
          </w:rPr>
          <w:t>‘id of the project’</w:t>
        </w:r>
        <w:r w:rsidRPr="002B168C">
          <w:rPr>
            <w:rFonts w:asciiTheme="minorHAnsi" w:hAnsiTheme="minorHAnsi"/>
            <w:szCs w:val="18"/>
          </w:rPr>
          <w:t>)</w:t>
        </w:r>
      </w:ins>
    </w:p>
    <w:p w:rsidR="001A7895" w:rsidRDefault="001A7895" w:rsidP="001A7895">
      <w:pPr>
        <w:ind w:left="720"/>
        <w:rPr>
          <w:ins w:id="81" w:author="Ella Goldberg(Contractor)" w:date="2013-11-05T14:47:00Z"/>
          <w:rFonts w:asciiTheme="minorHAnsi" w:hAnsiTheme="minorHAnsi"/>
          <w:szCs w:val="18"/>
        </w:rPr>
      </w:pPr>
      <w:ins w:id="82" w:author="Ella Goldberg(Contractor)" w:date="2013-11-05T14:47:00Z">
        <w:r>
          <w:rPr>
            <w:rFonts w:asciiTheme="minorHAnsi" w:hAnsiTheme="minorHAnsi"/>
            <w:szCs w:val="18"/>
          </w:rPr>
          <w:t xml:space="preserve">Regular project versions and versions’ details are retrieved from </w:t>
        </w:r>
      </w:ins>
      <w:proofErr w:type="spellStart"/>
      <w:ins w:id="83" w:author="Ella Goldberg(Contractor)" w:date="2013-11-06T00:29:00Z">
        <w:r w:rsidR="00EE5CB3">
          <w:rPr>
            <w:rFonts w:asciiTheme="minorHAnsi" w:hAnsiTheme="minorHAnsi"/>
            <w:szCs w:val="18"/>
          </w:rPr>
          <w:t>ATS_</w:t>
        </w:r>
      </w:ins>
      <w:ins w:id="84" w:author="Ella Goldberg(Contractor)" w:date="2013-11-05T14:47:00Z">
        <w:r>
          <w:rPr>
            <w:rFonts w:asciiTheme="minorHAnsi" w:hAnsiTheme="minorHAnsi"/>
            <w:szCs w:val="18"/>
          </w:rPr>
          <w:t>Version</w:t>
        </w:r>
        <w:proofErr w:type="spellEnd"/>
        <w:r>
          <w:rPr>
            <w:rFonts w:asciiTheme="minorHAnsi" w:hAnsiTheme="minorHAnsi"/>
            <w:szCs w:val="18"/>
          </w:rPr>
          <w:t xml:space="preserve"> table by </w:t>
        </w:r>
      </w:ins>
      <w:proofErr w:type="spellStart"/>
      <w:ins w:id="85" w:author="Ella Goldberg(Contractor)" w:date="2013-11-05T14:55:00Z">
        <w:r>
          <w:rPr>
            <w:rFonts w:asciiTheme="minorHAnsi" w:hAnsiTheme="minorHAnsi"/>
            <w:szCs w:val="18"/>
          </w:rPr>
          <w:t>G</w:t>
        </w:r>
      </w:ins>
      <w:ins w:id="86" w:author="Ella Goldberg(Contractor)" w:date="2013-11-05T14:47:00Z">
        <w:r>
          <w:rPr>
            <w:rFonts w:asciiTheme="minorHAnsi" w:hAnsiTheme="minorHAnsi"/>
            <w:szCs w:val="18"/>
          </w:rPr>
          <w:t>roup</w:t>
        </w:r>
      </w:ins>
      <w:ins w:id="87" w:author="Ella Goldberg(Contractor)" w:date="2013-11-05T14:48:00Z">
        <w:r>
          <w:rPr>
            <w:rFonts w:asciiTheme="minorHAnsi" w:hAnsiTheme="minorHAnsi"/>
            <w:szCs w:val="18"/>
          </w:rPr>
          <w:t>Id</w:t>
        </w:r>
      </w:ins>
      <w:proofErr w:type="spellEnd"/>
      <w:ins w:id="88" w:author="Ella Goldberg(Contractor)" w:date="2013-11-05T14:47:00Z">
        <w:r>
          <w:rPr>
            <w:rFonts w:asciiTheme="minorHAnsi" w:hAnsiTheme="minorHAnsi"/>
            <w:szCs w:val="18"/>
          </w:rPr>
          <w:t xml:space="preserve"> </w:t>
        </w:r>
      </w:ins>
      <w:ins w:id="89" w:author="Ella Goldberg(Contractor)" w:date="2013-11-05T14:48:00Z">
        <w:r>
          <w:rPr>
            <w:rFonts w:asciiTheme="minorHAnsi" w:hAnsiTheme="minorHAnsi"/>
            <w:szCs w:val="18"/>
          </w:rPr>
          <w:t>of the selected project</w:t>
        </w:r>
      </w:ins>
      <w:ins w:id="90" w:author="Ella Goldberg(Contractor)" w:date="2013-11-05T14:47:00Z">
        <w:r>
          <w:rPr>
            <w:rFonts w:asciiTheme="minorHAnsi" w:hAnsiTheme="minorHAnsi"/>
            <w:szCs w:val="18"/>
          </w:rPr>
          <w:t>:</w:t>
        </w:r>
      </w:ins>
    </w:p>
    <w:p w:rsidR="001A7895" w:rsidRPr="002B168C" w:rsidRDefault="001A7895" w:rsidP="001A7895">
      <w:pPr>
        <w:ind w:left="1440"/>
        <w:rPr>
          <w:ins w:id="91" w:author="Ella Goldberg(Contractor)" w:date="2013-11-05T14:48:00Z"/>
          <w:rFonts w:asciiTheme="minorHAnsi" w:hAnsiTheme="minorHAnsi"/>
          <w:szCs w:val="18"/>
        </w:rPr>
      </w:pPr>
      <w:ins w:id="92" w:author="Ella Goldberg(Contractor)" w:date="2013-11-05T14:48:00Z">
        <w:r w:rsidRPr="002B168C">
          <w:rPr>
            <w:rFonts w:asciiTheme="minorHAnsi" w:hAnsiTheme="minorHAnsi"/>
            <w:szCs w:val="18"/>
          </w:rPr>
          <w:t xml:space="preserve">SELECT     </w:t>
        </w:r>
        <w:proofErr w:type="spellStart"/>
        <w:r w:rsidRPr="002B168C">
          <w:rPr>
            <w:rFonts w:asciiTheme="minorHAnsi" w:hAnsiTheme="minorHAnsi"/>
            <w:szCs w:val="18"/>
          </w:rPr>
          <w:t>VersionId</w:t>
        </w:r>
        <w:proofErr w:type="spellEnd"/>
        <w:r w:rsidRPr="002B168C">
          <w:rPr>
            <w:rFonts w:asciiTheme="minorHAnsi" w:hAnsiTheme="minorHAnsi"/>
            <w:szCs w:val="18"/>
          </w:rPr>
          <w:t xml:space="preserve">, </w:t>
        </w:r>
        <w:proofErr w:type="spellStart"/>
        <w:r w:rsidRPr="002B168C">
          <w:rPr>
            <w:rFonts w:asciiTheme="minorHAnsi" w:hAnsiTheme="minorHAnsi"/>
            <w:szCs w:val="18"/>
          </w:rPr>
          <w:t>HierarchyId</w:t>
        </w:r>
        <w:proofErr w:type="spellEnd"/>
        <w:r w:rsidRPr="002B168C">
          <w:rPr>
            <w:rFonts w:asciiTheme="minorHAnsi" w:hAnsiTheme="minorHAnsi"/>
            <w:szCs w:val="18"/>
          </w:rPr>
          <w:t xml:space="preserve">, </w:t>
        </w:r>
        <w:proofErr w:type="spellStart"/>
        <w:r w:rsidRPr="002B168C">
          <w:rPr>
            <w:rFonts w:asciiTheme="minorHAnsi" w:hAnsiTheme="minorHAnsi"/>
            <w:szCs w:val="18"/>
          </w:rPr>
          <w:t>VersionName</w:t>
        </w:r>
        <w:proofErr w:type="spellEnd"/>
        <w:r w:rsidRPr="002B168C">
          <w:rPr>
            <w:rFonts w:asciiTheme="minorHAnsi" w:hAnsiTheme="minorHAnsi"/>
            <w:szCs w:val="18"/>
          </w:rPr>
          <w:t xml:space="preserve">, </w:t>
        </w:r>
        <w:proofErr w:type="spellStart"/>
        <w:r w:rsidRPr="002B168C">
          <w:rPr>
            <w:rFonts w:asciiTheme="minorHAnsi" w:hAnsiTheme="minorHAnsi"/>
            <w:szCs w:val="18"/>
          </w:rPr>
          <w:t>VersionSeqNo</w:t>
        </w:r>
        <w:proofErr w:type="spellEnd"/>
        <w:r w:rsidRPr="002B168C">
          <w:rPr>
            <w:rFonts w:asciiTheme="minorHAnsi" w:hAnsiTheme="minorHAnsi"/>
            <w:szCs w:val="18"/>
          </w:rPr>
          <w:t xml:space="preserve">, </w:t>
        </w:r>
        <w:proofErr w:type="spellStart"/>
        <w:r w:rsidRPr="002B168C">
          <w:rPr>
            <w:rFonts w:asciiTheme="minorHAnsi" w:hAnsiTheme="minorHAnsi"/>
            <w:szCs w:val="18"/>
          </w:rPr>
          <w:t>VersionStatus</w:t>
        </w:r>
        <w:proofErr w:type="spellEnd"/>
        <w:r w:rsidRPr="002B168C">
          <w:rPr>
            <w:rFonts w:asciiTheme="minorHAnsi" w:hAnsiTheme="minorHAnsi"/>
            <w:szCs w:val="18"/>
          </w:rPr>
          <w:t xml:space="preserve">, Description, </w:t>
        </w:r>
        <w:proofErr w:type="spellStart"/>
        <w:r w:rsidRPr="002B168C">
          <w:rPr>
            <w:rFonts w:asciiTheme="minorHAnsi" w:hAnsiTheme="minorHAnsi"/>
            <w:szCs w:val="18"/>
          </w:rPr>
          <w:t>TargetPath</w:t>
        </w:r>
        <w:proofErr w:type="spellEnd"/>
        <w:r w:rsidRPr="002B168C">
          <w:rPr>
            <w:rFonts w:asciiTheme="minorHAnsi" w:hAnsiTheme="minorHAnsi"/>
            <w:szCs w:val="18"/>
          </w:rPr>
          <w:t xml:space="preserve">, </w:t>
        </w:r>
        <w:proofErr w:type="spellStart"/>
        <w:r w:rsidRPr="002B168C">
          <w:rPr>
            <w:rFonts w:asciiTheme="minorHAnsi" w:hAnsiTheme="minorHAnsi"/>
            <w:szCs w:val="18"/>
          </w:rPr>
          <w:t>CreationDate</w:t>
        </w:r>
        <w:proofErr w:type="spellEnd"/>
        <w:r w:rsidRPr="002B168C">
          <w:rPr>
            <w:rFonts w:asciiTheme="minorHAnsi" w:hAnsiTheme="minorHAnsi"/>
            <w:szCs w:val="18"/>
          </w:rPr>
          <w:t xml:space="preserve">, </w:t>
        </w:r>
        <w:proofErr w:type="spellStart"/>
        <w:r w:rsidRPr="002B168C">
          <w:rPr>
            <w:rFonts w:asciiTheme="minorHAnsi" w:hAnsiTheme="minorHAnsi"/>
            <w:szCs w:val="18"/>
          </w:rPr>
          <w:t>LastUpdateTime</w:t>
        </w:r>
        <w:proofErr w:type="spellEnd"/>
        <w:r w:rsidRPr="002B168C">
          <w:rPr>
            <w:rFonts w:asciiTheme="minorHAnsi" w:hAnsiTheme="minorHAnsi"/>
            <w:szCs w:val="18"/>
          </w:rPr>
          <w:t xml:space="preserve">, </w:t>
        </w:r>
        <w:proofErr w:type="spellStart"/>
        <w:r w:rsidRPr="002B168C">
          <w:rPr>
            <w:rFonts w:asciiTheme="minorHAnsi" w:hAnsiTheme="minorHAnsi"/>
            <w:szCs w:val="18"/>
          </w:rPr>
          <w:t>LastUpdateUser</w:t>
        </w:r>
        <w:proofErr w:type="spellEnd"/>
        <w:r w:rsidRPr="002B168C">
          <w:rPr>
            <w:rFonts w:asciiTheme="minorHAnsi" w:hAnsiTheme="minorHAnsi"/>
            <w:szCs w:val="18"/>
          </w:rPr>
          <w:t xml:space="preserve">, </w:t>
        </w:r>
        <w:proofErr w:type="spellStart"/>
        <w:r w:rsidRPr="002B168C">
          <w:rPr>
            <w:rFonts w:asciiTheme="minorHAnsi" w:hAnsiTheme="minorHAnsi"/>
            <w:szCs w:val="18"/>
          </w:rPr>
          <w:t>LastUpdateComputer</w:t>
        </w:r>
        <w:proofErr w:type="spellEnd"/>
        <w:r w:rsidRPr="002B168C">
          <w:rPr>
            <w:rFonts w:asciiTheme="minorHAnsi" w:hAnsiTheme="minorHAnsi"/>
            <w:szCs w:val="18"/>
          </w:rPr>
          <w:t xml:space="preserve">, </w:t>
        </w:r>
      </w:ins>
    </w:p>
    <w:p w:rsidR="001A7895" w:rsidRPr="002B168C" w:rsidRDefault="001A7895" w:rsidP="001A7895">
      <w:pPr>
        <w:rPr>
          <w:ins w:id="93" w:author="Ella Goldberg(Contractor)" w:date="2013-11-05T14:48:00Z"/>
          <w:rFonts w:asciiTheme="minorHAnsi" w:hAnsiTheme="minorHAnsi"/>
          <w:szCs w:val="18"/>
        </w:rPr>
      </w:pPr>
      <w:ins w:id="94" w:author="Ella Goldberg(Contractor)" w:date="2013-11-05T14:48:00Z">
        <w:r w:rsidRPr="002B168C">
          <w:rPr>
            <w:rFonts w:asciiTheme="minorHAnsi" w:hAnsiTheme="minorHAnsi"/>
            <w:szCs w:val="18"/>
          </w:rPr>
          <w:t xml:space="preserve">                      </w:t>
        </w:r>
        <w:r>
          <w:rPr>
            <w:rFonts w:asciiTheme="minorHAnsi" w:hAnsiTheme="minorHAnsi"/>
            <w:szCs w:val="18"/>
          </w:rPr>
          <w:tab/>
        </w:r>
        <w:proofErr w:type="spellStart"/>
        <w:r w:rsidRPr="002B168C">
          <w:rPr>
            <w:rFonts w:asciiTheme="minorHAnsi" w:hAnsiTheme="minorHAnsi"/>
            <w:szCs w:val="18"/>
          </w:rPr>
          <w:t>LastUpdateapplication</w:t>
        </w:r>
        <w:proofErr w:type="spellEnd"/>
      </w:ins>
    </w:p>
    <w:p w:rsidR="001A7895" w:rsidRPr="002B168C" w:rsidRDefault="001A7895" w:rsidP="001A7895">
      <w:pPr>
        <w:ind w:left="720" w:firstLine="720"/>
        <w:rPr>
          <w:ins w:id="95" w:author="Ella Goldberg(Contractor)" w:date="2013-11-05T14:48:00Z"/>
          <w:rFonts w:asciiTheme="minorHAnsi" w:hAnsiTheme="minorHAnsi"/>
          <w:szCs w:val="18"/>
        </w:rPr>
      </w:pPr>
      <w:ins w:id="96" w:author="Ella Goldberg(Contractor)" w:date="2013-11-05T14:48:00Z">
        <w:r>
          <w:rPr>
            <w:rFonts w:asciiTheme="minorHAnsi" w:hAnsiTheme="minorHAnsi"/>
            <w:szCs w:val="18"/>
          </w:rPr>
          <w:t xml:space="preserve">FROM         </w:t>
        </w:r>
        <w:proofErr w:type="spellStart"/>
        <w:r>
          <w:rPr>
            <w:rFonts w:asciiTheme="minorHAnsi" w:hAnsiTheme="minorHAnsi"/>
            <w:szCs w:val="18"/>
          </w:rPr>
          <w:t>ATS_Version</w:t>
        </w:r>
        <w:proofErr w:type="spellEnd"/>
      </w:ins>
    </w:p>
    <w:p w:rsidR="001A7895" w:rsidRDefault="001A7895" w:rsidP="001A7895">
      <w:pPr>
        <w:ind w:left="720" w:firstLine="720"/>
        <w:rPr>
          <w:ins w:id="97" w:author="Ella Goldberg(Contractor)" w:date="2013-11-05T14:48:00Z"/>
          <w:rFonts w:asciiTheme="minorHAnsi" w:hAnsiTheme="minorHAnsi"/>
          <w:szCs w:val="18"/>
        </w:rPr>
      </w:pPr>
      <w:ins w:id="98" w:author="Ella Goldberg(Contractor)" w:date="2013-11-05T14:48:00Z">
        <w:r w:rsidRPr="002B168C">
          <w:rPr>
            <w:rFonts w:asciiTheme="minorHAnsi" w:hAnsiTheme="minorHAnsi"/>
            <w:szCs w:val="18"/>
          </w:rPr>
          <w:t>WHERE     (</w:t>
        </w:r>
        <w:proofErr w:type="spellStart"/>
        <w:r w:rsidRPr="002B168C">
          <w:rPr>
            <w:rFonts w:asciiTheme="minorHAnsi" w:hAnsiTheme="minorHAnsi"/>
            <w:szCs w:val="18"/>
          </w:rPr>
          <w:t>HierarchyId</w:t>
        </w:r>
        <w:proofErr w:type="spellEnd"/>
        <w:r w:rsidRPr="002B168C">
          <w:rPr>
            <w:rFonts w:asciiTheme="minorHAnsi" w:hAnsiTheme="minorHAnsi"/>
            <w:szCs w:val="18"/>
          </w:rPr>
          <w:t xml:space="preserve"> = </w:t>
        </w:r>
        <w:r>
          <w:rPr>
            <w:rFonts w:asciiTheme="minorHAnsi" w:hAnsiTheme="minorHAnsi"/>
            <w:szCs w:val="18"/>
          </w:rPr>
          <w:t>‘</w:t>
        </w:r>
        <w:proofErr w:type="spellStart"/>
        <w:r>
          <w:rPr>
            <w:rFonts w:asciiTheme="minorHAnsi" w:hAnsiTheme="minorHAnsi"/>
            <w:szCs w:val="18"/>
          </w:rPr>
          <w:t>GroupId</w:t>
        </w:r>
        <w:proofErr w:type="spellEnd"/>
        <w:r>
          <w:rPr>
            <w:rFonts w:asciiTheme="minorHAnsi" w:hAnsiTheme="minorHAnsi"/>
            <w:szCs w:val="18"/>
          </w:rPr>
          <w:t xml:space="preserve"> of the project’</w:t>
        </w:r>
        <w:r w:rsidRPr="002B168C">
          <w:rPr>
            <w:rFonts w:asciiTheme="minorHAnsi" w:hAnsiTheme="minorHAnsi"/>
            <w:szCs w:val="18"/>
          </w:rPr>
          <w:t>)</w:t>
        </w:r>
      </w:ins>
    </w:p>
    <w:p w:rsidR="002B168C" w:rsidRDefault="002B168C" w:rsidP="001A7895">
      <w:pPr>
        <w:ind w:firstLine="720"/>
        <w:rPr>
          <w:ins w:id="99" w:author="Ella Goldberg(Contractor)" w:date="2013-11-05T13:59:00Z"/>
          <w:rFonts w:asciiTheme="minorHAnsi" w:hAnsiTheme="minorHAnsi"/>
          <w:szCs w:val="18"/>
        </w:rPr>
      </w:pPr>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Name: </w:t>
      </w:r>
      <w:proofErr w:type="spellStart"/>
      <w:r w:rsidR="00EF3DC3">
        <w:rPr>
          <w:rFonts w:asciiTheme="minorHAnsi" w:hAnsiTheme="minorHAnsi"/>
          <w:szCs w:val="18"/>
        </w:rPr>
        <w:t>ATS_Version.</w:t>
      </w:r>
      <w:r w:rsidRPr="00337B88">
        <w:rPr>
          <w:rFonts w:asciiTheme="minorHAnsi" w:hAnsiTheme="minorHAnsi"/>
          <w:szCs w:val="18"/>
        </w:rPr>
        <w:t>VersionName</w:t>
      </w:r>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Description: </w:t>
      </w:r>
      <w:proofErr w:type="spellStart"/>
      <w:r w:rsidR="00EF3DC3">
        <w:rPr>
          <w:rFonts w:asciiTheme="minorHAnsi" w:hAnsiTheme="minorHAnsi"/>
          <w:szCs w:val="18"/>
        </w:rPr>
        <w:t>ATS_Version.</w:t>
      </w:r>
      <w:r w:rsidRPr="00337B88">
        <w:rPr>
          <w:rFonts w:asciiTheme="minorHAnsi" w:hAnsiTheme="minorHAnsi"/>
          <w:szCs w:val="18"/>
        </w:rPr>
        <w:t>VersionDescription</w:t>
      </w:r>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Created: </w:t>
      </w:r>
      <w:proofErr w:type="spellStart"/>
      <w:r w:rsidR="00EF3DC3">
        <w:rPr>
          <w:rFonts w:asciiTheme="minorHAnsi" w:hAnsiTheme="minorHAnsi"/>
          <w:szCs w:val="18"/>
        </w:rPr>
        <w:t>ATS_Version.</w:t>
      </w:r>
      <w:r w:rsidRPr="00337B88">
        <w:rPr>
          <w:rFonts w:asciiTheme="minorHAnsi" w:hAnsiTheme="minorHAnsi"/>
          <w:szCs w:val="18"/>
        </w:rPr>
        <w:t>CreationDate</w:t>
      </w:r>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Last Modified: </w:t>
      </w:r>
      <w:proofErr w:type="spellStart"/>
      <w:r w:rsidR="00EF3DC3">
        <w:rPr>
          <w:rFonts w:asciiTheme="minorHAnsi" w:hAnsiTheme="minorHAnsi"/>
          <w:szCs w:val="18"/>
        </w:rPr>
        <w:t>ATS_Version.</w:t>
      </w:r>
      <w:r w:rsidRPr="00337B88">
        <w:rPr>
          <w:rFonts w:asciiTheme="minorHAnsi" w:hAnsiTheme="minorHAnsi"/>
          <w:szCs w:val="18"/>
        </w:rPr>
        <w:t>LastUpdateDate</w:t>
      </w:r>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Last Modified By: </w:t>
      </w:r>
      <w:proofErr w:type="spellStart"/>
      <w:r w:rsidR="00EF3DC3">
        <w:rPr>
          <w:rFonts w:asciiTheme="minorHAnsi" w:hAnsiTheme="minorHAnsi"/>
          <w:szCs w:val="18"/>
        </w:rPr>
        <w:t>ATS_Version.</w:t>
      </w:r>
      <w:r w:rsidRPr="00337B88">
        <w:rPr>
          <w:rFonts w:asciiTheme="minorHAnsi" w:hAnsiTheme="minorHAnsi"/>
          <w:szCs w:val="18"/>
        </w:rPr>
        <w:t>LastUpdateUser</w:t>
      </w:r>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Status: </w:t>
      </w:r>
      <w:proofErr w:type="spellStart"/>
      <w:r w:rsidR="00EF3DC3">
        <w:rPr>
          <w:rFonts w:asciiTheme="minorHAnsi" w:hAnsiTheme="minorHAnsi"/>
          <w:szCs w:val="18"/>
        </w:rPr>
        <w:t>ATS_Version.</w:t>
      </w:r>
      <w:r w:rsidRPr="00337B88">
        <w:rPr>
          <w:rFonts w:asciiTheme="minorHAnsi" w:hAnsiTheme="minorHAnsi"/>
          <w:szCs w:val="18"/>
        </w:rPr>
        <w:t>VersionStatus</w:t>
      </w:r>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lastRenderedPageBreak/>
        <w:t>Target Directory – Text, disabled if Default Target Directory checkbox is checked.</w:t>
      </w:r>
      <w:ins w:id="100" w:author="Ella Goldberg(Contractor)" w:date="2013-11-05T14:58:00Z">
        <w:r w:rsidR="00BE4045">
          <w:rPr>
            <w:rFonts w:asciiTheme="minorHAnsi" w:hAnsiTheme="minorHAnsi"/>
            <w:szCs w:val="18"/>
          </w:rPr>
          <w:t xml:space="preserve"> Value retrieved from </w:t>
        </w:r>
        <w:proofErr w:type="spellStart"/>
        <w:r w:rsidR="00BE4045">
          <w:rPr>
            <w:rFonts w:asciiTheme="minorHAnsi" w:hAnsiTheme="minorHAnsi"/>
            <w:szCs w:val="18"/>
          </w:rPr>
          <w:t>ATS</w:t>
        </w:r>
      </w:ins>
      <w:ins w:id="101" w:author="Ella Goldberg(Contractor)" w:date="2013-11-05T14:59:00Z">
        <w:r w:rsidR="00BE4045">
          <w:rPr>
            <w:rFonts w:asciiTheme="minorHAnsi" w:hAnsiTheme="minorHAnsi"/>
            <w:szCs w:val="18"/>
          </w:rPr>
          <w:t>_</w:t>
        </w:r>
      </w:ins>
      <w:ins w:id="102" w:author="Ella Goldberg(Contractor)" w:date="2013-11-05T14:58:00Z">
        <w:r w:rsidR="00BE4045">
          <w:rPr>
            <w:rFonts w:asciiTheme="minorHAnsi" w:hAnsiTheme="minorHAnsi"/>
            <w:szCs w:val="18"/>
          </w:rPr>
          <w:t>Version</w:t>
        </w:r>
      </w:ins>
      <w:ins w:id="103" w:author="Ella Goldberg(Contractor)" w:date="2013-11-05T15:00:00Z">
        <w:r w:rsidR="00BE4045">
          <w:rPr>
            <w:rFonts w:asciiTheme="minorHAnsi" w:hAnsiTheme="minorHAnsi"/>
            <w:szCs w:val="18"/>
          </w:rPr>
          <w:t>.TargetPath</w:t>
        </w:r>
      </w:ins>
      <w:proofErr w:type="spellEnd"/>
    </w:p>
    <w:p w:rsidR="00932DEB" w:rsidRPr="00337B88" w:rsidRDefault="00932DEB" w:rsidP="00D445C4">
      <w:pPr>
        <w:ind w:left="720"/>
        <w:rPr>
          <w:rFonts w:asciiTheme="minorHAnsi" w:hAnsiTheme="minorHAnsi"/>
          <w:szCs w:val="18"/>
        </w:rPr>
      </w:pPr>
      <w:r w:rsidRPr="00337B88">
        <w:rPr>
          <w:rFonts w:asciiTheme="minorHAnsi" w:hAnsiTheme="minorHAnsi"/>
          <w:szCs w:val="18"/>
        </w:rPr>
        <w:t>Browse button (‘…’) – button, disabled if Default Target Directory checkbox is checked.</w:t>
      </w:r>
    </w:p>
    <w:p w:rsidR="00932DEB" w:rsidRPr="00337B88" w:rsidRDefault="00932DEB" w:rsidP="00D445C4">
      <w:pPr>
        <w:ind w:left="720"/>
        <w:rPr>
          <w:rFonts w:asciiTheme="minorHAnsi" w:hAnsiTheme="minorHAnsi"/>
          <w:szCs w:val="18"/>
        </w:rPr>
      </w:pPr>
      <w:r w:rsidRPr="00337B88">
        <w:rPr>
          <w:rFonts w:asciiTheme="minorHAnsi" w:hAnsiTheme="minorHAnsi"/>
          <w:szCs w:val="18"/>
        </w:rPr>
        <w:t>Default Target Directory – checkbox, editable</w:t>
      </w:r>
    </w:p>
    <w:p w:rsidR="00932DEB" w:rsidRPr="00337B88" w:rsidRDefault="00932DEB" w:rsidP="00932DEB">
      <w:pPr>
        <w:rPr>
          <w:rFonts w:asciiTheme="minorHAnsi" w:hAnsiTheme="minorHAnsi"/>
          <w:szCs w:val="18"/>
        </w:rPr>
      </w:pPr>
    </w:p>
    <w:p w:rsidR="00932DEB" w:rsidRPr="00373687" w:rsidRDefault="00932DEB" w:rsidP="00932DEB">
      <w:pPr>
        <w:rPr>
          <w:szCs w:val="18"/>
        </w:rPr>
      </w:pPr>
    </w:p>
    <w:p w:rsidR="00932DEB" w:rsidRPr="00373687" w:rsidRDefault="00932DEB" w:rsidP="00D92288">
      <w:pPr>
        <w:pStyle w:val="Heading3"/>
      </w:pPr>
      <w:bookmarkStart w:id="104" w:name="_Toc367117990"/>
      <w:bookmarkStart w:id="105" w:name="_Toc370395975"/>
      <w:bookmarkStart w:id="106" w:name="_Toc370907232"/>
      <w:r w:rsidRPr="00D92288">
        <w:t>Folder</w:t>
      </w:r>
      <w:r w:rsidRPr="00373687">
        <w:t xml:space="preserve"> Management</w:t>
      </w:r>
      <w:bookmarkEnd w:id="104"/>
      <w:bookmarkEnd w:id="105"/>
      <w:bookmarkEnd w:id="106"/>
    </w:p>
    <w:p w:rsidR="00932DEB" w:rsidRPr="008F7F9C" w:rsidRDefault="00932DEB" w:rsidP="00D92288">
      <w:pPr>
        <w:pStyle w:val="Heading4"/>
      </w:pPr>
      <w:bookmarkStart w:id="107" w:name="_Add_New_Folder/Project"/>
      <w:bookmarkStart w:id="108" w:name="_Toc367117991"/>
      <w:bookmarkStart w:id="109" w:name="_Toc370395976"/>
      <w:bookmarkEnd w:id="107"/>
      <w:r w:rsidRPr="008F7F9C">
        <w:t>Add New Folder</w:t>
      </w:r>
      <w:bookmarkEnd w:id="108"/>
      <w:r w:rsidRPr="008F7F9C">
        <w:t>/Project</w:t>
      </w:r>
      <w:bookmarkEnd w:id="109"/>
    </w:p>
    <w:p w:rsidR="00932DEB" w:rsidRPr="00373687" w:rsidRDefault="00932DEB" w:rsidP="00932DEB">
      <w:pPr>
        <w:rPr>
          <w:szCs w:val="18"/>
        </w:rPr>
      </w:pPr>
    </w:p>
    <w:p w:rsidR="00932DEB" w:rsidRPr="00337B88" w:rsidRDefault="00932DEB" w:rsidP="00B66EAA">
      <w:pPr>
        <w:ind w:left="810"/>
        <w:rPr>
          <w:rFonts w:asciiTheme="minorHAnsi" w:hAnsiTheme="minorHAnsi"/>
          <w:szCs w:val="18"/>
        </w:rPr>
      </w:pPr>
      <w:bookmarkStart w:id="110" w:name="_Add_New_Project"/>
      <w:bookmarkEnd w:id="110"/>
      <w:r w:rsidRPr="00337B88">
        <w:rPr>
          <w:rFonts w:asciiTheme="minorHAnsi" w:hAnsiTheme="minorHAnsi"/>
          <w:szCs w:val="18"/>
        </w:rPr>
        <w:t>User will be able to add new folder or project by selecting ‘New’ option from folder right click menu.</w:t>
      </w:r>
    </w:p>
    <w:p w:rsidR="00932DEB" w:rsidRPr="00337B88" w:rsidRDefault="00932DEB" w:rsidP="00B66EAA">
      <w:pPr>
        <w:ind w:left="810"/>
        <w:rPr>
          <w:rFonts w:asciiTheme="minorHAnsi" w:hAnsiTheme="minorHAnsi"/>
          <w:szCs w:val="18"/>
        </w:rPr>
      </w:pPr>
      <w:r w:rsidRPr="00337B88">
        <w:rPr>
          <w:rFonts w:asciiTheme="minorHAnsi" w:hAnsiTheme="minorHAnsi"/>
          <w:szCs w:val="18"/>
        </w:rPr>
        <w:t>New project/folder window will be displayed to user and will be similar to the project view screen</w:t>
      </w:r>
      <w:r w:rsidR="008906A2">
        <w:rPr>
          <w:rFonts w:asciiTheme="minorHAnsi" w:hAnsiTheme="minorHAnsi"/>
          <w:szCs w:val="18"/>
        </w:rPr>
        <w:t>.</w:t>
      </w:r>
    </w:p>
    <w:p w:rsidR="00932DEB" w:rsidRPr="00373687" w:rsidRDefault="00932DEB" w:rsidP="00932DEB">
      <w:pPr>
        <w:rPr>
          <w:szCs w:val="18"/>
        </w:rPr>
      </w:pPr>
    </w:p>
    <w:p w:rsidR="00932DEB" w:rsidRPr="00337B88" w:rsidRDefault="00932DEB" w:rsidP="00D445C4">
      <w:pPr>
        <w:ind w:left="720"/>
        <w:rPr>
          <w:rFonts w:asciiTheme="minorHAnsi" w:hAnsiTheme="minorHAnsi"/>
          <w:b/>
          <w:szCs w:val="18"/>
          <w:u w:val="single"/>
        </w:rPr>
      </w:pPr>
      <w:r w:rsidRPr="00337B88">
        <w:rPr>
          <w:rFonts w:asciiTheme="minorHAnsi" w:hAnsiTheme="minorHAnsi"/>
          <w:b/>
          <w:szCs w:val="18"/>
          <w:u w:val="single"/>
        </w:rPr>
        <w:t>First tab (New):</w:t>
      </w:r>
    </w:p>
    <w:p w:rsidR="00932DEB" w:rsidRPr="00337B88" w:rsidRDefault="00932DEB" w:rsidP="00D445C4">
      <w:pPr>
        <w:ind w:left="720"/>
        <w:rPr>
          <w:rFonts w:asciiTheme="minorHAnsi" w:hAnsiTheme="minorHAnsi"/>
          <w:szCs w:val="18"/>
        </w:rPr>
      </w:pPr>
      <w:r w:rsidRPr="00337B88">
        <w:rPr>
          <w:rFonts w:asciiTheme="minorHAnsi" w:hAnsiTheme="minorHAnsi"/>
          <w:szCs w:val="18"/>
        </w:rPr>
        <w:t>Content button – Contents tree is displayed upon pressing the button, (</w:t>
      </w:r>
      <w:proofErr w:type="spellStart"/>
      <w:r w:rsidRPr="00337B88">
        <w:rPr>
          <w:rFonts w:asciiTheme="minorHAnsi" w:hAnsiTheme="minorHAnsi"/>
          <w:szCs w:val="18"/>
        </w:rPr>
        <w:t>GetTreeObject</w:t>
      </w:r>
      <w:proofErr w:type="spellEnd"/>
      <w:r w:rsidRPr="00337B88">
        <w:rPr>
          <w:rFonts w:asciiTheme="minorHAnsi" w:hAnsiTheme="minorHAnsi"/>
          <w:szCs w:val="18"/>
        </w:rPr>
        <w:t>). Optional</w:t>
      </w:r>
    </w:p>
    <w:p w:rsidR="00932DEB" w:rsidRPr="00337B88" w:rsidRDefault="00932DEB" w:rsidP="00D445C4">
      <w:pPr>
        <w:ind w:left="720"/>
        <w:rPr>
          <w:rFonts w:asciiTheme="minorHAnsi" w:hAnsiTheme="minorHAnsi"/>
          <w:szCs w:val="18"/>
        </w:rPr>
      </w:pPr>
      <w:r w:rsidRPr="00337B88">
        <w:rPr>
          <w:rFonts w:asciiTheme="minorHAnsi" w:hAnsiTheme="minorHAnsi"/>
          <w:szCs w:val="18"/>
        </w:rPr>
        <w:t>Add Note button – available on the notes section. Optional</w:t>
      </w:r>
    </w:p>
    <w:p w:rsidR="00932DEB" w:rsidRPr="00337B88" w:rsidRDefault="00932DEB" w:rsidP="00D445C4">
      <w:pPr>
        <w:ind w:left="720"/>
        <w:rPr>
          <w:rFonts w:asciiTheme="minorHAnsi" w:hAnsiTheme="minorHAnsi"/>
          <w:szCs w:val="18"/>
        </w:rPr>
      </w:pPr>
    </w:p>
    <w:p w:rsidR="008906A2" w:rsidRDefault="008906A2" w:rsidP="00D445C4">
      <w:pPr>
        <w:ind w:left="720"/>
        <w:rPr>
          <w:ins w:id="111" w:author="Ella Goldberg(Contractor)" w:date="2013-11-05T09:59:00Z"/>
          <w:rFonts w:asciiTheme="minorHAnsi" w:hAnsiTheme="minorHAnsi"/>
          <w:szCs w:val="18"/>
        </w:rPr>
      </w:pPr>
      <w:ins w:id="112" w:author="Ella Goldberg(Contractor)" w:date="2013-11-05T09:59:00Z">
        <w:r>
          <w:rPr>
            <w:noProof/>
            <w:lang w:bidi="ar-SA"/>
          </w:rPr>
          <w:drawing>
            <wp:inline distT="0" distB="0" distL="0" distR="0" wp14:anchorId="7374A36B" wp14:editId="5CAE3C40">
              <wp:extent cx="5943600" cy="3042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42920"/>
                      </a:xfrm>
                      <a:prstGeom prst="rect">
                        <a:avLst/>
                      </a:prstGeom>
                    </pic:spPr>
                  </pic:pic>
                </a:graphicData>
              </a:graphic>
            </wp:inline>
          </w:drawing>
        </w:r>
      </w:ins>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Validations and error handling – refer </w:t>
      </w:r>
      <w:hyperlink w:anchor="_Version_Management" w:history="1">
        <w:r w:rsidRPr="00337B88">
          <w:rPr>
            <w:rStyle w:val="Hyperlink"/>
            <w:rFonts w:asciiTheme="minorHAnsi" w:hAnsiTheme="minorHAnsi"/>
            <w:szCs w:val="18"/>
          </w:rPr>
          <w:t>Version Management</w:t>
        </w:r>
      </w:hyperlink>
      <w:r w:rsidRPr="00337B88">
        <w:rPr>
          <w:rFonts w:asciiTheme="minorHAnsi" w:hAnsiTheme="minorHAnsi"/>
          <w:szCs w:val="18"/>
        </w:rPr>
        <w:t xml:space="preserve"> section</w:t>
      </w:r>
      <w:r w:rsidR="00326BC3">
        <w:rPr>
          <w:rFonts w:asciiTheme="minorHAnsi" w:hAnsiTheme="minorHAnsi"/>
          <w:szCs w:val="18"/>
        </w:rPr>
        <w:t>.</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b/>
          <w:szCs w:val="18"/>
          <w:u w:val="single"/>
        </w:rPr>
      </w:pPr>
      <w:r w:rsidRPr="00337B88">
        <w:rPr>
          <w:rFonts w:asciiTheme="minorHAnsi" w:hAnsiTheme="minorHAnsi"/>
          <w:b/>
          <w:szCs w:val="18"/>
          <w:u w:val="single"/>
        </w:rPr>
        <w:t>Certificate tab:</w:t>
      </w:r>
    </w:p>
    <w:p w:rsidR="00932DEB" w:rsidRPr="00337B88" w:rsidRDefault="00932DEB" w:rsidP="00D445C4">
      <w:pPr>
        <w:ind w:left="720"/>
        <w:rPr>
          <w:rFonts w:asciiTheme="minorHAnsi" w:hAnsiTheme="minorHAnsi"/>
          <w:szCs w:val="18"/>
        </w:rPr>
      </w:pPr>
      <w:r w:rsidRPr="00337B88">
        <w:rPr>
          <w:rFonts w:asciiTheme="minorHAnsi" w:hAnsiTheme="minorHAnsi"/>
          <w:szCs w:val="18"/>
        </w:rPr>
        <w:t>Certificate button – list of certificates is displayed upon pressing the button, (</w:t>
      </w:r>
      <w:proofErr w:type="spellStart"/>
      <w:r w:rsidRPr="00337B88">
        <w:rPr>
          <w:rFonts w:asciiTheme="minorHAnsi" w:hAnsiTheme="minorHAnsi"/>
          <w:szCs w:val="18"/>
        </w:rPr>
        <w:t>GerAllCertificates</w:t>
      </w:r>
      <w:proofErr w:type="spellEnd"/>
      <w:r w:rsidRPr="00337B88">
        <w:rPr>
          <w:rFonts w:asciiTheme="minorHAnsi" w:hAnsiTheme="minorHAnsi"/>
          <w:szCs w:val="18"/>
        </w:rPr>
        <w:t>). Optional</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Validations and error handling – refer </w:t>
      </w:r>
      <w:hyperlink w:anchor="_Assign/Remove_Certificate_1" w:history="1">
        <w:r w:rsidRPr="00337B88">
          <w:rPr>
            <w:rStyle w:val="Hyperlink"/>
            <w:rFonts w:asciiTheme="minorHAnsi" w:hAnsiTheme="minorHAnsi"/>
            <w:szCs w:val="18"/>
          </w:rPr>
          <w:t>Assign/Remove</w:t>
        </w:r>
      </w:hyperlink>
      <w:r w:rsidRPr="00337B88">
        <w:rPr>
          <w:rFonts w:asciiTheme="minorHAnsi" w:hAnsiTheme="minorHAnsi"/>
          <w:szCs w:val="18"/>
        </w:rPr>
        <w:t xml:space="preserve"> Certificate section</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b/>
          <w:szCs w:val="18"/>
          <w:u w:val="single"/>
        </w:rPr>
      </w:pPr>
      <w:r w:rsidRPr="00337B88">
        <w:rPr>
          <w:rFonts w:asciiTheme="minorHAnsi" w:hAnsiTheme="minorHAnsi"/>
          <w:b/>
          <w:szCs w:val="18"/>
          <w:u w:val="single"/>
        </w:rPr>
        <w:t>Properties tab:</w:t>
      </w:r>
    </w:p>
    <w:p w:rsidR="00932DEB" w:rsidRPr="00337B88" w:rsidRDefault="00932DEB" w:rsidP="00D445C4">
      <w:pPr>
        <w:ind w:left="720"/>
        <w:rPr>
          <w:rFonts w:asciiTheme="minorHAnsi" w:hAnsiTheme="minorHAnsi"/>
          <w:szCs w:val="18"/>
        </w:rPr>
      </w:pPr>
      <w:r w:rsidRPr="00337B88">
        <w:rPr>
          <w:rFonts w:asciiTheme="minorHAnsi" w:hAnsiTheme="minorHAnsi"/>
          <w:szCs w:val="18"/>
        </w:rPr>
        <w:t>Name: Text box, length 30, mandatory</w:t>
      </w:r>
    </w:p>
    <w:p w:rsidR="00932DEB" w:rsidRPr="00337B88" w:rsidRDefault="00932DEB" w:rsidP="00D445C4">
      <w:pPr>
        <w:ind w:left="720"/>
        <w:rPr>
          <w:rFonts w:asciiTheme="minorHAnsi" w:hAnsiTheme="minorHAnsi"/>
          <w:szCs w:val="18"/>
        </w:rPr>
      </w:pPr>
      <w:r w:rsidRPr="00337B88">
        <w:rPr>
          <w:rFonts w:asciiTheme="minorHAnsi" w:hAnsiTheme="minorHAnsi"/>
          <w:szCs w:val="18"/>
        </w:rPr>
        <w:t>Project Code: Text box, length 10, optional; Available only if content was assigned</w:t>
      </w:r>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Step: Combo box, retrieved from </w:t>
      </w:r>
      <w:proofErr w:type="spellStart"/>
      <w:ins w:id="113" w:author="Ella Goldberg(Contractor)" w:date="2013-11-06T00:30:00Z">
        <w:r w:rsidR="00EE5CB3">
          <w:rPr>
            <w:rFonts w:asciiTheme="minorHAnsi" w:hAnsiTheme="minorHAnsi"/>
            <w:szCs w:val="18"/>
          </w:rPr>
          <w:t>ATS_</w:t>
        </w:r>
      </w:ins>
      <w:r w:rsidRPr="00337B88">
        <w:rPr>
          <w:rFonts w:asciiTheme="minorHAnsi" w:hAnsiTheme="minorHAnsi"/>
          <w:szCs w:val="18"/>
        </w:rPr>
        <w:t>ProjectStep</w:t>
      </w:r>
      <w:proofErr w:type="spellEnd"/>
      <w:r w:rsidRPr="00337B88">
        <w:rPr>
          <w:rFonts w:asciiTheme="minorHAnsi" w:hAnsiTheme="minorHAnsi"/>
          <w:szCs w:val="18"/>
        </w:rPr>
        <w:t xml:space="preserve"> table, displays only steps that were not previously created for the project code (unique project code + step), optional. Available only if content was assigned</w:t>
      </w:r>
      <w:r w:rsidR="00326BC3">
        <w:rPr>
          <w:rFonts w:asciiTheme="minorHAnsi" w:hAnsiTheme="minorHAnsi"/>
          <w:szCs w:val="18"/>
        </w:rPr>
        <w:t>.</w:t>
      </w:r>
    </w:p>
    <w:p w:rsidR="00932DEB" w:rsidRPr="00337B88" w:rsidRDefault="00932DEB" w:rsidP="00D445C4">
      <w:pPr>
        <w:ind w:left="720"/>
        <w:rPr>
          <w:rFonts w:asciiTheme="minorHAnsi" w:hAnsiTheme="minorHAnsi"/>
          <w:szCs w:val="18"/>
        </w:rPr>
      </w:pPr>
      <w:r w:rsidRPr="00337B88">
        <w:rPr>
          <w:rFonts w:asciiTheme="minorHAnsi" w:hAnsiTheme="minorHAnsi"/>
          <w:szCs w:val="18"/>
        </w:rPr>
        <w:lastRenderedPageBreak/>
        <w:t>Description: Text, length 100 (?), Mandatory</w:t>
      </w:r>
    </w:p>
    <w:p w:rsidR="00932DEB" w:rsidRPr="00337B88" w:rsidRDefault="00932DEB" w:rsidP="00D445C4">
      <w:pPr>
        <w:ind w:left="720"/>
        <w:rPr>
          <w:rFonts w:asciiTheme="minorHAnsi" w:hAnsiTheme="minorHAnsi"/>
          <w:szCs w:val="18"/>
        </w:rPr>
      </w:pPr>
      <w:r w:rsidRPr="00337B88">
        <w:rPr>
          <w:rFonts w:asciiTheme="minorHAnsi" w:hAnsiTheme="minorHAnsi"/>
          <w:szCs w:val="18"/>
        </w:rPr>
        <w:t xml:space="preserve">Synchronization: check list box, values retrieved from </w:t>
      </w:r>
      <w:proofErr w:type="spellStart"/>
      <w:ins w:id="114" w:author="Ella Goldberg(Contractor)" w:date="2013-11-06T00:33:00Z">
        <w:r w:rsidR="00EE5CB3">
          <w:rPr>
            <w:rFonts w:asciiTheme="minorHAnsi" w:hAnsiTheme="minorHAnsi"/>
            <w:szCs w:val="18"/>
          </w:rPr>
          <w:t>ATS_</w:t>
        </w:r>
      </w:ins>
      <w:r w:rsidRPr="00337B88">
        <w:rPr>
          <w:rFonts w:asciiTheme="minorHAnsi" w:hAnsiTheme="minorHAnsi"/>
          <w:szCs w:val="18"/>
        </w:rPr>
        <w:t>SyncType.Description</w:t>
      </w:r>
      <w:proofErr w:type="spellEnd"/>
      <w:r w:rsidRPr="00337B88">
        <w:rPr>
          <w:rFonts w:asciiTheme="minorHAnsi" w:hAnsiTheme="minorHAnsi"/>
          <w:szCs w:val="18"/>
        </w:rPr>
        <w:t xml:space="preserve"> </w:t>
      </w:r>
      <w:ins w:id="115" w:author="Ella Goldberg(Contractor)" w:date="2013-11-06T00:33:00Z">
        <w:r w:rsidR="00EE5CB3">
          <w:rPr>
            <w:rFonts w:asciiTheme="minorHAnsi" w:hAnsiTheme="minorHAnsi"/>
            <w:szCs w:val="18"/>
          </w:rPr>
          <w:t>column (</w:t>
        </w:r>
      </w:ins>
      <w:r w:rsidRPr="00337B88">
        <w:rPr>
          <w:rFonts w:asciiTheme="minorHAnsi" w:hAnsiTheme="minorHAnsi"/>
          <w:szCs w:val="18"/>
        </w:rPr>
        <w:t>reference table</w:t>
      </w:r>
      <w:ins w:id="116" w:author="Ella Goldberg(Contractor)" w:date="2013-11-06T00:33:00Z">
        <w:r w:rsidR="00EE5CB3">
          <w:rPr>
            <w:rFonts w:asciiTheme="minorHAnsi" w:hAnsiTheme="minorHAnsi"/>
            <w:szCs w:val="18"/>
          </w:rPr>
          <w:t>)</w:t>
        </w:r>
      </w:ins>
      <w:r w:rsidRPr="00337B88">
        <w:rPr>
          <w:rFonts w:asciiTheme="minorHAnsi" w:hAnsiTheme="minorHAnsi"/>
          <w:szCs w:val="18"/>
        </w:rPr>
        <w:t>, optional. Available only if content was assigned</w:t>
      </w:r>
      <w:r w:rsidR="00326BC3">
        <w:rPr>
          <w:rFonts w:asciiTheme="minorHAnsi" w:hAnsiTheme="minorHAnsi"/>
          <w:szCs w:val="18"/>
        </w:rPr>
        <w:t>.</w:t>
      </w:r>
    </w:p>
    <w:p w:rsidR="00932DEB" w:rsidRPr="00337B88" w:rsidRDefault="00932DEB" w:rsidP="00D445C4">
      <w:pPr>
        <w:ind w:left="720"/>
        <w:rPr>
          <w:rFonts w:asciiTheme="minorHAnsi" w:hAnsiTheme="minorHAnsi"/>
          <w:szCs w:val="18"/>
        </w:rPr>
      </w:pPr>
    </w:p>
    <w:p w:rsidR="00932DEB" w:rsidRPr="00337B88" w:rsidRDefault="00932DEB" w:rsidP="00D445C4">
      <w:pPr>
        <w:ind w:left="720"/>
        <w:rPr>
          <w:rFonts w:asciiTheme="minorHAnsi" w:hAnsiTheme="minorHAnsi"/>
          <w:szCs w:val="18"/>
        </w:rPr>
      </w:pPr>
      <w:r w:rsidRPr="00337B88">
        <w:rPr>
          <w:rFonts w:asciiTheme="minorHAnsi" w:hAnsiTheme="minorHAnsi"/>
          <w:szCs w:val="18"/>
        </w:rPr>
        <w:t>User will receive an information message upon success:</w:t>
      </w:r>
    </w:p>
    <w:p w:rsidR="00932DEB" w:rsidRPr="00337B88" w:rsidRDefault="00932DEB" w:rsidP="00D445C4">
      <w:pPr>
        <w:ind w:left="720"/>
        <w:rPr>
          <w:rFonts w:asciiTheme="minorHAnsi" w:hAnsiTheme="minorHAnsi"/>
          <w:szCs w:val="18"/>
        </w:rPr>
      </w:pPr>
      <w:proofErr w:type="spellStart"/>
      <w:r w:rsidRPr="00337B88">
        <w:rPr>
          <w:rFonts w:asciiTheme="minorHAnsi" w:hAnsiTheme="minorHAnsi"/>
          <w:szCs w:val="18"/>
        </w:rPr>
        <w:t>MessageId</w:t>
      </w:r>
      <w:proofErr w:type="spellEnd"/>
      <w:r w:rsidRPr="00337B88">
        <w:rPr>
          <w:rFonts w:asciiTheme="minorHAnsi" w:hAnsiTheme="minorHAnsi"/>
          <w:szCs w:val="18"/>
        </w:rPr>
        <w:t xml:space="preserve"> 115:</w:t>
      </w:r>
      <w:r w:rsidRPr="00337B88">
        <w:rPr>
          <w:rFonts w:asciiTheme="minorHAnsi" w:hAnsiTheme="minorHAnsi"/>
        </w:rPr>
        <w:t xml:space="preserve"> “</w:t>
      </w:r>
      <w:r w:rsidRPr="00337B88">
        <w:rPr>
          <w:rFonts w:asciiTheme="minorHAnsi" w:hAnsiTheme="minorHAnsi"/>
          <w:szCs w:val="18"/>
        </w:rPr>
        <w:t>Project '%name' has been created successfully” (OK).</w:t>
      </w:r>
    </w:p>
    <w:p w:rsidR="00932DEB" w:rsidRPr="00337B88" w:rsidRDefault="00932DEB" w:rsidP="00D445C4">
      <w:pPr>
        <w:ind w:left="720"/>
        <w:rPr>
          <w:rFonts w:asciiTheme="minorHAnsi" w:hAnsiTheme="minorHAnsi"/>
          <w:szCs w:val="18"/>
        </w:rPr>
      </w:pPr>
      <w:r w:rsidRPr="00337B88">
        <w:rPr>
          <w:rFonts w:asciiTheme="minorHAnsi" w:hAnsiTheme="minorHAnsi"/>
          <w:szCs w:val="18"/>
        </w:rPr>
        <w:t>New project node first tab will be displayed to the user when pressing OK.</w:t>
      </w:r>
    </w:p>
    <w:p w:rsidR="00932DEB" w:rsidRDefault="00932DEB" w:rsidP="00932DEB">
      <w:pPr>
        <w:rPr>
          <w:ins w:id="117" w:author="Ella Goldberg(Contractor)" w:date="2013-11-05T10:00:00Z"/>
          <w:szCs w:val="18"/>
        </w:rPr>
      </w:pPr>
    </w:p>
    <w:p w:rsidR="00033116" w:rsidRPr="00373687" w:rsidRDefault="00033116" w:rsidP="00932DEB">
      <w:pPr>
        <w:rPr>
          <w:szCs w:val="18"/>
        </w:rPr>
      </w:pPr>
      <w:ins w:id="118" w:author="Ella Goldberg(Contractor)" w:date="2013-11-05T10:00:00Z">
        <w:r>
          <w:rPr>
            <w:szCs w:val="18"/>
          </w:rPr>
          <w:tab/>
        </w:r>
        <w:r>
          <w:rPr>
            <w:noProof/>
            <w:lang w:bidi="ar-SA"/>
          </w:rPr>
          <w:drawing>
            <wp:inline distT="0" distB="0" distL="0" distR="0" wp14:anchorId="234A512C" wp14:editId="7518CA5D">
              <wp:extent cx="5553075" cy="2857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53075" cy="2857500"/>
                      </a:xfrm>
                      <a:prstGeom prst="rect">
                        <a:avLst/>
                      </a:prstGeom>
                    </pic:spPr>
                  </pic:pic>
                </a:graphicData>
              </a:graphic>
            </wp:inline>
          </w:drawing>
        </w:r>
      </w:ins>
    </w:p>
    <w:p w:rsidR="00932DEB" w:rsidRPr="00337B88" w:rsidRDefault="00932DEB" w:rsidP="00BE0BE6">
      <w:pPr>
        <w:ind w:left="720"/>
        <w:rPr>
          <w:rFonts w:asciiTheme="minorHAnsi" w:hAnsiTheme="minorHAnsi"/>
          <w:b/>
          <w:szCs w:val="18"/>
          <w:u w:val="single"/>
        </w:rPr>
      </w:pPr>
      <w:r w:rsidRPr="00337B88">
        <w:rPr>
          <w:rFonts w:asciiTheme="minorHAnsi" w:hAnsiTheme="minorHAnsi"/>
          <w:b/>
          <w:szCs w:val="18"/>
          <w:u w:val="single"/>
        </w:rPr>
        <w:t>Validations:</w:t>
      </w:r>
    </w:p>
    <w:p w:rsidR="00932DEB" w:rsidRDefault="00932DEB" w:rsidP="000C2EE1">
      <w:pPr>
        <w:pStyle w:val="ListParagraph"/>
        <w:numPr>
          <w:ilvl w:val="0"/>
          <w:numId w:val="30"/>
        </w:numPr>
        <w:spacing w:line="288" w:lineRule="auto"/>
        <w:ind w:left="1080"/>
        <w:rPr>
          <w:szCs w:val="18"/>
        </w:rPr>
      </w:pPr>
      <w:r>
        <w:rPr>
          <w:szCs w:val="18"/>
        </w:rPr>
        <w:t>Unique folder (project) name for the parent folder.</w:t>
      </w:r>
    </w:p>
    <w:p w:rsidR="00932DEB" w:rsidRDefault="00932DEB" w:rsidP="00D445C4">
      <w:pPr>
        <w:pStyle w:val="ListParagraph"/>
        <w:ind w:left="1080"/>
        <w:rPr>
          <w:szCs w:val="18"/>
        </w:rPr>
      </w:pPr>
      <w:r>
        <w:rPr>
          <w:szCs w:val="18"/>
        </w:rPr>
        <w:t xml:space="preserve">If folder name is not unique issue </w:t>
      </w:r>
      <w:proofErr w:type="spellStart"/>
      <w:r>
        <w:rPr>
          <w:szCs w:val="18"/>
        </w:rPr>
        <w:t>MessageId</w:t>
      </w:r>
      <w:proofErr w:type="spellEnd"/>
      <w:r>
        <w:rPr>
          <w:szCs w:val="18"/>
        </w:rPr>
        <w:t xml:space="preserve"> 100:</w:t>
      </w:r>
    </w:p>
    <w:p w:rsidR="00932DEB" w:rsidRDefault="00932DEB" w:rsidP="00D445C4">
      <w:pPr>
        <w:pStyle w:val="ListParagraph"/>
        <w:ind w:left="1080"/>
        <w:rPr>
          <w:szCs w:val="18"/>
        </w:rPr>
      </w:pPr>
      <w:r>
        <w:rPr>
          <w:szCs w:val="18"/>
        </w:rPr>
        <w:t>“</w:t>
      </w:r>
      <w:r w:rsidRPr="0036684E">
        <w:rPr>
          <w:szCs w:val="18"/>
        </w:rPr>
        <w:t>The name is already in use. Please specify another name.</w:t>
      </w:r>
      <w:r>
        <w:rPr>
          <w:szCs w:val="18"/>
        </w:rPr>
        <w:t>” (OK)</w:t>
      </w:r>
    </w:p>
    <w:p w:rsidR="00932DEB" w:rsidRDefault="00932DEB" w:rsidP="000C2EE1">
      <w:pPr>
        <w:pStyle w:val="ListParagraph"/>
        <w:numPr>
          <w:ilvl w:val="0"/>
          <w:numId w:val="31"/>
        </w:numPr>
        <w:spacing w:line="288" w:lineRule="auto"/>
        <w:rPr>
          <w:szCs w:val="18"/>
        </w:rPr>
      </w:pPr>
      <w:r>
        <w:rPr>
          <w:szCs w:val="18"/>
        </w:rPr>
        <w:t>Unique Project Code + Project Step combination, or null</w:t>
      </w:r>
    </w:p>
    <w:p w:rsidR="00932DEB" w:rsidRDefault="00932DEB" w:rsidP="00D445C4">
      <w:pPr>
        <w:pStyle w:val="ListParagraph"/>
        <w:ind w:left="1080"/>
        <w:rPr>
          <w:szCs w:val="18"/>
        </w:rPr>
      </w:pPr>
      <w:r>
        <w:rPr>
          <w:szCs w:val="18"/>
        </w:rPr>
        <w:t>When not unique issue error:</w:t>
      </w:r>
    </w:p>
    <w:p w:rsidR="00932DEB" w:rsidRDefault="00932DEB" w:rsidP="00D445C4">
      <w:pPr>
        <w:pStyle w:val="ListParagraph"/>
        <w:ind w:left="1080"/>
        <w:rPr>
          <w:szCs w:val="18"/>
        </w:rPr>
      </w:pPr>
      <w:r>
        <w:rPr>
          <w:szCs w:val="18"/>
        </w:rPr>
        <w:t>Message 110:</w:t>
      </w:r>
    </w:p>
    <w:p w:rsidR="00932DEB" w:rsidRPr="00B2512D" w:rsidRDefault="00932DEB" w:rsidP="00D445C4">
      <w:pPr>
        <w:ind w:left="360"/>
        <w:rPr>
          <w:szCs w:val="18"/>
        </w:rPr>
      </w:pPr>
      <w:r>
        <w:rPr>
          <w:szCs w:val="18"/>
        </w:rPr>
        <w:tab/>
        <w:t>“</w:t>
      </w:r>
      <w:r w:rsidRPr="00B2512D">
        <w:rPr>
          <w:szCs w:val="18"/>
        </w:rPr>
        <w:t>Project Code and Step combination is not unique. Please update and try again.</w:t>
      </w:r>
      <w:r>
        <w:rPr>
          <w:szCs w:val="18"/>
        </w:rPr>
        <w:t>” (OK)</w:t>
      </w:r>
    </w:p>
    <w:p w:rsidR="00932DEB" w:rsidRPr="00942DED" w:rsidRDefault="00932DEB" w:rsidP="00942DED">
      <w:pPr>
        <w:pStyle w:val="ListParagraph"/>
        <w:numPr>
          <w:ilvl w:val="0"/>
          <w:numId w:val="31"/>
        </w:numPr>
        <w:rPr>
          <w:szCs w:val="18"/>
        </w:rPr>
      </w:pPr>
      <w:r w:rsidRPr="00942DED">
        <w:rPr>
          <w:szCs w:val="18"/>
        </w:rPr>
        <w:t>O/L – mandatory fields: Name, Version Name, Version Description</w:t>
      </w:r>
      <w:ins w:id="119" w:author="Ella Goldberg(Contractor)" w:date="2013-11-05T15:08:00Z">
        <w:r w:rsidR="008D1DAF" w:rsidRPr="00942DED">
          <w:rPr>
            <w:szCs w:val="18"/>
          </w:rPr>
          <w:t>, mandatory Code when step is populated</w:t>
        </w:r>
      </w:ins>
      <w:del w:id="120" w:author="Ella Goldberg(Contractor)" w:date="2013-11-05T15:08:00Z">
        <w:r w:rsidR="00326BC3" w:rsidRPr="00942DED" w:rsidDel="008D1DAF">
          <w:rPr>
            <w:szCs w:val="18"/>
          </w:rPr>
          <w:delText>.</w:delText>
        </w:r>
      </w:del>
    </w:p>
    <w:p w:rsidR="00932DEB" w:rsidRPr="00373687" w:rsidRDefault="00932DEB" w:rsidP="00932DEB">
      <w:pPr>
        <w:rPr>
          <w:szCs w:val="18"/>
        </w:rPr>
      </w:pPr>
    </w:p>
    <w:p w:rsidR="00932DEB" w:rsidRDefault="00932DEB" w:rsidP="00932DEB">
      <w:pPr>
        <w:rPr>
          <w:szCs w:val="18"/>
        </w:rPr>
      </w:pPr>
    </w:p>
    <w:p w:rsidR="00932DEB" w:rsidRDefault="00932DEB" w:rsidP="00932DEB">
      <w:pPr>
        <w:rPr>
          <w:szCs w:val="18"/>
        </w:rPr>
      </w:pPr>
    </w:p>
    <w:p w:rsidR="00932DEB" w:rsidRDefault="00932DEB" w:rsidP="00B224A0">
      <w:pPr>
        <w:ind w:left="720"/>
        <w:rPr>
          <w:szCs w:val="18"/>
        </w:rPr>
      </w:pPr>
      <w:r w:rsidRPr="00BE0BE6">
        <w:rPr>
          <w:b/>
          <w:szCs w:val="18"/>
        </w:rPr>
        <w:t>DB</w:t>
      </w:r>
      <w:r w:rsidRPr="00373687">
        <w:rPr>
          <w:szCs w:val="18"/>
        </w:rPr>
        <w:t>:</w:t>
      </w:r>
    </w:p>
    <w:p w:rsidR="00932DEB" w:rsidRDefault="00496DF5" w:rsidP="00B224A0">
      <w:pPr>
        <w:ind w:left="720"/>
        <w:rPr>
          <w:szCs w:val="18"/>
        </w:rPr>
      </w:pPr>
      <w:proofErr w:type="spellStart"/>
      <w:ins w:id="121" w:author="Ella Goldberg(Contractor)" w:date="2013-11-05T15:01:00Z">
        <w:r>
          <w:rPr>
            <w:szCs w:val="18"/>
          </w:rPr>
          <w:t>ATS_</w:t>
        </w:r>
      </w:ins>
      <w:r w:rsidR="00932DEB">
        <w:rPr>
          <w:szCs w:val="18"/>
        </w:rPr>
        <w:t>Hierarchy</w:t>
      </w:r>
      <w:proofErr w:type="spellEnd"/>
    </w:p>
    <w:tbl>
      <w:tblPr>
        <w:tblW w:w="6588" w:type="dxa"/>
        <w:tblInd w:w="1440" w:type="dxa"/>
        <w:tblLook w:val="04A0" w:firstRow="1" w:lastRow="0" w:firstColumn="1" w:lastColumn="0" w:noHBand="0" w:noVBand="1"/>
      </w:tblPr>
      <w:tblGrid>
        <w:gridCol w:w="2227"/>
        <w:gridCol w:w="4388"/>
      </w:tblGrid>
      <w:tr w:rsidR="00932DEB" w:rsidRPr="00B156E6" w:rsidTr="00B224A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Id</w:t>
            </w:r>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sequence</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ParentId</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Parent Id of the folder</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Sequence</w:t>
            </w:r>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 xml:space="preserve"> count (child folders) +1 for the parent id</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NodeType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‘F’ – if no content was added. ‘P’ – if content was added</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Name</w:t>
            </w:r>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GUI</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Description</w:t>
            </w:r>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GUI</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del w:id="122" w:author="Ella Goldberg(Contractor)" w:date="2013-11-05T15:01:00Z">
              <w:r w:rsidRPr="00B156E6" w:rsidDel="00496DF5">
                <w:rPr>
                  <w:rFonts w:ascii="MS Sans Serif" w:hAnsi="MS Sans Serif"/>
                  <w:sz w:val="20"/>
                </w:rPr>
                <w:delText>IsGroupMember</w:delText>
              </w:r>
            </w:del>
            <w:proofErr w:type="spellStart"/>
            <w:ins w:id="123" w:author="Ella Goldberg(Contractor)" w:date="2013-11-05T15:01:00Z">
              <w:r w:rsidR="00496DF5">
                <w:rPr>
                  <w:rFonts w:ascii="MS Sans Serif" w:hAnsi="MS Sans Serif"/>
                  <w:sz w:val="20"/>
                </w:rPr>
                <w:t>GroupId</w:t>
              </w:r>
            </w:ins>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496DF5">
            <w:pPr>
              <w:rPr>
                <w:rFonts w:ascii="MS Sans Serif" w:hAnsi="MS Sans Serif"/>
                <w:sz w:val="20"/>
              </w:rPr>
            </w:pPr>
            <w:r w:rsidRPr="00B156E6">
              <w:rPr>
                <w:rFonts w:ascii="MS Sans Serif" w:hAnsi="MS Sans Serif"/>
                <w:sz w:val="20"/>
              </w:rPr>
              <w:t> </w:t>
            </w:r>
            <w:del w:id="124" w:author="Ella Goldberg(Contractor)" w:date="2013-11-05T15:01:00Z">
              <w:r w:rsidDel="00496DF5">
                <w:rPr>
                  <w:rFonts w:ascii="MS Sans Serif" w:hAnsi="MS Sans Serif"/>
                  <w:sz w:val="20"/>
                </w:rPr>
                <w:delText>0</w:delText>
              </w:r>
            </w:del>
            <w:ins w:id="125" w:author="Ella Goldberg(Contractor)" w:date="2013-11-05T15:01:00Z">
              <w:r w:rsidR="00496DF5">
                <w:rPr>
                  <w:rFonts w:ascii="MS Sans Serif" w:hAnsi="MS Sans Serif"/>
                  <w:sz w:val="20"/>
                </w:rPr>
                <w:t>null</w:t>
              </w:r>
            </w:ins>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ProjectCode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GUI</w:t>
            </w:r>
          </w:p>
        </w:tc>
      </w:tr>
      <w:tr w:rsidR="00496DF5" w:rsidRPr="00B156E6" w:rsidTr="00B224A0">
        <w:trPr>
          <w:trHeight w:val="255"/>
          <w:ins w:id="126" w:author="Ella Goldberg(Contractor)" w:date="2013-11-05T15:02:00Z"/>
        </w:trPr>
        <w:tc>
          <w:tcPr>
            <w:tcW w:w="2200" w:type="dxa"/>
            <w:tcBorders>
              <w:top w:val="nil"/>
              <w:left w:val="single" w:sz="4" w:space="0" w:color="auto"/>
              <w:bottom w:val="single" w:sz="4" w:space="0" w:color="auto"/>
              <w:right w:val="single" w:sz="4" w:space="0" w:color="auto"/>
            </w:tcBorders>
            <w:shd w:val="clear" w:color="auto" w:fill="auto"/>
            <w:noWrap/>
            <w:vAlign w:val="bottom"/>
          </w:tcPr>
          <w:p w:rsidR="00496DF5" w:rsidRPr="00B156E6" w:rsidRDefault="00496DF5" w:rsidP="00EE05BE">
            <w:pPr>
              <w:rPr>
                <w:ins w:id="127" w:author="Ella Goldberg(Contractor)" w:date="2013-11-05T15:02:00Z"/>
                <w:rFonts w:ascii="MS Sans Serif" w:hAnsi="MS Sans Serif"/>
                <w:sz w:val="20"/>
              </w:rPr>
            </w:pPr>
            <w:proofErr w:type="spellStart"/>
            <w:ins w:id="128" w:author="Ella Goldberg(Contractor)" w:date="2013-11-05T15:02:00Z">
              <w:r>
                <w:rPr>
                  <w:rFonts w:ascii="MS Sans Serif" w:hAnsi="MS Sans Serif"/>
                  <w:sz w:val="20"/>
                </w:rPr>
                <w:t>ProjectStep</w:t>
              </w:r>
              <w:proofErr w:type="spellEnd"/>
            </w:ins>
          </w:p>
        </w:tc>
        <w:tc>
          <w:tcPr>
            <w:tcW w:w="4388" w:type="dxa"/>
            <w:tcBorders>
              <w:top w:val="nil"/>
              <w:left w:val="nil"/>
              <w:bottom w:val="single" w:sz="4" w:space="0" w:color="auto"/>
              <w:right w:val="single" w:sz="4" w:space="0" w:color="auto"/>
            </w:tcBorders>
            <w:shd w:val="clear" w:color="auto" w:fill="auto"/>
            <w:noWrap/>
            <w:vAlign w:val="bottom"/>
          </w:tcPr>
          <w:p w:rsidR="00496DF5" w:rsidRPr="00B156E6" w:rsidRDefault="00496DF5" w:rsidP="00EE05BE">
            <w:pPr>
              <w:rPr>
                <w:ins w:id="129" w:author="Ella Goldberg(Contractor)" w:date="2013-11-05T15:02:00Z"/>
                <w:rFonts w:ascii="MS Sans Serif" w:hAnsi="MS Sans Serif"/>
                <w:sz w:val="20"/>
              </w:rPr>
            </w:pPr>
            <w:ins w:id="130" w:author="Ella Goldberg(Contractor)" w:date="2013-11-05T15:02:00Z">
              <w:r>
                <w:rPr>
                  <w:rFonts w:ascii="MS Sans Serif" w:hAnsi="MS Sans Serif"/>
                  <w:sz w:val="20"/>
                </w:rPr>
                <w:t>GUI</w:t>
              </w:r>
            </w:ins>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ProjectStatus</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Pr>
                <w:rFonts w:ascii="MS Sans Serif" w:hAnsi="MS Sans Serif"/>
                <w:sz w:val="20"/>
              </w:rPr>
              <w:t xml:space="preserve">If </w:t>
            </w:r>
            <w:proofErr w:type="spellStart"/>
            <w:r>
              <w:rPr>
                <w:rFonts w:ascii="MS Sans Serif" w:hAnsi="MS Sans Serif"/>
                <w:sz w:val="20"/>
              </w:rPr>
              <w:t>NodeType</w:t>
            </w:r>
            <w:proofErr w:type="spellEnd"/>
            <w:r>
              <w:rPr>
                <w:rFonts w:ascii="MS Sans Serif" w:hAnsi="MS Sans Serif"/>
                <w:sz w:val="20"/>
              </w:rPr>
              <w:t xml:space="preserve">=‘F’ then null, if </w:t>
            </w:r>
            <w:proofErr w:type="spellStart"/>
            <w:r>
              <w:rPr>
                <w:rFonts w:ascii="MS Sans Serif" w:hAnsi="MS Sans Serif"/>
                <w:sz w:val="20"/>
              </w:rPr>
              <w:t>NodeType</w:t>
            </w:r>
            <w:proofErr w:type="spellEnd"/>
            <w:r>
              <w:rPr>
                <w:rFonts w:ascii="MS Sans Serif" w:hAnsi="MS Sans Serif"/>
                <w:sz w:val="20"/>
              </w:rPr>
              <w:t>=’P’ then ‘O’</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lastRenderedPageBreak/>
              <w:t>CreationDate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proofErr w:type="spellStart"/>
            <w:r>
              <w:rPr>
                <w:rFonts w:ascii="MS Sans Serif" w:hAnsi="MS Sans Serif"/>
                <w:sz w:val="20"/>
              </w:rPr>
              <w:t>sysdatetime</w:t>
            </w:r>
            <w:proofErr w:type="spellEnd"/>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LastUpdateTime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proofErr w:type="spellStart"/>
            <w:r>
              <w:rPr>
                <w:rFonts w:ascii="MS Sans Serif" w:hAnsi="MS Sans Serif"/>
                <w:sz w:val="20"/>
              </w:rPr>
              <w:t>sysdatetime</w:t>
            </w:r>
            <w:proofErr w:type="spellEnd"/>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LastUpdateUser</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proofErr w:type="spellStart"/>
            <w:r>
              <w:rPr>
                <w:rFonts w:ascii="MS Sans Serif" w:hAnsi="MS Sans Serif"/>
                <w:sz w:val="20"/>
              </w:rPr>
              <w:t>userId</w:t>
            </w:r>
            <w:proofErr w:type="spellEnd"/>
            <w:r>
              <w:rPr>
                <w:rFonts w:ascii="MS Sans Serif" w:hAnsi="MS Sans Serif"/>
                <w:sz w:val="20"/>
              </w:rPr>
              <w:t xml:space="preserve"> – received from access management upon login</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LastUpdateComputer</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Computer Name</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LastUpdateApplication</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PE</w:t>
            </w:r>
          </w:p>
        </w:tc>
      </w:tr>
    </w:tbl>
    <w:p w:rsidR="00932DEB" w:rsidRDefault="00932DEB" w:rsidP="00932DEB">
      <w:pPr>
        <w:rPr>
          <w:szCs w:val="18"/>
        </w:rPr>
      </w:pPr>
    </w:p>
    <w:p w:rsidR="00BE0BE6" w:rsidRDefault="00BE0BE6" w:rsidP="00932DEB">
      <w:pPr>
        <w:rPr>
          <w:szCs w:val="18"/>
        </w:rPr>
      </w:pPr>
    </w:p>
    <w:p w:rsidR="00BE0BE6" w:rsidRDefault="00BE0BE6" w:rsidP="00932DEB">
      <w:pPr>
        <w:rPr>
          <w:szCs w:val="18"/>
        </w:rPr>
      </w:pPr>
    </w:p>
    <w:p w:rsidR="00BE0BE6" w:rsidRDefault="00BE0BE6" w:rsidP="00932DEB">
      <w:pPr>
        <w:rPr>
          <w:szCs w:val="18"/>
        </w:rPr>
      </w:pPr>
    </w:p>
    <w:p w:rsidR="00BE0BE6" w:rsidRDefault="00BE0BE6" w:rsidP="00932DEB">
      <w:pPr>
        <w:rPr>
          <w:szCs w:val="18"/>
        </w:rPr>
      </w:pPr>
    </w:p>
    <w:p w:rsidR="00BE0BE6" w:rsidRDefault="00BE0BE6" w:rsidP="00932DEB">
      <w:pPr>
        <w:rPr>
          <w:szCs w:val="18"/>
        </w:rPr>
      </w:pPr>
    </w:p>
    <w:p w:rsidR="00BE0BE6" w:rsidRDefault="00BE0BE6" w:rsidP="00932DEB">
      <w:pPr>
        <w:rPr>
          <w:szCs w:val="18"/>
        </w:rPr>
      </w:pPr>
    </w:p>
    <w:p w:rsidR="00B66EAA" w:rsidRDefault="00B66EAA" w:rsidP="00932DEB">
      <w:pPr>
        <w:rPr>
          <w:szCs w:val="18"/>
        </w:rPr>
      </w:pPr>
    </w:p>
    <w:p w:rsidR="00BE0BE6" w:rsidRDefault="00BE0BE6" w:rsidP="00932DEB">
      <w:pPr>
        <w:rPr>
          <w:szCs w:val="18"/>
        </w:rPr>
      </w:pPr>
    </w:p>
    <w:p w:rsidR="00BE0BE6" w:rsidRDefault="00BE0BE6" w:rsidP="00932DEB">
      <w:pPr>
        <w:rPr>
          <w:szCs w:val="18"/>
        </w:rPr>
      </w:pPr>
    </w:p>
    <w:p w:rsidR="00932DEB" w:rsidDel="00496DF5" w:rsidRDefault="00932DEB" w:rsidP="00B224A0">
      <w:pPr>
        <w:ind w:left="720"/>
        <w:rPr>
          <w:del w:id="131" w:author="Ella Goldberg(Contractor)" w:date="2013-11-05T15:03:00Z"/>
          <w:szCs w:val="18"/>
        </w:rPr>
      </w:pPr>
      <w:del w:id="132" w:author="Ella Goldberg(Contractor)" w:date="2013-11-05T15:03:00Z">
        <w:r w:rsidDel="00496DF5">
          <w:rPr>
            <w:szCs w:val="18"/>
          </w:rPr>
          <w:delText>Groups (only if content was added)</w:delText>
        </w:r>
      </w:del>
    </w:p>
    <w:tbl>
      <w:tblPr>
        <w:tblW w:w="6560" w:type="dxa"/>
        <w:tblInd w:w="1440" w:type="dxa"/>
        <w:tblLook w:val="04A0" w:firstRow="1" w:lastRow="0" w:firstColumn="1" w:lastColumn="0" w:noHBand="0" w:noVBand="1"/>
      </w:tblPr>
      <w:tblGrid>
        <w:gridCol w:w="2200"/>
        <w:gridCol w:w="4360"/>
      </w:tblGrid>
      <w:tr w:rsidR="00932DEB" w:rsidRPr="006A47F0" w:rsidDel="00496DF5" w:rsidTr="00B224A0">
        <w:trPr>
          <w:trHeight w:val="255"/>
          <w:del w:id="133" w:author="Ella Goldberg(Contractor)" w:date="2013-11-05T15:03:00Z"/>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34" w:author="Ella Goldberg(Contractor)" w:date="2013-11-05T15:03:00Z"/>
                <w:rFonts w:ascii="MS Sans Serif" w:hAnsi="MS Sans Serif"/>
                <w:sz w:val="20"/>
              </w:rPr>
            </w:pPr>
            <w:del w:id="135" w:author="Ella Goldberg(Contractor)" w:date="2013-11-05T15:03:00Z">
              <w:r w:rsidRPr="006A47F0" w:rsidDel="00496DF5">
                <w:rPr>
                  <w:rFonts w:ascii="MS Sans Serif" w:hAnsi="MS Sans Serif"/>
                  <w:sz w:val="20"/>
                </w:rPr>
                <w:delText>Id</w:delText>
              </w:r>
            </w:del>
          </w:p>
        </w:tc>
        <w:tc>
          <w:tcPr>
            <w:tcW w:w="4360" w:type="dxa"/>
            <w:tcBorders>
              <w:top w:val="single" w:sz="4" w:space="0" w:color="auto"/>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36" w:author="Ella Goldberg(Contractor)" w:date="2013-11-05T15:03:00Z"/>
                <w:rFonts w:ascii="MS Sans Serif" w:hAnsi="MS Sans Serif"/>
                <w:sz w:val="20"/>
              </w:rPr>
            </w:pPr>
            <w:del w:id="137" w:author="Ella Goldberg(Contractor)" w:date="2013-11-05T15:03:00Z">
              <w:r w:rsidRPr="006A47F0" w:rsidDel="00496DF5">
                <w:rPr>
                  <w:rFonts w:ascii="MS Sans Serif" w:hAnsi="MS Sans Serif"/>
                  <w:sz w:val="20"/>
                </w:rPr>
                <w:delText> </w:delText>
              </w:r>
              <w:r w:rsidDel="00496DF5">
                <w:rPr>
                  <w:rFonts w:ascii="MS Sans Serif" w:hAnsi="MS Sans Serif"/>
                  <w:sz w:val="20"/>
                </w:rPr>
                <w:delText>Sequence</w:delText>
              </w:r>
            </w:del>
          </w:p>
        </w:tc>
      </w:tr>
      <w:tr w:rsidR="00932DEB" w:rsidRPr="006A47F0" w:rsidDel="00496DF5" w:rsidTr="00B224A0">
        <w:trPr>
          <w:trHeight w:val="255"/>
          <w:del w:id="138"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39" w:author="Ella Goldberg(Contractor)" w:date="2013-11-05T15:03:00Z"/>
                <w:rFonts w:ascii="MS Sans Serif" w:hAnsi="MS Sans Serif"/>
                <w:sz w:val="20"/>
              </w:rPr>
            </w:pPr>
            <w:del w:id="140" w:author="Ella Goldberg(Contractor)" w:date="2013-11-05T15:03:00Z">
              <w:r w:rsidRPr="006A47F0" w:rsidDel="00496DF5">
                <w:rPr>
                  <w:rFonts w:ascii="MS Sans Serif" w:hAnsi="MS Sans Serif"/>
                  <w:sz w:val="20"/>
                </w:rPr>
                <w:delText>GroupName</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41" w:author="Ella Goldberg(Contractor)" w:date="2013-11-05T15:03:00Z"/>
                <w:rFonts w:ascii="MS Sans Serif" w:hAnsi="MS Sans Serif"/>
                <w:sz w:val="20"/>
              </w:rPr>
            </w:pPr>
            <w:del w:id="142" w:author="Ella Goldberg(Contractor)" w:date="2013-11-05T15:03:00Z">
              <w:r w:rsidRPr="006A47F0" w:rsidDel="00496DF5">
                <w:rPr>
                  <w:rFonts w:ascii="MS Sans Serif" w:hAnsi="MS Sans Serif"/>
                  <w:sz w:val="20"/>
                </w:rPr>
                <w:delText> </w:delText>
              </w:r>
              <w:r w:rsidDel="00496DF5">
                <w:rPr>
                  <w:rFonts w:ascii="MS Sans Serif" w:hAnsi="MS Sans Serif"/>
                  <w:sz w:val="20"/>
                </w:rPr>
                <w:delText>null</w:delText>
              </w:r>
            </w:del>
          </w:p>
        </w:tc>
      </w:tr>
      <w:tr w:rsidR="00932DEB" w:rsidRPr="006A47F0" w:rsidDel="00496DF5" w:rsidTr="00B224A0">
        <w:trPr>
          <w:trHeight w:val="255"/>
          <w:del w:id="143"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44" w:author="Ella Goldberg(Contractor)" w:date="2013-11-05T15:03:00Z"/>
                <w:rFonts w:ascii="MS Sans Serif" w:hAnsi="MS Sans Serif"/>
                <w:sz w:val="20"/>
              </w:rPr>
            </w:pPr>
            <w:del w:id="145" w:author="Ella Goldberg(Contractor)" w:date="2013-11-05T15:03:00Z">
              <w:r w:rsidRPr="006A47F0" w:rsidDel="00496DF5">
                <w:rPr>
                  <w:rFonts w:ascii="MS Sans Serif" w:hAnsi="MS Sans Serif"/>
                  <w:sz w:val="20"/>
                </w:rPr>
                <w:delText>GroupDescription</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46" w:author="Ella Goldberg(Contractor)" w:date="2013-11-05T15:03:00Z"/>
                <w:rFonts w:ascii="MS Sans Serif" w:hAnsi="MS Sans Serif"/>
                <w:sz w:val="20"/>
              </w:rPr>
            </w:pPr>
            <w:del w:id="147" w:author="Ella Goldberg(Contractor)" w:date="2013-11-05T15:03:00Z">
              <w:r w:rsidRPr="006A47F0" w:rsidDel="00496DF5">
                <w:rPr>
                  <w:rFonts w:ascii="MS Sans Serif" w:hAnsi="MS Sans Serif"/>
                  <w:sz w:val="20"/>
                </w:rPr>
                <w:delText> </w:delText>
              </w:r>
              <w:r w:rsidDel="00496DF5">
                <w:rPr>
                  <w:rFonts w:ascii="MS Sans Serif" w:hAnsi="MS Sans Serif"/>
                  <w:sz w:val="20"/>
                </w:rPr>
                <w:delText>null</w:delText>
              </w:r>
            </w:del>
          </w:p>
        </w:tc>
      </w:tr>
      <w:tr w:rsidR="00932DEB" w:rsidRPr="006A47F0" w:rsidDel="00496DF5" w:rsidTr="00B224A0">
        <w:trPr>
          <w:trHeight w:val="255"/>
          <w:del w:id="148"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49" w:author="Ella Goldberg(Contractor)" w:date="2013-11-05T15:03:00Z"/>
                <w:rFonts w:ascii="MS Sans Serif" w:hAnsi="MS Sans Serif"/>
                <w:sz w:val="20"/>
              </w:rPr>
            </w:pPr>
            <w:del w:id="150" w:author="Ella Goldberg(Contractor)" w:date="2013-11-05T15:03:00Z">
              <w:r w:rsidRPr="006A47F0" w:rsidDel="00496DF5">
                <w:rPr>
                  <w:rFonts w:ascii="MS Sans Serif" w:hAnsi="MS Sans Serif"/>
                  <w:sz w:val="20"/>
                </w:rPr>
                <w:delText>GroupCreationDate</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51" w:author="Ella Goldberg(Contractor)" w:date="2013-11-05T15:03:00Z"/>
                <w:rFonts w:ascii="MS Sans Serif" w:hAnsi="MS Sans Serif"/>
                <w:sz w:val="20"/>
              </w:rPr>
            </w:pPr>
            <w:del w:id="152" w:author="Ella Goldberg(Contractor)" w:date="2013-11-05T15:03:00Z">
              <w:r w:rsidRPr="006A47F0" w:rsidDel="00496DF5">
                <w:rPr>
                  <w:rFonts w:ascii="MS Sans Serif" w:hAnsi="MS Sans Serif"/>
                  <w:sz w:val="20"/>
                </w:rPr>
                <w:delText> </w:delText>
              </w:r>
              <w:r w:rsidDel="00496DF5">
                <w:rPr>
                  <w:rFonts w:ascii="MS Sans Serif" w:hAnsi="MS Sans Serif"/>
                  <w:sz w:val="20"/>
                </w:rPr>
                <w:delText>sysdatetime</w:delText>
              </w:r>
            </w:del>
          </w:p>
        </w:tc>
      </w:tr>
      <w:tr w:rsidR="00932DEB" w:rsidRPr="006A47F0" w:rsidDel="00496DF5" w:rsidTr="00B224A0">
        <w:trPr>
          <w:trHeight w:val="255"/>
          <w:del w:id="153"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54" w:author="Ella Goldberg(Contractor)" w:date="2013-11-05T15:03:00Z"/>
                <w:rFonts w:ascii="MS Sans Serif" w:hAnsi="MS Sans Serif"/>
                <w:sz w:val="20"/>
              </w:rPr>
            </w:pPr>
            <w:del w:id="155" w:author="Ella Goldberg(Contractor)" w:date="2013-11-05T15:03:00Z">
              <w:r w:rsidRPr="006A47F0" w:rsidDel="00496DF5">
                <w:rPr>
                  <w:rFonts w:ascii="MS Sans Serif" w:hAnsi="MS Sans Serif"/>
                  <w:sz w:val="20"/>
                </w:rPr>
                <w:delText>GroupStep</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56" w:author="Ella Goldberg(Contractor)" w:date="2013-11-05T15:03:00Z"/>
                <w:rFonts w:ascii="MS Sans Serif" w:hAnsi="MS Sans Serif"/>
                <w:sz w:val="20"/>
              </w:rPr>
            </w:pPr>
            <w:del w:id="157" w:author="Ella Goldberg(Contractor)" w:date="2013-11-05T15:03:00Z">
              <w:r w:rsidRPr="006A47F0" w:rsidDel="00496DF5">
                <w:rPr>
                  <w:rFonts w:ascii="MS Sans Serif" w:hAnsi="MS Sans Serif"/>
                  <w:sz w:val="20"/>
                </w:rPr>
                <w:delText> </w:delText>
              </w:r>
              <w:r w:rsidDel="00496DF5">
                <w:rPr>
                  <w:rFonts w:ascii="MS Sans Serif" w:hAnsi="MS Sans Serif"/>
                  <w:sz w:val="20"/>
                </w:rPr>
                <w:delText>GUI (null if not populated)</w:delText>
              </w:r>
            </w:del>
          </w:p>
        </w:tc>
      </w:tr>
      <w:tr w:rsidR="00932DEB" w:rsidRPr="006A47F0" w:rsidDel="00496DF5" w:rsidTr="00B224A0">
        <w:trPr>
          <w:trHeight w:val="255"/>
          <w:del w:id="158"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59" w:author="Ella Goldberg(Contractor)" w:date="2013-11-05T15:03:00Z"/>
                <w:rFonts w:ascii="MS Sans Serif" w:hAnsi="MS Sans Serif"/>
                <w:sz w:val="20"/>
              </w:rPr>
            </w:pPr>
            <w:del w:id="160" w:author="Ella Goldberg(Contractor)" w:date="2013-11-05T15:03:00Z">
              <w:r w:rsidRPr="006A47F0" w:rsidDel="00496DF5">
                <w:rPr>
                  <w:rFonts w:ascii="MS Sans Serif" w:hAnsi="MS Sans Serif"/>
                  <w:sz w:val="20"/>
                </w:rPr>
                <w:delText>LastUpdateTime</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61" w:author="Ella Goldberg(Contractor)" w:date="2013-11-05T15:03:00Z"/>
                <w:rFonts w:ascii="MS Sans Serif" w:hAnsi="MS Sans Serif"/>
                <w:sz w:val="20"/>
              </w:rPr>
            </w:pPr>
            <w:del w:id="162" w:author="Ella Goldberg(Contractor)" w:date="2013-11-05T15:03:00Z">
              <w:r w:rsidRPr="006A47F0" w:rsidDel="00496DF5">
                <w:rPr>
                  <w:rFonts w:ascii="MS Sans Serif" w:hAnsi="MS Sans Serif"/>
                  <w:sz w:val="20"/>
                </w:rPr>
                <w:delText> </w:delText>
              </w:r>
              <w:r w:rsidDel="00496DF5">
                <w:rPr>
                  <w:rFonts w:ascii="MS Sans Serif" w:hAnsi="MS Sans Serif"/>
                  <w:sz w:val="20"/>
                </w:rPr>
                <w:delText>Control fields</w:delText>
              </w:r>
            </w:del>
          </w:p>
        </w:tc>
      </w:tr>
      <w:tr w:rsidR="00932DEB" w:rsidRPr="006A47F0" w:rsidDel="00496DF5" w:rsidTr="00B224A0">
        <w:trPr>
          <w:trHeight w:val="255"/>
          <w:del w:id="163"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64" w:author="Ella Goldberg(Contractor)" w:date="2013-11-05T15:03:00Z"/>
                <w:rFonts w:ascii="MS Sans Serif" w:hAnsi="MS Sans Serif"/>
                <w:sz w:val="20"/>
              </w:rPr>
            </w:pPr>
            <w:del w:id="165" w:author="Ella Goldberg(Contractor)" w:date="2013-11-05T15:03:00Z">
              <w:r w:rsidRPr="006A47F0" w:rsidDel="00496DF5">
                <w:rPr>
                  <w:rFonts w:ascii="MS Sans Serif" w:hAnsi="MS Sans Serif"/>
                  <w:sz w:val="20"/>
                </w:rPr>
                <w:delText>LastUpdateUser</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66" w:author="Ella Goldberg(Contractor)" w:date="2013-11-05T15:03:00Z"/>
                <w:rFonts w:ascii="MS Sans Serif" w:hAnsi="MS Sans Serif"/>
                <w:sz w:val="20"/>
              </w:rPr>
            </w:pPr>
            <w:del w:id="167" w:author="Ella Goldberg(Contractor)" w:date="2013-11-05T15:03:00Z">
              <w:r w:rsidRPr="006A47F0" w:rsidDel="00496DF5">
                <w:rPr>
                  <w:rFonts w:ascii="MS Sans Serif" w:hAnsi="MS Sans Serif"/>
                  <w:sz w:val="20"/>
                </w:rPr>
                <w:delText> </w:delText>
              </w:r>
            </w:del>
          </w:p>
        </w:tc>
      </w:tr>
      <w:tr w:rsidR="00932DEB" w:rsidRPr="006A47F0" w:rsidDel="00496DF5" w:rsidTr="00B224A0">
        <w:trPr>
          <w:trHeight w:val="255"/>
          <w:del w:id="168"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69" w:author="Ella Goldberg(Contractor)" w:date="2013-11-05T15:03:00Z"/>
                <w:rFonts w:ascii="MS Sans Serif" w:hAnsi="MS Sans Serif"/>
                <w:sz w:val="20"/>
              </w:rPr>
            </w:pPr>
            <w:del w:id="170" w:author="Ella Goldberg(Contractor)" w:date="2013-11-05T15:03:00Z">
              <w:r w:rsidRPr="006A47F0" w:rsidDel="00496DF5">
                <w:rPr>
                  <w:rFonts w:ascii="MS Sans Serif" w:hAnsi="MS Sans Serif"/>
                  <w:sz w:val="20"/>
                </w:rPr>
                <w:delText>LastUpdateComputer</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71" w:author="Ella Goldberg(Contractor)" w:date="2013-11-05T15:03:00Z"/>
                <w:rFonts w:ascii="MS Sans Serif" w:hAnsi="MS Sans Serif"/>
                <w:sz w:val="20"/>
              </w:rPr>
            </w:pPr>
            <w:del w:id="172" w:author="Ella Goldberg(Contractor)" w:date="2013-11-05T15:03:00Z">
              <w:r w:rsidRPr="006A47F0" w:rsidDel="00496DF5">
                <w:rPr>
                  <w:rFonts w:ascii="MS Sans Serif" w:hAnsi="MS Sans Serif"/>
                  <w:sz w:val="20"/>
                </w:rPr>
                <w:delText> </w:delText>
              </w:r>
            </w:del>
          </w:p>
        </w:tc>
      </w:tr>
      <w:tr w:rsidR="00932DEB" w:rsidRPr="006A47F0" w:rsidDel="00496DF5" w:rsidTr="00B224A0">
        <w:trPr>
          <w:trHeight w:val="255"/>
          <w:del w:id="173"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74" w:author="Ella Goldberg(Contractor)" w:date="2013-11-05T15:03:00Z"/>
                <w:rFonts w:ascii="MS Sans Serif" w:hAnsi="MS Sans Serif"/>
                <w:sz w:val="20"/>
              </w:rPr>
            </w:pPr>
            <w:del w:id="175" w:author="Ella Goldberg(Contractor)" w:date="2013-11-05T15:03:00Z">
              <w:r w:rsidRPr="006A47F0" w:rsidDel="00496DF5">
                <w:rPr>
                  <w:rFonts w:ascii="MS Sans Serif" w:hAnsi="MS Sans Serif"/>
                  <w:sz w:val="20"/>
                </w:rPr>
                <w:delText>LastUpdateApplication</w:delText>
              </w:r>
            </w:del>
          </w:p>
        </w:tc>
        <w:tc>
          <w:tcPr>
            <w:tcW w:w="4360"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76" w:author="Ella Goldberg(Contractor)" w:date="2013-11-05T15:03:00Z"/>
                <w:rFonts w:ascii="MS Sans Serif" w:hAnsi="MS Sans Serif"/>
                <w:sz w:val="20"/>
              </w:rPr>
            </w:pPr>
            <w:del w:id="177" w:author="Ella Goldberg(Contractor)" w:date="2013-11-05T15:03:00Z">
              <w:r w:rsidRPr="006A47F0" w:rsidDel="00496DF5">
                <w:rPr>
                  <w:rFonts w:ascii="MS Sans Serif" w:hAnsi="MS Sans Serif"/>
                  <w:sz w:val="20"/>
                </w:rPr>
                <w:delText> </w:delText>
              </w:r>
            </w:del>
          </w:p>
        </w:tc>
      </w:tr>
    </w:tbl>
    <w:p w:rsidR="00932DEB" w:rsidDel="00496DF5" w:rsidRDefault="00932DEB" w:rsidP="00B224A0">
      <w:pPr>
        <w:ind w:left="720"/>
        <w:rPr>
          <w:del w:id="178" w:author="Ella Goldberg(Contractor)" w:date="2013-11-05T15:03:00Z"/>
          <w:szCs w:val="18"/>
        </w:rPr>
      </w:pPr>
    </w:p>
    <w:p w:rsidR="00932DEB" w:rsidDel="00496DF5" w:rsidRDefault="00932DEB" w:rsidP="00B224A0">
      <w:pPr>
        <w:ind w:left="720"/>
        <w:rPr>
          <w:del w:id="179" w:author="Ella Goldberg(Contractor)" w:date="2013-11-05T15:03:00Z"/>
          <w:szCs w:val="18"/>
        </w:rPr>
      </w:pPr>
      <w:del w:id="180" w:author="Ella Goldberg(Contractor)" w:date="2013-11-05T15:03:00Z">
        <w:r w:rsidDel="00496DF5">
          <w:rPr>
            <w:szCs w:val="18"/>
          </w:rPr>
          <w:delText>ProjectGroup (only if content was added)</w:delText>
        </w:r>
      </w:del>
    </w:p>
    <w:tbl>
      <w:tblPr>
        <w:tblW w:w="6588" w:type="dxa"/>
        <w:tblInd w:w="1440" w:type="dxa"/>
        <w:tblLook w:val="04A0" w:firstRow="1" w:lastRow="0" w:firstColumn="1" w:lastColumn="0" w:noHBand="0" w:noVBand="1"/>
      </w:tblPr>
      <w:tblGrid>
        <w:gridCol w:w="2200"/>
        <w:gridCol w:w="4388"/>
      </w:tblGrid>
      <w:tr w:rsidR="00932DEB" w:rsidRPr="006A47F0" w:rsidDel="00496DF5" w:rsidTr="00B224A0">
        <w:trPr>
          <w:trHeight w:val="255"/>
          <w:del w:id="181" w:author="Ella Goldberg(Contractor)" w:date="2013-11-05T15:03:00Z"/>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82" w:author="Ella Goldberg(Contractor)" w:date="2013-11-05T15:03:00Z"/>
                <w:rFonts w:ascii="MS Sans Serif" w:hAnsi="MS Sans Serif"/>
                <w:sz w:val="20"/>
              </w:rPr>
            </w:pPr>
            <w:del w:id="183" w:author="Ella Goldberg(Contractor)" w:date="2013-11-05T15:03:00Z">
              <w:r w:rsidRPr="006A47F0" w:rsidDel="00496DF5">
                <w:rPr>
                  <w:rFonts w:ascii="MS Sans Serif" w:hAnsi="MS Sans Serif"/>
                  <w:sz w:val="20"/>
                </w:rPr>
                <w:delText>Rowid</w:delText>
              </w:r>
            </w:del>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84" w:author="Ella Goldberg(Contractor)" w:date="2013-11-05T15:03:00Z"/>
                <w:rFonts w:ascii="MS Sans Serif" w:hAnsi="MS Sans Serif"/>
                <w:sz w:val="20"/>
              </w:rPr>
            </w:pPr>
            <w:del w:id="185" w:author="Ella Goldberg(Contractor)" w:date="2013-11-05T15:03:00Z">
              <w:r w:rsidRPr="006A47F0" w:rsidDel="00496DF5">
                <w:rPr>
                  <w:rFonts w:ascii="MS Sans Serif" w:hAnsi="MS Sans Serif"/>
                  <w:sz w:val="20"/>
                </w:rPr>
                <w:delText> </w:delText>
              </w:r>
              <w:r w:rsidDel="00496DF5">
                <w:rPr>
                  <w:rFonts w:ascii="MS Sans Serif" w:hAnsi="MS Sans Serif"/>
                  <w:sz w:val="20"/>
                </w:rPr>
                <w:delText>sequence</w:delText>
              </w:r>
            </w:del>
          </w:p>
        </w:tc>
      </w:tr>
      <w:tr w:rsidR="00932DEB" w:rsidRPr="006A47F0" w:rsidDel="00496DF5" w:rsidTr="00B224A0">
        <w:trPr>
          <w:trHeight w:val="255"/>
          <w:del w:id="186"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87" w:author="Ella Goldberg(Contractor)" w:date="2013-11-05T15:03:00Z"/>
                <w:rFonts w:ascii="MS Sans Serif" w:hAnsi="MS Sans Serif"/>
                <w:sz w:val="20"/>
              </w:rPr>
            </w:pPr>
            <w:del w:id="188" w:author="Ella Goldberg(Contractor)" w:date="2013-11-05T15:03:00Z">
              <w:r w:rsidRPr="006A47F0" w:rsidDel="00496DF5">
                <w:rPr>
                  <w:rFonts w:ascii="MS Sans Serif" w:hAnsi="MS Sans Serif"/>
                  <w:sz w:val="20"/>
                </w:rPr>
                <w:delText>HierarchyId</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89" w:author="Ella Goldberg(Contractor)" w:date="2013-11-05T15:03:00Z"/>
                <w:rFonts w:ascii="MS Sans Serif" w:hAnsi="MS Sans Serif"/>
                <w:sz w:val="20"/>
              </w:rPr>
            </w:pPr>
            <w:del w:id="190" w:author="Ella Goldberg(Contractor)" w:date="2013-11-05T15:03:00Z">
              <w:r w:rsidRPr="006A47F0" w:rsidDel="00496DF5">
                <w:rPr>
                  <w:rFonts w:ascii="MS Sans Serif" w:hAnsi="MS Sans Serif"/>
                  <w:sz w:val="20"/>
                </w:rPr>
                <w:delText> </w:delText>
              </w:r>
              <w:r w:rsidR="00B34A2C" w:rsidDel="00496DF5">
                <w:rPr>
                  <w:rFonts w:ascii="MS Sans Serif" w:hAnsi="MS Sans Serif"/>
                  <w:sz w:val="20"/>
                </w:rPr>
                <w:delText>ATS_</w:delText>
              </w:r>
              <w:r w:rsidR="00087904" w:rsidDel="00496DF5">
                <w:rPr>
                  <w:rFonts w:ascii="MS Sans Serif" w:hAnsi="MS Sans Serif"/>
                  <w:sz w:val="20"/>
                </w:rPr>
                <w:delText>Hierarchy.</w:delText>
              </w:r>
              <w:r w:rsidDel="00496DF5">
                <w:rPr>
                  <w:rFonts w:ascii="MS Sans Serif" w:hAnsi="MS Sans Serif"/>
                  <w:sz w:val="20"/>
                </w:rPr>
                <w:delText>Id</w:delText>
              </w:r>
            </w:del>
          </w:p>
        </w:tc>
      </w:tr>
      <w:tr w:rsidR="00932DEB" w:rsidRPr="006A47F0" w:rsidDel="00496DF5" w:rsidTr="00B224A0">
        <w:trPr>
          <w:trHeight w:val="255"/>
          <w:del w:id="191"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92" w:author="Ella Goldberg(Contractor)" w:date="2013-11-05T15:03:00Z"/>
                <w:rFonts w:ascii="MS Sans Serif" w:hAnsi="MS Sans Serif"/>
                <w:sz w:val="20"/>
              </w:rPr>
            </w:pPr>
            <w:del w:id="193" w:author="Ella Goldberg(Contractor)" w:date="2013-11-05T15:03:00Z">
              <w:r w:rsidRPr="006A47F0" w:rsidDel="00496DF5">
                <w:rPr>
                  <w:rFonts w:ascii="MS Sans Serif" w:hAnsi="MS Sans Serif"/>
                  <w:sz w:val="20"/>
                </w:rPr>
                <w:delText>GroupId</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94" w:author="Ella Goldberg(Contractor)" w:date="2013-11-05T15:03:00Z"/>
                <w:rFonts w:ascii="MS Sans Serif" w:hAnsi="MS Sans Serif"/>
                <w:sz w:val="20"/>
              </w:rPr>
            </w:pPr>
            <w:del w:id="195" w:author="Ella Goldberg(Contractor)" w:date="2013-11-05T15:03:00Z">
              <w:r w:rsidRPr="006A47F0" w:rsidDel="00496DF5">
                <w:rPr>
                  <w:rFonts w:ascii="MS Sans Serif" w:hAnsi="MS Sans Serif"/>
                  <w:sz w:val="20"/>
                </w:rPr>
                <w:delText> </w:delText>
              </w:r>
              <w:r w:rsidDel="00496DF5">
                <w:rPr>
                  <w:rFonts w:ascii="MS Sans Serif" w:hAnsi="MS Sans Serif"/>
                  <w:sz w:val="20"/>
                </w:rPr>
                <w:delText>Groups.Id</w:delText>
              </w:r>
            </w:del>
          </w:p>
        </w:tc>
      </w:tr>
      <w:tr w:rsidR="00932DEB" w:rsidRPr="006A47F0" w:rsidDel="00496DF5" w:rsidTr="00B224A0">
        <w:trPr>
          <w:trHeight w:val="255"/>
          <w:del w:id="196"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97" w:author="Ella Goldberg(Contractor)" w:date="2013-11-05T15:03:00Z"/>
                <w:rFonts w:ascii="MS Sans Serif" w:hAnsi="MS Sans Serif"/>
                <w:sz w:val="20"/>
              </w:rPr>
            </w:pPr>
            <w:del w:id="198" w:author="Ella Goldberg(Contractor)" w:date="2013-11-05T15:03:00Z">
              <w:r w:rsidRPr="006A47F0" w:rsidDel="00496DF5">
                <w:rPr>
                  <w:rFonts w:ascii="MS Sans Serif" w:hAnsi="MS Sans Serif"/>
                  <w:sz w:val="20"/>
                </w:rPr>
                <w:delText>EffectiveDate</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199" w:author="Ella Goldberg(Contractor)" w:date="2013-11-05T15:03:00Z"/>
                <w:rFonts w:ascii="MS Sans Serif" w:hAnsi="MS Sans Serif"/>
                <w:sz w:val="20"/>
              </w:rPr>
            </w:pPr>
            <w:del w:id="200" w:author="Ella Goldberg(Contractor)" w:date="2013-11-05T15:03:00Z">
              <w:r w:rsidRPr="006A47F0" w:rsidDel="00496DF5">
                <w:rPr>
                  <w:rFonts w:ascii="MS Sans Serif" w:hAnsi="MS Sans Serif"/>
                  <w:sz w:val="20"/>
                </w:rPr>
                <w:delText> </w:delText>
              </w:r>
              <w:r w:rsidDel="00496DF5">
                <w:rPr>
                  <w:rFonts w:ascii="MS Sans Serif" w:hAnsi="MS Sans Serif"/>
                  <w:sz w:val="20"/>
                </w:rPr>
                <w:delText>sysdatetime</w:delText>
              </w:r>
            </w:del>
          </w:p>
        </w:tc>
      </w:tr>
      <w:tr w:rsidR="00932DEB" w:rsidRPr="006A47F0" w:rsidDel="00496DF5" w:rsidTr="00B224A0">
        <w:trPr>
          <w:trHeight w:val="255"/>
          <w:del w:id="201"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02" w:author="Ella Goldberg(Contractor)" w:date="2013-11-05T15:03:00Z"/>
                <w:rFonts w:ascii="MS Sans Serif" w:hAnsi="MS Sans Serif"/>
                <w:sz w:val="20"/>
              </w:rPr>
            </w:pPr>
            <w:del w:id="203" w:author="Ella Goldberg(Contractor)" w:date="2013-11-05T15:03:00Z">
              <w:r w:rsidRPr="006A47F0" w:rsidDel="00496DF5">
                <w:rPr>
                  <w:rFonts w:ascii="MS Sans Serif" w:hAnsi="MS Sans Serif"/>
                  <w:sz w:val="20"/>
                </w:rPr>
                <w:delText>ExpirationDate</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04" w:author="Ella Goldberg(Contractor)" w:date="2013-11-05T15:03:00Z"/>
                <w:rFonts w:ascii="MS Sans Serif" w:hAnsi="MS Sans Serif"/>
                <w:sz w:val="20"/>
              </w:rPr>
            </w:pPr>
            <w:del w:id="205" w:author="Ella Goldberg(Contractor)" w:date="2013-11-05T15:03:00Z">
              <w:r w:rsidRPr="006A47F0" w:rsidDel="00496DF5">
                <w:rPr>
                  <w:rFonts w:ascii="MS Sans Serif" w:hAnsi="MS Sans Serif"/>
                  <w:sz w:val="20"/>
                </w:rPr>
                <w:delText> </w:delText>
              </w:r>
              <w:r w:rsidDel="00496DF5">
                <w:rPr>
                  <w:rFonts w:ascii="MS Sans Serif" w:hAnsi="MS Sans Serif"/>
                  <w:sz w:val="20"/>
                </w:rPr>
                <w:delText>null</w:delText>
              </w:r>
            </w:del>
          </w:p>
        </w:tc>
      </w:tr>
      <w:tr w:rsidR="00932DEB" w:rsidRPr="006A47F0" w:rsidDel="00496DF5" w:rsidTr="00B224A0">
        <w:trPr>
          <w:trHeight w:val="255"/>
          <w:del w:id="206"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07" w:author="Ella Goldberg(Contractor)" w:date="2013-11-05T15:03:00Z"/>
                <w:rFonts w:ascii="MS Sans Serif" w:hAnsi="MS Sans Serif"/>
                <w:sz w:val="20"/>
              </w:rPr>
            </w:pPr>
            <w:del w:id="208" w:author="Ella Goldberg(Contractor)" w:date="2013-11-05T15:03:00Z">
              <w:r w:rsidRPr="006A47F0" w:rsidDel="00496DF5">
                <w:rPr>
                  <w:rFonts w:ascii="MS Sans Serif" w:hAnsi="MS Sans Serif"/>
                  <w:sz w:val="20"/>
                </w:rPr>
                <w:delText>LastUpdateTime</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09" w:author="Ella Goldberg(Contractor)" w:date="2013-11-05T15:03:00Z"/>
                <w:rFonts w:ascii="MS Sans Serif" w:hAnsi="MS Sans Serif"/>
                <w:sz w:val="20"/>
              </w:rPr>
            </w:pPr>
            <w:del w:id="210" w:author="Ella Goldberg(Contractor)" w:date="2013-11-05T15:03:00Z">
              <w:r w:rsidRPr="006A47F0" w:rsidDel="00496DF5">
                <w:rPr>
                  <w:rFonts w:ascii="MS Sans Serif" w:hAnsi="MS Sans Serif"/>
                  <w:sz w:val="20"/>
                </w:rPr>
                <w:delText> </w:delText>
              </w:r>
              <w:r w:rsidDel="00496DF5">
                <w:rPr>
                  <w:rFonts w:ascii="MS Sans Serif" w:hAnsi="MS Sans Serif"/>
                  <w:sz w:val="20"/>
                </w:rPr>
                <w:delText>sysdatetime</w:delText>
              </w:r>
            </w:del>
          </w:p>
        </w:tc>
      </w:tr>
      <w:tr w:rsidR="00932DEB" w:rsidRPr="006A47F0" w:rsidDel="00496DF5" w:rsidTr="00B224A0">
        <w:trPr>
          <w:trHeight w:val="255"/>
          <w:del w:id="211"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12" w:author="Ella Goldberg(Contractor)" w:date="2013-11-05T15:03:00Z"/>
                <w:rFonts w:ascii="MS Sans Serif" w:hAnsi="MS Sans Serif"/>
                <w:sz w:val="20"/>
              </w:rPr>
            </w:pPr>
            <w:del w:id="213" w:author="Ella Goldberg(Contractor)" w:date="2013-11-05T15:03:00Z">
              <w:r w:rsidRPr="006A47F0" w:rsidDel="00496DF5">
                <w:rPr>
                  <w:rFonts w:ascii="MS Sans Serif" w:hAnsi="MS Sans Serif"/>
                  <w:sz w:val="20"/>
                </w:rPr>
                <w:delText>LastUpdateUser</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14" w:author="Ella Goldberg(Contractor)" w:date="2013-11-05T15:03:00Z"/>
                <w:rFonts w:ascii="MS Sans Serif" w:hAnsi="MS Sans Serif"/>
                <w:sz w:val="20"/>
              </w:rPr>
            </w:pPr>
            <w:del w:id="215" w:author="Ella Goldberg(Contractor)" w:date="2013-11-05T15:03:00Z">
              <w:r w:rsidRPr="006A47F0" w:rsidDel="00496DF5">
                <w:rPr>
                  <w:rFonts w:ascii="MS Sans Serif" w:hAnsi="MS Sans Serif"/>
                  <w:sz w:val="20"/>
                </w:rPr>
                <w:delText> </w:delText>
              </w:r>
              <w:r w:rsidDel="00496DF5">
                <w:rPr>
                  <w:rFonts w:ascii="MS Sans Serif" w:hAnsi="MS Sans Serif"/>
                  <w:sz w:val="20"/>
                </w:rPr>
                <w:delText>Control fields</w:delText>
              </w:r>
            </w:del>
          </w:p>
        </w:tc>
      </w:tr>
      <w:tr w:rsidR="00932DEB" w:rsidRPr="006A47F0" w:rsidDel="00496DF5" w:rsidTr="00B224A0">
        <w:trPr>
          <w:trHeight w:val="255"/>
          <w:del w:id="216"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17" w:author="Ella Goldberg(Contractor)" w:date="2013-11-05T15:03:00Z"/>
                <w:rFonts w:ascii="MS Sans Serif" w:hAnsi="MS Sans Serif"/>
                <w:sz w:val="20"/>
              </w:rPr>
            </w:pPr>
            <w:del w:id="218" w:author="Ella Goldberg(Contractor)" w:date="2013-11-05T15:03:00Z">
              <w:r w:rsidRPr="006A47F0" w:rsidDel="00496DF5">
                <w:rPr>
                  <w:rFonts w:ascii="MS Sans Serif" w:hAnsi="MS Sans Serif"/>
                  <w:sz w:val="20"/>
                </w:rPr>
                <w:delText>LastUpdateComputer</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19" w:author="Ella Goldberg(Contractor)" w:date="2013-11-05T15:03:00Z"/>
                <w:rFonts w:ascii="MS Sans Serif" w:hAnsi="MS Sans Serif"/>
                <w:sz w:val="20"/>
              </w:rPr>
            </w:pPr>
            <w:del w:id="220" w:author="Ella Goldberg(Contractor)" w:date="2013-11-05T15:03:00Z">
              <w:r w:rsidRPr="006A47F0" w:rsidDel="00496DF5">
                <w:rPr>
                  <w:rFonts w:ascii="MS Sans Serif" w:hAnsi="MS Sans Serif"/>
                  <w:sz w:val="20"/>
                </w:rPr>
                <w:delText> </w:delText>
              </w:r>
            </w:del>
          </w:p>
        </w:tc>
      </w:tr>
      <w:tr w:rsidR="00932DEB" w:rsidRPr="006A47F0" w:rsidDel="00496DF5" w:rsidTr="00B224A0">
        <w:trPr>
          <w:trHeight w:val="255"/>
          <w:del w:id="221" w:author="Ella Goldberg(Contractor)" w:date="2013-11-05T15:03: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22" w:author="Ella Goldberg(Contractor)" w:date="2013-11-05T15:03:00Z"/>
                <w:rFonts w:ascii="MS Sans Serif" w:hAnsi="MS Sans Serif"/>
                <w:sz w:val="20"/>
              </w:rPr>
            </w:pPr>
            <w:del w:id="223" w:author="Ella Goldberg(Contractor)" w:date="2013-11-05T15:03:00Z">
              <w:r w:rsidRPr="006A47F0" w:rsidDel="00496DF5">
                <w:rPr>
                  <w:rFonts w:ascii="MS Sans Serif" w:hAnsi="MS Sans Serif"/>
                  <w:sz w:val="20"/>
                </w:rPr>
                <w:delText>LastUpdateApplication</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496DF5" w:rsidRDefault="00932DEB" w:rsidP="00EE05BE">
            <w:pPr>
              <w:rPr>
                <w:del w:id="224" w:author="Ella Goldberg(Contractor)" w:date="2013-11-05T15:03:00Z"/>
                <w:rFonts w:ascii="MS Sans Serif" w:hAnsi="MS Sans Serif"/>
                <w:sz w:val="20"/>
              </w:rPr>
            </w:pPr>
            <w:del w:id="225" w:author="Ella Goldberg(Contractor)" w:date="2013-11-05T15:03:00Z">
              <w:r w:rsidRPr="006A47F0" w:rsidDel="00496DF5">
                <w:rPr>
                  <w:rFonts w:ascii="MS Sans Serif" w:hAnsi="MS Sans Serif"/>
                  <w:sz w:val="20"/>
                </w:rPr>
                <w:delText> </w:delText>
              </w:r>
            </w:del>
          </w:p>
        </w:tc>
      </w:tr>
    </w:tbl>
    <w:p w:rsidR="00BE0BE6" w:rsidDel="00496DF5" w:rsidRDefault="00BE0BE6" w:rsidP="00B224A0">
      <w:pPr>
        <w:ind w:left="720"/>
        <w:rPr>
          <w:del w:id="226" w:author="Ella Goldberg(Contractor)" w:date="2013-11-05T15:03:00Z"/>
          <w:szCs w:val="18"/>
        </w:rPr>
      </w:pPr>
      <w:bookmarkStart w:id="227" w:name="FirstVersion"/>
    </w:p>
    <w:p w:rsidR="00932DEB" w:rsidRDefault="00496DF5" w:rsidP="00B224A0">
      <w:pPr>
        <w:ind w:left="720"/>
        <w:rPr>
          <w:szCs w:val="18"/>
        </w:rPr>
      </w:pPr>
      <w:proofErr w:type="spellStart"/>
      <w:ins w:id="228" w:author="Ella Goldberg(Contractor)" w:date="2013-11-05T15:03:00Z">
        <w:r>
          <w:rPr>
            <w:szCs w:val="18"/>
          </w:rPr>
          <w:t>ATS_</w:t>
        </w:r>
      </w:ins>
      <w:r w:rsidR="005D71C5">
        <w:rPr>
          <w:szCs w:val="18"/>
        </w:rPr>
        <w:t>Version</w:t>
      </w:r>
      <w:proofErr w:type="spellEnd"/>
      <w:r w:rsidR="00932DEB">
        <w:rPr>
          <w:szCs w:val="18"/>
        </w:rPr>
        <w:t xml:space="preserve"> </w:t>
      </w:r>
      <w:bookmarkEnd w:id="227"/>
      <w:r w:rsidR="00932DEB">
        <w:rPr>
          <w:szCs w:val="18"/>
        </w:rPr>
        <w:t>(only if content was added)</w:t>
      </w:r>
    </w:p>
    <w:tbl>
      <w:tblPr>
        <w:tblW w:w="6588" w:type="dxa"/>
        <w:tblInd w:w="1440" w:type="dxa"/>
        <w:tblLook w:val="04A0" w:firstRow="1" w:lastRow="0" w:firstColumn="1" w:lastColumn="0" w:noHBand="0" w:noVBand="1"/>
      </w:tblPr>
      <w:tblGrid>
        <w:gridCol w:w="2180"/>
        <w:gridCol w:w="4408"/>
      </w:tblGrid>
      <w:tr w:rsidR="00932DEB" w:rsidRPr="007E765D" w:rsidTr="00B224A0">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VersionId</w:t>
            </w:r>
            <w:proofErr w:type="spellEnd"/>
          </w:p>
        </w:tc>
        <w:tc>
          <w:tcPr>
            <w:tcW w:w="4408" w:type="dxa"/>
            <w:tcBorders>
              <w:top w:val="single" w:sz="4" w:space="0" w:color="auto"/>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Sequence</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del w:id="229" w:author="Ella Goldberg(Contractor)" w:date="2013-11-05T15:03:00Z">
              <w:r w:rsidRPr="007E765D" w:rsidDel="00496DF5">
                <w:rPr>
                  <w:rFonts w:ascii="MS Sans Serif" w:hAnsi="MS Sans Serif"/>
                  <w:sz w:val="20"/>
                </w:rPr>
                <w:delText>GroupId</w:delText>
              </w:r>
            </w:del>
            <w:proofErr w:type="spellStart"/>
            <w:ins w:id="230" w:author="Ella Goldberg(Contractor)" w:date="2013-11-05T15:03:00Z">
              <w:r w:rsidR="00496DF5">
                <w:rPr>
                  <w:rFonts w:ascii="MS Sans Serif" w:hAnsi="MS Sans Serif"/>
                  <w:sz w:val="20"/>
                </w:rPr>
                <w:t>HierarchyId</w:t>
              </w:r>
            </w:ins>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496DF5">
            <w:pPr>
              <w:rPr>
                <w:rFonts w:ascii="MS Sans Serif" w:hAnsi="MS Sans Serif"/>
                <w:sz w:val="20"/>
              </w:rPr>
            </w:pPr>
            <w:r w:rsidRPr="007E765D">
              <w:rPr>
                <w:rFonts w:ascii="MS Sans Serif" w:hAnsi="MS Sans Serif"/>
                <w:sz w:val="20"/>
              </w:rPr>
              <w:t> </w:t>
            </w:r>
            <w:r w:rsidRPr="006A47F0">
              <w:rPr>
                <w:rFonts w:ascii="MS Sans Serif" w:hAnsi="MS Sans Serif"/>
                <w:sz w:val="20"/>
              </w:rPr>
              <w:t> </w:t>
            </w:r>
            <w:proofErr w:type="spellStart"/>
            <w:del w:id="231" w:author="Ella Goldberg(Contractor)" w:date="2013-11-05T15:03:00Z">
              <w:r w:rsidDel="00496DF5">
                <w:rPr>
                  <w:rFonts w:ascii="MS Sans Serif" w:hAnsi="MS Sans Serif"/>
                  <w:sz w:val="20"/>
                </w:rPr>
                <w:delText>Groups</w:delText>
              </w:r>
            </w:del>
            <w:ins w:id="232" w:author="Ella Goldberg(Contractor)" w:date="2013-11-05T15:03:00Z">
              <w:r w:rsidR="00496DF5">
                <w:rPr>
                  <w:rFonts w:ascii="MS Sans Serif" w:hAnsi="MS Sans Serif"/>
                  <w:sz w:val="20"/>
                </w:rPr>
                <w:t>ATS_Hierarchy</w:t>
              </w:r>
            </w:ins>
            <w:r>
              <w:rPr>
                <w:rFonts w:ascii="MS Sans Serif" w:hAnsi="MS Sans Serif"/>
                <w:sz w:val="20"/>
              </w:rPr>
              <w:t>.Id</w:t>
            </w:r>
            <w:proofErr w:type="spellEnd"/>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VersionName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GUI</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VersionSeqNo</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1</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VersionStatus</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‘O’</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Description</w:t>
            </w:r>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GUI</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TargetPath</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GUI</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CreationDate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roofErr w:type="spellStart"/>
            <w:r>
              <w:rPr>
                <w:rFonts w:ascii="MS Sans Serif" w:hAnsi="MS Sans Serif"/>
                <w:sz w:val="20"/>
              </w:rPr>
              <w:t>sysdatetime</w:t>
            </w:r>
            <w:proofErr w:type="spellEnd"/>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LastUpdateTime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Control fields</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LastUpdateUser</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LastUpdateComputer</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r w:rsidR="00932DEB" w:rsidRPr="007E765D"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LastUpdateapplication</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bl>
    <w:p w:rsidR="00932DEB" w:rsidRDefault="00932DEB" w:rsidP="00B224A0">
      <w:pPr>
        <w:ind w:left="720"/>
        <w:rPr>
          <w:szCs w:val="18"/>
        </w:rPr>
      </w:pPr>
    </w:p>
    <w:p w:rsidR="00932DEB" w:rsidRDefault="001F72A7" w:rsidP="00B224A0">
      <w:pPr>
        <w:ind w:left="720"/>
        <w:rPr>
          <w:szCs w:val="18"/>
        </w:rPr>
      </w:pPr>
      <w:proofErr w:type="spellStart"/>
      <w:r>
        <w:rPr>
          <w:szCs w:val="18"/>
        </w:rPr>
        <w:t>ATS_</w:t>
      </w:r>
      <w:r w:rsidR="00860560">
        <w:rPr>
          <w:szCs w:val="18"/>
        </w:rPr>
        <w:t>VersionContent</w:t>
      </w:r>
      <w:proofErr w:type="spellEnd"/>
      <w:r w:rsidR="00932DEB">
        <w:rPr>
          <w:szCs w:val="18"/>
        </w:rPr>
        <w:t xml:space="preserve"> (only if content was added)</w:t>
      </w:r>
    </w:p>
    <w:tbl>
      <w:tblPr>
        <w:tblW w:w="6588" w:type="dxa"/>
        <w:tblInd w:w="1440" w:type="dxa"/>
        <w:tblLook w:val="04A0" w:firstRow="1" w:lastRow="0" w:firstColumn="1" w:lastColumn="0" w:noHBand="0" w:noVBand="1"/>
      </w:tblPr>
      <w:tblGrid>
        <w:gridCol w:w="2200"/>
        <w:gridCol w:w="4388"/>
      </w:tblGrid>
      <w:tr w:rsidR="00932DEB" w:rsidRPr="0086567F" w:rsidTr="00B224A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Rowid</w:t>
            </w:r>
            <w:proofErr w:type="spellEnd"/>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sequence</w:t>
            </w:r>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VersionId</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sidR="00EF3DC3">
              <w:rPr>
                <w:rFonts w:ascii="MS Sans Serif" w:hAnsi="MS Sans Serif"/>
                <w:sz w:val="20"/>
              </w:rPr>
              <w:t>ATS_Version.</w:t>
            </w:r>
            <w:r>
              <w:rPr>
                <w:rFonts w:ascii="MS Sans Serif" w:hAnsi="MS Sans Serif"/>
                <w:sz w:val="20"/>
              </w:rPr>
              <w:t>VersionId</w:t>
            </w:r>
            <w:proofErr w:type="spellEnd"/>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ContentVersionId</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Pr>
                <w:rFonts w:ascii="MS Sans Serif" w:hAnsi="MS Sans Serif"/>
                <w:sz w:val="20"/>
              </w:rPr>
              <w:t>ContentVersionId</w:t>
            </w:r>
            <w:proofErr w:type="spellEnd"/>
            <w:r>
              <w:rPr>
                <w:rFonts w:ascii="MS Sans Serif" w:hAnsi="MS Sans Serif"/>
                <w:sz w:val="20"/>
              </w:rPr>
              <w:t xml:space="preserve"> – GUI, API</w:t>
            </w:r>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ContentSeqNo</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Content sequence number - GUI</w:t>
            </w:r>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CreationDate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Pr>
                <w:rFonts w:ascii="MS Sans Serif" w:hAnsi="MS Sans Serif"/>
                <w:sz w:val="20"/>
              </w:rPr>
              <w:t>Sysdatetime</w:t>
            </w:r>
            <w:proofErr w:type="spellEnd"/>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LastUpdateTime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Control fields</w:t>
            </w:r>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LastUpdateUser</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LastUpdateComputer</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r w:rsidR="00932DEB" w:rsidRPr="0086567F"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LastUpdateApplication</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bl>
    <w:p w:rsidR="00932DEB" w:rsidRDefault="00932DEB" w:rsidP="00932DEB">
      <w:pPr>
        <w:rPr>
          <w:szCs w:val="18"/>
        </w:rPr>
      </w:pPr>
    </w:p>
    <w:p w:rsidR="00BE0BE6" w:rsidRDefault="00BE0BE6" w:rsidP="00932DEB">
      <w:pPr>
        <w:rPr>
          <w:szCs w:val="18"/>
        </w:rPr>
      </w:pPr>
    </w:p>
    <w:p w:rsidR="00BE0BE6" w:rsidRDefault="00BE0BE6" w:rsidP="00932DEB">
      <w:pPr>
        <w:rPr>
          <w:szCs w:val="18"/>
        </w:rPr>
      </w:pPr>
    </w:p>
    <w:p w:rsidR="00B66EAA" w:rsidRDefault="00B66EAA" w:rsidP="00932DEB">
      <w:pPr>
        <w:rPr>
          <w:szCs w:val="18"/>
        </w:rPr>
      </w:pPr>
    </w:p>
    <w:p w:rsidR="00B66EAA" w:rsidRDefault="00B66EAA" w:rsidP="00932DEB">
      <w:pPr>
        <w:rPr>
          <w:szCs w:val="18"/>
        </w:rPr>
      </w:pPr>
    </w:p>
    <w:p w:rsidR="00BE0BE6" w:rsidRDefault="00BE0BE6" w:rsidP="00932DEB">
      <w:pPr>
        <w:rPr>
          <w:szCs w:val="18"/>
        </w:rPr>
      </w:pPr>
    </w:p>
    <w:p w:rsidR="00BE0BE6" w:rsidRDefault="00BE0BE6" w:rsidP="00932DEB">
      <w:pPr>
        <w:rPr>
          <w:szCs w:val="18"/>
        </w:rPr>
      </w:pPr>
    </w:p>
    <w:p w:rsidR="00BE0BE6" w:rsidRDefault="00BE0BE6" w:rsidP="00932DEB">
      <w:pPr>
        <w:rPr>
          <w:szCs w:val="18"/>
        </w:rPr>
      </w:pPr>
    </w:p>
    <w:p w:rsidR="00932DEB" w:rsidRDefault="00496DF5" w:rsidP="00B224A0">
      <w:pPr>
        <w:ind w:left="720"/>
        <w:rPr>
          <w:szCs w:val="18"/>
        </w:rPr>
      </w:pPr>
      <w:proofErr w:type="spellStart"/>
      <w:ins w:id="233" w:author="Ella Goldberg(Contractor)" w:date="2013-11-05T15:04:00Z">
        <w:r>
          <w:rPr>
            <w:szCs w:val="18"/>
          </w:rPr>
          <w:t>ATS_</w:t>
        </w:r>
      </w:ins>
      <w:r w:rsidR="00932DEB">
        <w:rPr>
          <w:szCs w:val="18"/>
        </w:rPr>
        <w:t>ProjectSynchronization</w:t>
      </w:r>
      <w:proofErr w:type="spellEnd"/>
      <w:r w:rsidR="00932DEB">
        <w:rPr>
          <w:szCs w:val="18"/>
        </w:rPr>
        <w:t xml:space="preserve"> (for checked Sync types)</w:t>
      </w:r>
    </w:p>
    <w:tbl>
      <w:tblPr>
        <w:tblW w:w="6588" w:type="dxa"/>
        <w:tblInd w:w="1440" w:type="dxa"/>
        <w:tblLook w:val="04A0" w:firstRow="1" w:lastRow="0" w:firstColumn="1" w:lastColumn="0" w:noHBand="0" w:noVBand="1"/>
      </w:tblPr>
      <w:tblGrid>
        <w:gridCol w:w="2180"/>
        <w:gridCol w:w="4408"/>
      </w:tblGrid>
      <w:tr w:rsidR="00932DEB" w:rsidRPr="003500BA" w:rsidTr="00B224A0">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Rowid</w:t>
            </w:r>
            <w:proofErr w:type="spellEnd"/>
          </w:p>
        </w:tc>
        <w:tc>
          <w:tcPr>
            <w:tcW w:w="4408" w:type="dxa"/>
            <w:tcBorders>
              <w:top w:val="single" w:sz="4" w:space="0" w:color="auto"/>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sequence</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HierarchyId</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roofErr w:type="spellStart"/>
            <w:r w:rsidR="00B34A2C">
              <w:rPr>
                <w:rFonts w:ascii="MS Sans Serif" w:hAnsi="MS Sans Serif"/>
                <w:sz w:val="20"/>
              </w:rPr>
              <w:t>ATS_</w:t>
            </w:r>
            <w:r w:rsidR="00087904">
              <w:rPr>
                <w:rFonts w:ascii="MS Sans Serif" w:hAnsi="MS Sans Serif"/>
                <w:sz w:val="20"/>
              </w:rPr>
              <w:t>Hierarchy.</w:t>
            </w:r>
            <w:r>
              <w:rPr>
                <w:rFonts w:ascii="MS Sans Serif" w:hAnsi="MS Sans Serif"/>
                <w:sz w:val="20"/>
              </w:rPr>
              <w:t>Id</w:t>
            </w:r>
            <w:proofErr w:type="spellEnd"/>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SyncType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GUI</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EffectiveDate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roofErr w:type="spellStart"/>
            <w:r>
              <w:rPr>
                <w:rFonts w:ascii="MS Sans Serif" w:hAnsi="MS Sans Serif"/>
                <w:sz w:val="20"/>
              </w:rPr>
              <w:t>sysdatetime</w:t>
            </w:r>
            <w:proofErr w:type="spellEnd"/>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lastRenderedPageBreak/>
              <w:t>ExpirationDate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null</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LastUpdateTime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Control fields</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LastUpdateUser</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LastUpdateComputer</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LastUpdateapplication</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
        </w:tc>
      </w:tr>
    </w:tbl>
    <w:p w:rsidR="00932DEB" w:rsidRDefault="00932DEB" w:rsidP="00B224A0">
      <w:pPr>
        <w:ind w:left="720"/>
        <w:rPr>
          <w:szCs w:val="18"/>
        </w:rPr>
      </w:pPr>
    </w:p>
    <w:p w:rsidR="00932DEB" w:rsidRDefault="00932DEB" w:rsidP="00932DEB">
      <w:pPr>
        <w:rPr>
          <w:szCs w:val="18"/>
        </w:rPr>
      </w:pPr>
    </w:p>
    <w:p w:rsidR="00932DEB" w:rsidRPr="00BE0BE6" w:rsidRDefault="00932DEB" w:rsidP="00D445C4">
      <w:pPr>
        <w:ind w:left="720"/>
        <w:rPr>
          <w:rFonts w:asciiTheme="minorHAnsi" w:hAnsiTheme="minorHAnsi"/>
          <w:szCs w:val="18"/>
        </w:rPr>
      </w:pPr>
      <w:proofErr w:type="spellStart"/>
      <w:r w:rsidRPr="00BE0BE6">
        <w:rPr>
          <w:rFonts w:asciiTheme="minorHAnsi" w:hAnsiTheme="minorHAnsi"/>
          <w:szCs w:val="18"/>
        </w:rPr>
        <w:t>FolderCertificate</w:t>
      </w:r>
      <w:proofErr w:type="spellEnd"/>
      <w:r w:rsidRPr="00BE0BE6">
        <w:rPr>
          <w:rFonts w:asciiTheme="minorHAnsi" w:hAnsiTheme="minorHAnsi"/>
          <w:szCs w:val="18"/>
        </w:rPr>
        <w:t xml:space="preserve"> – see </w:t>
      </w:r>
      <w:hyperlink w:anchor="_Assign/Remove_Certificate" w:history="1">
        <w:r w:rsidRPr="00BE0BE6">
          <w:rPr>
            <w:rStyle w:val="Hyperlink"/>
            <w:rFonts w:asciiTheme="minorHAnsi" w:hAnsiTheme="minorHAnsi"/>
            <w:szCs w:val="18"/>
          </w:rPr>
          <w:t>Assign/Remove Certificate</w:t>
        </w:r>
      </w:hyperlink>
      <w:r w:rsidRPr="00BE0BE6">
        <w:rPr>
          <w:rFonts w:asciiTheme="minorHAnsi" w:hAnsiTheme="minorHAnsi"/>
          <w:szCs w:val="18"/>
        </w:rPr>
        <w:t xml:space="preserve"> section</w:t>
      </w:r>
      <w:r w:rsidR="00326BC3">
        <w:rPr>
          <w:rFonts w:asciiTheme="minorHAnsi" w:hAnsiTheme="minorHAnsi"/>
          <w:szCs w:val="18"/>
        </w:rPr>
        <w:t>.</w:t>
      </w:r>
    </w:p>
    <w:p w:rsidR="00932DEB" w:rsidRPr="00BE0BE6" w:rsidRDefault="00932DEB" w:rsidP="007419A3">
      <w:pPr>
        <w:ind w:left="720"/>
        <w:rPr>
          <w:rFonts w:asciiTheme="minorHAnsi" w:hAnsiTheme="minorHAnsi"/>
          <w:szCs w:val="18"/>
        </w:rPr>
      </w:pPr>
      <w:r w:rsidRPr="00BE0BE6">
        <w:rPr>
          <w:rFonts w:asciiTheme="minorHAnsi" w:hAnsiTheme="minorHAnsi"/>
          <w:szCs w:val="18"/>
        </w:rPr>
        <w:t>Note</w:t>
      </w:r>
      <w:ins w:id="234" w:author="Ella Goldberg(Contractor)" w:date="2013-11-06T00:38:00Z">
        <w:r w:rsidR="007419A3">
          <w:rPr>
            <w:rFonts w:asciiTheme="minorHAnsi" w:hAnsiTheme="minorHAnsi"/>
            <w:szCs w:val="18"/>
          </w:rPr>
          <w:t xml:space="preserve"> </w:t>
        </w:r>
      </w:ins>
      <w:del w:id="235" w:author="Ella Goldberg(Contractor)" w:date="2013-11-06T00:38:00Z">
        <w:r w:rsidRPr="00BE0BE6" w:rsidDel="007419A3">
          <w:rPr>
            <w:rFonts w:asciiTheme="minorHAnsi" w:hAnsiTheme="minorHAnsi"/>
            <w:szCs w:val="18"/>
          </w:rPr>
          <w:delText xml:space="preserve">, NoteGroup, </w:delText>
        </w:r>
      </w:del>
      <w:del w:id="236" w:author="Ella Goldberg(Contractor)" w:date="2013-11-05T13:45:00Z">
        <w:r w:rsidRPr="00BE0BE6" w:rsidDel="00A53F18">
          <w:rPr>
            <w:rFonts w:asciiTheme="minorHAnsi" w:hAnsiTheme="minorHAnsi"/>
            <w:szCs w:val="18"/>
          </w:rPr>
          <w:delText>FolderNote</w:delText>
        </w:r>
      </w:del>
      <w:del w:id="237" w:author="Ella Goldberg(Contractor)" w:date="2013-11-06T00:38:00Z">
        <w:r w:rsidRPr="00BE0BE6" w:rsidDel="007419A3">
          <w:rPr>
            <w:rFonts w:asciiTheme="minorHAnsi" w:hAnsiTheme="minorHAnsi"/>
            <w:szCs w:val="18"/>
          </w:rPr>
          <w:delText xml:space="preserve">Group </w:delText>
        </w:r>
      </w:del>
      <w:r w:rsidRPr="00BE0BE6">
        <w:rPr>
          <w:rFonts w:asciiTheme="minorHAnsi" w:hAnsiTheme="minorHAnsi"/>
          <w:szCs w:val="18"/>
        </w:rPr>
        <w:t xml:space="preserve">– see </w:t>
      </w:r>
      <w:hyperlink w:anchor="_Notes_management" w:history="1">
        <w:r w:rsidRPr="00BE0BE6">
          <w:rPr>
            <w:rStyle w:val="Hyperlink"/>
            <w:rFonts w:asciiTheme="minorHAnsi" w:hAnsiTheme="minorHAnsi"/>
            <w:szCs w:val="18"/>
          </w:rPr>
          <w:t>Notes Management</w:t>
        </w:r>
      </w:hyperlink>
      <w:r w:rsidRPr="00BE0BE6">
        <w:rPr>
          <w:rFonts w:asciiTheme="minorHAnsi" w:hAnsiTheme="minorHAnsi"/>
          <w:szCs w:val="18"/>
        </w:rPr>
        <w:t xml:space="preserve"> section</w:t>
      </w:r>
      <w:r w:rsidR="00326BC3">
        <w:rPr>
          <w:rFonts w:asciiTheme="minorHAnsi" w:hAnsiTheme="minorHAnsi"/>
          <w:szCs w:val="18"/>
        </w:rPr>
        <w:t>.</w:t>
      </w:r>
    </w:p>
    <w:p w:rsidR="00932DEB" w:rsidRPr="008F7F9C" w:rsidRDefault="00932DEB" w:rsidP="00D92288">
      <w:pPr>
        <w:pStyle w:val="Heading4"/>
      </w:pPr>
      <w:bookmarkStart w:id="238" w:name="_Toc367117993"/>
      <w:bookmarkStart w:id="239" w:name="_Toc370395977"/>
      <w:r w:rsidRPr="008F7F9C">
        <w:t>Clone Project, Cut and Paste</w:t>
      </w:r>
      <w:bookmarkEnd w:id="238"/>
      <w:bookmarkEnd w:id="239"/>
    </w:p>
    <w:p w:rsidR="00932DEB" w:rsidRPr="00373687" w:rsidRDefault="00932DEB" w:rsidP="00932DEB">
      <w:pPr>
        <w:rPr>
          <w:szCs w:val="18"/>
        </w:rPr>
      </w:pPr>
    </w:p>
    <w:p w:rsidR="00932DEB" w:rsidRPr="00BE0BE6" w:rsidRDefault="00932DEB" w:rsidP="000C2EE1">
      <w:pPr>
        <w:pStyle w:val="ListParagraph"/>
        <w:numPr>
          <w:ilvl w:val="0"/>
          <w:numId w:val="23"/>
        </w:numPr>
        <w:spacing w:line="288" w:lineRule="auto"/>
        <w:ind w:left="1080"/>
        <w:rPr>
          <w:rFonts w:asciiTheme="minorHAnsi" w:hAnsiTheme="minorHAnsi"/>
          <w:sz w:val="24"/>
          <w:szCs w:val="24"/>
        </w:rPr>
      </w:pPr>
      <w:r w:rsidRPr="00BE0BE6">
        <w:rPr>
          <w:rFonts w:asciiTheme="minorHAnsi" w:hAnsiTheme="minorHAnsi"/>
          <w:sz w:val="24"/>
          <w:szCs w:val="24"/>
        </w:rPr>
        <w:t xml:space="preserve">User will be able to move (cut and paste) any branch of the hierarchy tree. </w:t>
      </w:r>
    </w:p>
    <w:p w:rsidR="00932DEB" w:rsidRPr="00BE0BE6" w:rsidRDefault="00932DEB" w:rsidP="00D445C4">
      <w:pPr>
        <w:ind w:left="1080"/>
        <w:rPr>
          <w:rFonts w:asciiTheme="minorHAnsi" w:hAnsiTheme="minorHAnsi"/>
        </w:rPr>
      </w:pPr>
      <w:r w:rsidRPr="00BE0BE6">
        <w:rPr>
          <w:rFonts w:asciiTheme="minorHAnsi" w:hAnsiTheme="minorHAnsi"/>
        </w:rPr>
        <w:t>The business logic and implementation is similar to Windows files system.</w:t>
      </w:r>
    </w:p>
    <w:p w:rsidR="00932DEB" w:rsidRPr="00BE0BE6" w:rsidRDefault="00932DEB" w:rsidP="00D445C4">
      <w:pPr>
        <w:ind w:left="792"/>
        <w:rPr>
          <w:rFonts w:asciiTheme="minorHAnsi" w:hAnsiTheme="minorHAnsi"/>
        </w:rPr>
      </w:pPr>
    </w:p>
    <w:p w:rsidR="00932DEB" w:rsidRPr="00BE0BE6" w:rsidRDefault="00932DEB" w:rsidP="00BE0BE6">
      <w:pPr>
        <w:ind w:left="1080"/>
        <w:rPr>
          <w:rFonts w:asciiTheme="minorHAnsi" w:hAnsiTheme="minorHAnsi"/>
        </w:rPr>
      </w:pPr>
      <w:r w:rsidRPr="00BE0BE6">
        <w:rPr>
          <w:rFonts w:asciiTheme="minorHAnsi" w:hAnsiTheme="minorHAnsi"/>
        </w:rPr>
        <w:t xml:space="preserve">DB: </w:t>
      </w:r>
      <w:proofErr w:type="spellStart"/>
      <w:r w:rsidR="00B34A2C">
        <w:rPr>
          <w:rFonts w:asciiTheme="minorHAnsi" w:hAnsiTheme="minorHAnsi"/>
        </w:rPr>
        <w:t>ATS_</w:t>
      </w:r>
      <w:r w:rsidR="00087904">
        <w:rPr>
          <w:rFonts w:asciiTheme="minorHAnsi" w:hAnsiTheme="minorHAnsi"/>
        </w:rPr>
        <w:t>Hierarchy.</w:t>
      </w:r>
      <w:r w:rsidRPr="00BE0BE6">
        <w:rPr>
          <w:rFonts w:asciiTheme="minorHAnsi" w:hAnsiTheme="minorHAnsi"/>
        </w:rPr>
        <w:t>ParentId</w:t>
      </w:r>
      <w:proofErr w:type="spellEnd"/>
      <w:r w:rsidRPr="00BE0BE6">
        <w:rPr>
          <w:rFonts w:asciiTheme="minorHAnsi" w:hAnsiTheme="minorHAnsi"/>
        </w:rPr>
        <w:t xml:space="preserve"> of moved folder </w:t>
      </w:r>
      <w:proofErr w:type="spellStart"/>
      <w:r w:rsidR="00B34A2C">
        <w:rPr>
          <w:rFonts w:asciiTheme="minorHAnsi" w:hAnsiTheme="minorHAnsi"/>
        </w:rPr>
        <w:t>ATS_</w:t>
      </w:r>
      <w:r w:rsidR="00087904">
        <w:rPr>
          <w:rFonts w:asciiTheme="minorHAnsi" w:hAnsiTheme="minorHAnsi"/>
        </w:rPr>
        <w:t>Hierarchy.</w:t>
      </w:r>
      <w:r w:rsidRPr="00BE0BE6">
        <w:rPr>
          <w:rFonts w:asciiTheme="minorHAnsi" w:hAnsiTheme="minorHAnsi"/>
        </w:rPr>
        <w:t>NodeId</w:t>
      </w:r>
      <w:proofErr w:type="spellEnd"/>
      <w:r w:rsidRPr="00BE0BE6">
        <w:rPr>
          <w:rFonts w:asciiTheme="minorHAnsi" w:hAnsiTheme="minorHAnsi"/>
        </w:rPr>
        <w:t xml:space="preserve"> of the new parent folder </w:t>
      </w:r>
    </w:p>
    <w:p w:rsidR="00932DEB" w:rsidRPr="00BE0BE6" w:rsidRDefault="00B34A2C" w:rsidP="00BE0BE6">
      <w:pPr>
        <w:ind w:left="1080"/>
        <w:rPr>
          <w:rFonts w:asciiTheme="minorHAnsi" w:hAnsiTheme="minorHAnsi"/>
        </w:rPr>
      </w:pPr>
      <w:proofErr w:type="spellStart"/>
      <w:r>
        <w:rPr>
          <w:rFonts w:asciiTheme="minorHAnsi" w:hAnsiTheme="minorHAnsi"/>
        </w:rPr>
        <w:t>ATS_</w:t>
      </w:r>
      <w:r w:rsidR="00087904">
        <w:rPr>
          <w:rFonts w:asciiTheme="minorHAnsi" w:hAnsiTheme="minorHAnsi"/>
        </w:rPr>
        <w:t>Hierarchy.</w:t>
      </w:r>
      <w:r w:rsidR="00932DEB" w:rsidRPr="00BE0BE6">
        <w:rPr>
          <w:rFonts w:asciiTheme="minorHAnsi" w:hAnsiTheme="minorHAnsi"/>
        </w:rPr>
        <w:t>Sequence</w:t>
      </w:r>
      <w:proofErr w:type="spellEnd"/>
      <w:r w:rsidR="00932DEB" w:rsidRPr="00BE0BE6">
        <w:rPr>
          <w:rFonts w:asciiTheme="minorHAnsi" w:hAnsiTheme="minorHAnsi"/>
        </w:rPr>
        <w:t xml:space="preserve"> of moved folder will be set to N, where N is total number of child folders including the new one.</w:t>
      </w:r>
    </w:p>
    <w:p w:rsidR="00932DEB" w:rsidRPr="00BE0BE6" w:rsidRDefault="00932DEB" w:rsidP="00BE0BE6">
      <w:pPr>
        <w:ind w:left="1080"/>
        <w:rPr>
          <w:rFonts w:asciiTheme="minorHAnsi" w:hAnsiTheme="minorHAnsi"/>
        </w:rPr>
      </w:pPr>
      <w:r w:rsidRPr="00BE0BE6">
        <w:rPr>
          <w:rFonts w:asciiTheme="minorHAnsi" w:hAnsiTheme="minorHAnsi"/>
        </w:rPr>
        <w:t>User will be able to move folder by drag &amp; drop. In this case moved/copied folder sequence number will be determined by position within the destination branch.</w:t>
      </w:r>
    </w:p>
    <w:p w:rsidR="00932DEB" w:rsidRPr="00BE0BE6" w:rsidRDefault="00932DEB" w:rsidP="00BE0BE6">
      <w:pPr>
        <w:ind w:left="720"/>
        <w:rPr>
          <w:rFonts w:asciiTheme="minorHAnsi" w:hAnsiTheme="minorHAnsi"/>
        </w:rPr>
      </w:pPr>
    </w:p>
    <w:p w:rsidR="00932DEB" w:rsidRPr="00BE0BE6" w:rsidRDefault="00932DEB" w:rsidP="00BE0BE6">
      <w:pPr>
        <w:ind w:left="1080"/>
        <w:rPr>
          <w:rFonts w:asciiTheme="minorHAnsi" w:hAnsiTheme="minorHAnsi"/>
        </w:rPr>
      </w:pPr>
      <w:r w:rsidRPr="00BE0BE6">
        <w:rPr>
          <w:rFonts w:asciiTheme="minorHAnsi" w:hAnsiTheme="minorHAnsi"/>
          <w:b/>
          <w:u w:val="single"/>
        </w:rPr>
        <w:t>Validations</w:t>
      </w:r>
      <w:r w:rsidRPr="00BE0BE6">
        <w:rPr>
          <w:rFonts w:asciiTheme="minorHAnsi" w:hAnsiTheme="minorHAnsi"/>
        </w:rPr>
        <w:t>:</w:t>
      </w:r>
    </w:p>
    <w:p w:rsidR="00932DEB" w:rsidRPr="00BE0BE6" w:rsidRDefault="00932DEB" w:rsidP="00BE0BE6">
      <w:pPr>
        <w:ind w:left="1080"/>
        <w:rPr>
          <w:rFonts w:asciiTheme="minorHAnsi" w:hAnsiTheme="minorHAnsi"/>
        </w:rPr>
      </w:pPr>
      <w:r w:rsidRPr="00BE0BE6">
        <w:rPr>
          <w:rFonts w:asciiTheme="minorHAnsi" w:hAnsiTheme="minorHAnsi"/>
        </w:rPr>
        <w:t>Unique folder name for the parent folder</w:t>
      </w:r>
    </w:p>
    <w:p w:rsidR="00932DEB" w:rsidRPr="00BE0BE6" w:rsidRDefault="00932DEB" w:rsidP="00BE0BE6">
      <w:pPr>
        <w:pStyle w:val="ListParagraph"/>
        <w:ind w:left="1368"/>
        <w:rPr>
          <w:rFonts w:asciiTheme="minorHAnsi" w:hAnsiTheme="minorHAnsi"/>
          <w:sz w:val="24"/>
          <w:szCs w:val="24"/>
        </w:rPr>
      </w:pPr>
      <w:r w:rsidRPr="00BE0BE6">
        <w:rPr>
          <w:rFonts w:asciiTheme="minorHAnsi" w:hAnsiTheme="minorHAnsi"/>
          <w:sz w:val="24"/>
          <w:szCs w:val="24"/>
        </w:rPr>
        <w:t xml:space="preserve">If folder name is not unique issue </w:t>
      </w:r>
      <w:proofErr w:type="spellStart"/>
      <w:r w:rsidRPr="00BE0BE6">
        <w:rPr>
          <w:rFonts w:asciiTheme="minorHAnsi" w:hAnsiTheme="minorHAnsi"/>
          <w:sz w:val="24"/>
          <w:szCs w:val="24"/>
        </w:rPr>
        <w:t>MessageId</w:t>
      </w:r>
      <w:proofErr w:type="spellEnd"/>
      <w:r w:rsidRPr="00BE0BE6">
        <w:rPr>
          <w:rFonts w:asciiTheme="minorHAnsi" w:hAnsiTheme="minorHAnsi"/>
          <w:sz w:val="24"/>
          <w:szCs w:val="24"/>
        </w:rPr>
        <w:t xml:space="preserve"> 100:</w:t>
      </w:r>
    </w:p>
    <w:p w:rsidR="00932DEB" w:rsidRPr="00BE0BE6" w:rsidRDefault="00932DEB" w:rsidP="00BE0BE6">
      <w:pPr>
        <w:pStyle w:val="ListParagraph"/>
        <w:ind w:left="1368"/>
        <w:rPr>
          <w:rFonts w:asciiTheme="minorHAnsi" w:hAnsiTheme="minorHAnsi"/>
          <w:sz w:val="24"/>
          <w:szCs w:val="24"/>
        </w:rPr>
      </w:pPr>
      <w:r w:rsidRPr="00BE0BE6">
        <w:rPr>
          <w:rFonts w:asciiTheme="minorHAnsi" w:hAnsiTheme="minorHAnsi"/>
          <w:sz w:val="24"/>
          <w:szCs w:val="24"/>
        </w:rPr>
        <w:t>“The name is already in use. Please specify another name.” (OK)</w:t>
      </w:r>
    </w:p>
    <w:p w:rsidR="00932DEB" w:rsidRPr="00BE0BE6" w:rsidRDefault="00932DEB" w:rsidP="00BE0BE6">
      <w:pPr>
        <w:ind w:left="1080"/>
        <w:rPr>
          <w:rFonts w:asciiTheme="minorHAnsi" w:hAnsiTheme="minorHAnsi"/>
        </w:rPr>
      </w:pPr>
    </w:p>
    <w:p w:rsidR="00932DEB" w:rsidRPr="00BE0BE6" w:rsidRDefault="00932DEB" w:rsidP="000C2EE1">
      <w:pPr>
        <w:pStyle w:val="ListParagraph"/>
        <w:numPr>
          <w:ilvl w:val="0"/>
          <w:numId w:val="23"/>
        </w:numPr>
        <w:spacing w:line="288" w:lineRule="auto"/>
        <w:ind w:left="1008"/>
        <w:rPr>
          <w:rFonts w:asciiTheme="minorHAnsi" w:hAnsiTheme="minorHAnsi"/>
          <w:sz w:val="24"/>
          <w:szCs w:val="24"/>
        </w:rPr>
      </w:pPr>
      <w:r w:rsidRPr="00BE0BE6">
        <w:rPr>
          <w:rFonts w:asciiTheme="minorHAnsi" w:hAnsiTheme="minorHAnsi"/>
          <w:sz w:val="24"/>
          <w:szCs w:val="24"/>
        </w:rPr>
        <w:t>Right click</w:t>
      </w:r>
      <w:r w:rsidRPr="00BE0BE6">
        <w:rPr>
          <w:rFonts w:asciiTheme="minorHAnsi" w:hAnsiTheme="minorHAnsi"/>
          <w:sz w:val="24"/>
          <w:szCs w:val="24"/>
        </w:rPr>
        <w:sym w:font="Wingdings" w:char="F0E0"/>
      </w:r>
      <w:r w:rsidRPr="00BE0BE6">
        <w:rPr>
          <w:rFonts w:asciiTheme="minorHAnsi" w:hAnsiTheme="minorHAnsi"/>
          <w:sz w:val="24"/>
          <w:szCs w:val="24"/>
        </w:rPr>
        <w:t>Clone Project</w:t>
      </w:r>
      <w:r w:rsidRPr="00BE0BE6">
        <w:rPr>
          <w:rFonts w:asciiTheme="minorHAnsi" w:hAnsiTheme="minorHAnsi"/>
          <w:sz w:val="24"/>
          <w:szCs w:val="24"/>
        </w:rPr>
        <w:sym w:font="Wingdings" w:char="F0E0"/>
      </w:r>
      <w:r w:rsidRPr="00BE0BE6">
        <w:rPr>
          <w:rFonts w:asciiTheme="minorHAnsi" w:hAnsiTheme="minorHAnsi"/>
          <w:sz w:val="24"/>
          <w:szCs w:val="24"/>
        </w:rPr>
        <w:t xml:space="preserve">Regular/Related options will be available for Project folder only. </w:t>
      </w:r>
    </w:p>
    <w:p w:rsidR="00932DEB" w:rsidRPr="00BE0BE6" w:rsidRDefault="00932DEB" w:rsidP="00D445C4">
      <w:pPr>
        <w:ind w:left="1008"/>
        <w:rPr>
          <w:rFonts w:asciiTheme="minorHAnsi" w:hAnsiTheme="minorHAnsi"/>
          <w:u w:val="single"/>
        </w:rPr>
      </w:pPr>
      <w:r w:rsidRPr="00BE0BE6">
        <w:rPr>
          <w:rFonts w:asciiTheme="minorHAnsi" w:hAnsiTheme="minorHAnsi"/>
          <w:u w:val="single"/>
        </w:rPr>
        <w:t xml:space="preserve">Subfolders and notes, if exist, are not copied as a part of cloned project. </w:t>
      </w:r>
    </w:p>
    <w:p w:rsidR="00932DEB" w:rsidRPr="00BE0BE6" w:rsidRDefault="00932DEB" w:rsidP="00D445C4">
      <w:pPr>
        <w:ind w:left="1008"/>
        <w:rPr>
          <w:rFonts w:asciiTheme="minorHAnsi" w:hAnsiTheme="minorHAnsi"/>
        </w:rPr>
      </w:pPr>
    </w:p>
    <w:p w:rsidR="00932DEB" w:rsidRPr="00BE0BE6" w:rsidRDefault="00932DEB" w:rsidP="00BE0BE6">
      <w:pPr>
        <w:ind w:left="1008"/>
        <w:rPr>
          <w:rFonts w:asciiTheme="minorHAnsi" w:hAnsiTheme="minorHAnsi"/>
        </w:rPr>
      </w:pPr>
      <w:r w:rsidRPr="00BE0BE6">
        <w:rPr>
          <w:rFonts w:asciiTheme="minorHAnsi" w:hAnsiTheme="minorHAnsi"/>
        </w:rPr>
        <w:t>In case when Project Code and Project Step values are populated for the source project, the user will be requested to set new values for cloned project or remove existing values.</w:t>
      </w:r>
    </w:p>
    <w:p w:rsidR="00932DEB" w:rsidRPr="00BE0BE6" w:rsidRDefault="00932DEB" w:rsidP="00BE0BE6">
      <w:pPr>
        <w:ind w:left="648"/>
        <w:rPr>
          <w:rFonts w:asciiTheme="minorHAnsi" w:hAnsiTheme="minorHAnsi"/>
        </w:rPr>
      </w:pPr>
    </w:p>
    <w:p w:rsidR="00932DEB" w:rsidRPr="00BE0BE6" w:rsidRDefault="00932DEB" w:rsidP="000C2EE1">
      <w:pPr>
        <w:pStyle w:val="ListParagraph"/>
        <w:numPr>
          <w:ilvl w:val="0"/>
          <w:numId w:val="35"/>
        </w:numPr>
        <w:spacing w:line="288" w:lineRule="auto"/>
        <w:rPr>
          <w:rFonts w:asciiTheme="minorHAnsi" w:hAnsiTheme="minorHAnsi"/>
          <w:sz w:val="24"/>
          <w:szCs w:val="24"/>
        </w:rPr>
      </w:pPr>
      <w:r w:rsidRPr="00BE0BE6">
        <w:rPr>
          <w:rFonts w:asciiTheme="minorHAnsi" w:hAnsiTheme="minorHAnsi"/>
          <w:sz w:val="24"/>
          <w:szCs w:val="24"/>
        </w:rPr>
        <w:t>Clone Project</w:t>
      </w:r>
      <w:r w:rsidRPr="00BE0BE6">
        <w:rPr>
          <w:rFonts w:asciiTheme="minorHAnsi" w:hAnsiTheme="minorHAnsi"/>
          <w:sz w:val="24"/>
          <w:szCs w:val="24"/>
        </w:rPr>
        <w:sym w:font="Wingdings" w:char="F0E0"/>
      </w:r>
      <w:r w:rsidRPr="00BE0BE6">
        <w:rPr>
          <w:rFonts w:asciiTheme="minorHAnsi" w:hAnsiTheme="minorHAnsi"/>
          <w:sz w:val="24"/>
          <w:szCs w:val="24"/>
        </w:rPr>
        <w:t xml:space="preserve">Related - Please see </w:t>
      </w:r>
      <w:ins w:id="240" w:author="Ella Goldberg(Contractor)" w:date="2013-11-05T15:04:00Z">
        <w:r w:rsidR="00B62139">
          <w:rPr>
            <w:rFonts w:asciiTheme="minorHAnsi" w:hAnsiTheme="minorHAnsi"/>
            <w:sz w:val="24"/>
            <w:szCs w:val="24"/>
          </w:rPr>
          <w:fldChar w:fldCharType="begin"/>
        </w:r>
        <w:r w:rsidR="00B62139">
          <w:rPr>
            <w:rFonts w:asciiTheme="minorHAnsi" w:hAnsiTheme="minorHAnsi"/>
            <w:sz w:val="24"/>
            <w:szCs w:val="24"/>
          </w:rPr>
          <w:instrText xml:space="preserve"> HYPERLINK  \l "_Create_Related_Project" </w:instrText>
        </w:r>
        <w:r w:rsidR="00B62139">
          <w:rPr>
            <w:rFonts w:asciiTheme="minorHAnsi" w:hAnsiTheme="minorHAnsi"/>
            <w:sz w:val="24"/>
            <w:szCs w:val="24"/>
          </w:rPr>
          <w:fldChar w:fldCharType="separate"/>
        </w:r>
        <w:r w:rsidRPr="00B62139">
          <w:rPr>
            <w:rStyle w:val="Hyperlink"/>
            <w:rFonts w:asciiTheme="minorHAnsi" w:hAnsiTheme="minorHAnsi"/>
            <w:sz w:val="24"/>
            <w:szCs w:val="24"/>
          </w:rPr>
          <w:t>Related Project Management</w:t>
        </w:r>
        <w:r w:rsidR="00B62139">
          <w:rPr>
            <w:rFonts w:asciiTheme="minorHAnsi" w:hAnsiTheme="minorHAnsi"/>
            <w:sz w:val="24"/>
            <w:szCs w:val="24"/>
          </w:rPr>
          <w:fldChar w:fldCharType="end"/>
        </w:r>
      </w:ins>
      <w:r w:rsidRPr="00BE0BE6">
        <w:rPr>
          <w:rFonts w:asciiTheme="minorHAnsi" w:hAnsiTheme="minorHAnsi"/>
          <w:sz w:val="24"/>
          <w:szCs w:val="24"/>
        </w:rPr>
        <w:t xml:space="preserve"> section for details</w:t>
      </w:r>
      <w:r w:rsidR="00326BC3">
        <w:rPr>
          <w:rFonts w:asciiTheme="minorHAnsi" w:hAnsiTheme="minorHAnsi"/>
          <w:sz w:val="24"/>
          <w:szCs w:val="24"/>
        </w:rPr>
        <w:t>.</w:t>
      </w:r>
    </w:p>
    <w:p w:rsidR="00932DEB" w:rsidRPr="00BE0BE6" w:rsidRDefault="00932DEB" w:rsidP="00D445C4">
      <w:pPr>
        <w:ind w:left="288"/>
        <w:rPr>
          <w:rFonts w:asciiTheme="minorHAnsi" w:hAnsiTheme="minorHAnsi"/>
        </w:rPr>
      </w:pPr>
    </w:p>
    <w:p w:rsidR="00932DEB" w:rsidRPr="00BE0BE6" w:rsidRDefault="00932DEB" w:rsidP="000C2EE1">
      <w:pPr>
        <w:pStyle w:val="ListParagraph"/>
        <w:numPr>
          <w:ilvl w:val="0"/>
          <w:numId w:val="35"/>
        </w:numPr>
        <w:spacing w:line="288" w:lineRule="auto"/>
        <w:rPr>
          <w:rFonts w:asciiTheme="minorHAnsi" w:hAnsiTheme="minorHAnsi"/>
          <w:sz w:val="24"/>
          <w:szCs w:val="24"/>
        </w:rPr>
      </w:pPr>
      <w:r w:rsidRPr="00BE0BE6">
        <w:rPr>
          <w:rFonts w:asciiTheme="minorHAnsi" w:hAnsiTheme="minorHAnsi"/>
          <w:sz w:val="24"/>
          <w:szCs w:val="24"/>
        </w:rPr>
        <w:t>Clone Project</w:t>
      </w:r>
      <w:r w:rsidRPr="00BE0BE6">
        <w:rPr>
          <w:rFonts w:asciiTheme="minorHAnsi" w:hAnsiTheme="minorHAnsi"/>
          <w:sz w:val="24"/>
          <w:szCs w:val="24"/>
        </w:rPr>
        <w:sym w:font="Wingdings" w:char="F0E0"/>
      </w:r>
      <w:r w:rsidRPr="00BE0BE6">
        <w:rPr>
          <w:rFonts w:asciiTheme="minorHAnsi" w:hAnsiTheme="minorHAnsi"/>
          <w:sz w:val="24"/>
          <w:szCs w:val="24"/>
        </w:rPr>
        <w:t>Regular:</w:t>
      </w:r>
    </w:p>
    <w:p w:rsidR="00932DEB" w:rsidRPr="00BE0BE6" w:rsidRDefault="00932DEB" w:rsidP="00D445C4">
      <w:pPr>
        <w:ind w:left="720"/>
        <w:rPr>
          <w:rFonts w:asciiTheme="minorHAnsi" w:hAnsiTheme="minorHAnsi"/>
        </w:rPr>
      </w:pPr>
    </w:p>
    <w:p w:rsidR="00932DEB" w:rsidRPr="00BE0BE6" w:rsidRDefault="00932DEB" w:rsidP="00D445C4">
      <w:pPr>
        <w:ind w:left="720"/>
        <w:rPr>
          <w:rFonts w:asciiTheme="minorHAnsi" w:hAnsiTheme="minorHAnsi"/>
        </w:rPr>
      </w:pPr>
      <w:r w:rsidRPr="00BE0BE6">
        <w:rPr>
          <w:rFonts w:asciiTheme="minorHAnsi" w:hAnsiTheme="minorHAnsi"/>
          <w:u w:val="single"/>
        </w:rPr>
        <w:t>Clone Regular project - first tab</w:t>
      </w:r>
      <w:r w:rsidRPr="00BE0BE6">
        <w:rPr>
          <w:rFonts w:asciiTheme="minorHAnsi" w:hAnsiTheme="minorHAnsi"/>
        </w:rPr>
        <w:t>:</w:t>
      </w:r>
    </w:p>
    <w:p w:rsidR="00932DEB" w:rsidRDefault="00932DEB" w:rsidP="00D445C4">
      <w:pPr>
        <w:ind w:left="720"/>
        <w:rPr>
          <w:rFonts w:asciiTheme="minorHAnsi" w:hAnsiTheme="minorHAnsi"/>
        </w:rPr>
      </w:pPr>
      <w:r w:rsidRPr="00BE0BE6">
        <w:rPr>
          <w:rFonts w:asciiTheme="minorHAnsi" w:hAnsiTheme="minorHAnsi"/>
        </w:rPr>
        <w:t>Contents button will be available. User will be able to remove contents inherited from copied project or assign new contents</w:t>
      </w:r>
    </w:p>
    <w:p w:rsidR="00932DEB" w:rsidRPr="00BE0BE6" w:rsidRDefault="00932DEB" w:rsidP="00E83359">
      <w:pPr>
        <w:rPr>
          <w:rFonts w:asciiTheme="minorHAnsi" w:hAnsiTheme="minorHAnsi"/>
        </w:rPr>
      </w:pPr>
    </w:p>
    <w:p w:rsidR="00932DEB" w:rsidRPr="00BE0BE6" w:rsidRDefault="00932DEB" w:rsidP="00D445C4">
      <w:pPr>
        <w:ind w:left="720"/>
        <w:rPr>
          <w:rFonts w:asciiTheme="minorHAnsi" w:hAnsiTheme="minorHAnsi"/>
        </w:rPr>
      </w:pPr>
      <w:r w:rsidRPr="00BE0BE6">
        <w:rPr>
          <w:rFonts w:asciiTheme="minorHAnsi" w:hAnsiTheme="minorHAnsi"/>
          <w:u w:val="single"/>
        </w:rPr>
        <w:t>Clone Regular project - Certificate tab</w:t>
      </w:r>
      <w:r w:rsidRPr="00BE0BE6">
        <w:rPr>
          <w:rFonts w:asciiTheme="minorHAnsi" w:hAnsiTheme="minorHAnsi"/>
        </w:rPr>
        <w:t>:</w:t>
      </w:r>
    </w:p>
    <w:p w:rsidR="00932DEB" w:rsidRPr="00BE0BE6" w:rsidRDefault="00932DEB" w:rsidP="00D445C4">
      <w:pPr>
        <w:ind w:left="720"/>
        <w:rPr>
          <w:rFonts w:asciiTheme="minorHAnsi" w:hAnsiTheme="minorHAnsi"/>
        </w:rPr>
      </w:pPr>
      <w:r w:rsidRPr="00BE0BE6">
        <w:rPr>
          <w:rFonts w:asciiTheme="minorHAnsi" w:hAnsiTheme="minorHAnsi"/>
        </w:rPr>
        <w:t>Certificate button will be available. User will be able to remove certificates inherited from copied project or assign new certificates</w:t>
      </w:r>
      <w:r w:rsidR="00FA60E1">
        <w:rPr>
          <w:rFonts w:asciiTheme="minorHAnsi" w:hAnsiTheme="minorHAnsi"/>
        </w:rPr>
        <w:t>.</w:t>
      </w:r>
    </w:p>
    <w:p w:rsidR="00932DEB" w:rsidRPr="00BE0BE6" w:rsidRDefault="00932DEB" w:rsidP="00D445C4">
      <w:pPr>
        <w:ind w:left="720"/>
        <w:rPr>
          <w:rFonts w:asciiTheme="minorHAnsi" w:hAnsiTheme="minorHAnsi"/>
        </w:rPr>
      </w:pPr>
    </w:p>
    <w:p w:rsidR="00932DEB" w:rsidRDefault="00932DEB" w:rsidP="00994A3E">
      <w:pPr>
        <w:ind w:left="288" w:firstLine="432"/>
        <w:rPr>
          <w:ins w:id="241" w:author="Ella Goldberg(Contractor)" w:date="2013-11-05T15:06:00Z"/>
          <w:rFonts w:asciiTheme="minorHAnsi" w:hAnsiTheme="minorHAnsi"/>
          <w:u w:val="single"/>
        </w:rPr>
      </w:pPr>
      <w:r w:rsidRPr="00BE0BE6">
        <w:rPr>
          <w:rFonts w:asciiTheme="minorHAnsi" w:hAnsiTheme="minorHAnsi"/>
          <w:u w:val="single"/>
        </w:rPr>
        <w:t xml:space="preserve">Clone </w:t>
      </w:r>
      <w:del w:id="242" w:author="Ella Goldberg(Contractor)" w:date="2013-11-05T15:05:00Z">
        <w:r w:rsidRPr="00BE0BE6" w:rsidDel="00994A3E">
          <w:rPr>
            <w:rFonts w:asciiTheme="minorHAnsi" w:hAnsiTheme="minorHAnsi"/>
            <w:u w:val="single"/>
          </w:rPr>
          <w:delText xml:space="preserve">Single </w:delText>
        </w:r>
      </w:del>
      <w:ins w:id="243" w:author="Ella Goldberg(Contractor)" w:date="2013-11-05T15:05:00Z">
        <w:r w:rsidR="00994A3E">
          <w:rPr>
            <w:rFonts w:asciiTheme="minorHAnsi" w:hAnsiTheme="minorHAnsi"/>
            <w:u w:val="single"/>
          </w:rPr>
          <w:t>Regular</w:t>
        </w:r>
        <w:r w:rsidR="00994A3E" w:rsidRPr="00BE0BE6">
          <w:rPr>
            <w:rFonts w:asciiTheme="minorHAnsi" w:hAnsiTheme="minorHAnsi"/>
            <w:u w:val="single"/>
          </w:rPr>
          <w:t xml:space="preserve"> </w:t>
        </w:r>
      </w:ins>
      <w:r w:rsidRPr="00BE0BE6">
        <w:rPr>
          <w:rFonts w:asciiTheme="minorHAnsi" w:hAnsiTheme="minorHAnsi"/>
          <w:u w:val="single"/>
        </w:rPr>
        <w:t>project - Properties tab</w:t>
      </w:r>
    </w:p>
    <w:p w:rsidR="00015D62" w:rsidRDefault="00015D62" w:rsidP="00994A3E">
      <w:pPr>
        <w:ind w:left="288" w:firstLine="432"/>
        <w:rPr>
          <w:ins w:id="244" w:author="Ella Goldberg(Contractor)" w:date="2013-11-05T15:06:00Z"/>
          <w:rFonts w:asciiTheme="minorHAnsi" w:hAnsiTheme="minorHAnsi"/>
          <w:u w:val="single"/>
        </w:rPr>
      </w:pPr>
    </w:p>
    <w:p w:rsidR="00015D62" w:rsidRPr="00A4337E" w:rsidRDefault="00015D62" w:rsidP="00015D62">
      <w:pPr>
        <w:ind w:left="288" w:firstLine="432"/>
        <w:rPr>
          <w:rFonts w:asciiTheme="minorHAnsi" w:hAnsiTheme="minorHAnsi"/>
        </w:rPr>
      </w:pPr>
      <w:ins w:id="245" w:author="Ella Goldberg(Contractor)" w:date="2013-11-05T15:06:00Z">
        <w:r w:rsidRPr="00A4337E">
          <w:rPr>
            <w:rFonts w:asciiTheme="minorHAnsi" w:hAnsiTheme="minorHAnsi"/>
          </w:rPr>
          <w:t xml:space="preserve">All </w:t>
        </w:r>
      </w:ins>
      <w:ins w:id="246" w:author="Ella Goldberg(Contractor)" w:date="2013-11-06T00:50:00Z">
        <w:r w:rsidR="00234918">
          <w:rPr>
            <w:rFonts w:asciiTheme="minorHAnsi" w:hAnsiTheme="minorHAnsi"/>
          </w:rPr>
          <w:t xml:space="preserve">displayed </w:t>
        </w:r>
      </w:ins>
      <w:ins w:id="247" w:author="Ella Goldberg(Contractor)" w:date="2013-11-05T15:06:00Z">
        <w:r w:rsidRPr="00A4337E">
          <w:rPr>
            <w:rFonts w:asciiTheme="minorHAnsi" w:hAnsiTheme="minorHAnsi"/>
          </w:rPr>
          <w:t>values are inherited from copied project.</w:t>
        </w:r>
      </w:ins>
    </w:p>
    <w:p w:rsidR="00932DEB" w:rsidRPr="00BE0BE6" w:rsidRDefault="00932DEB" w:rsidP="00D445C4">
      <w:pPr>
        <w:ind w:left="720"/>
        <w:rPr>
          <w:rFonts w:asciiTheme="minorHAnsi" w:hAnsiTheme="minorHAnsi"/>
        </w:rPr>
      </w:pPr>
      <w:r w:rsidRPr="00BE0BE6">
        <w:rPr>
          <w:rFonts w:asciiTheme="minorHAnsi" w:hAnsiTheme="minorHAnsi"/>
        </w:rPr>
        <w:t>Name – editable</w:t>
      </w:r>
      <w:proofErr w:type="gramStart"/>
      <w:r w:rsidRPr="00BE0BE6">
        <w:rPr>
          <w:rFonts w:asciiTheme="minorHAnsi" w:hAnsiTheme="minorHAnsi"/>
        </w:rPr>
        <w:t>,  mandatory</w:t>
      </w:r>
      <w:proofErr w:type="gramEnd"/>
      <w:r w:rsidR="00FA60E1">
        <w:rPr>
          <w:rFonts w:asciiTheme="minorHAnsi" w:hAnsiTheme="minorHAnsi"/>
        </w:rPr>
        <w:t>.</w:t>
      </w:r>
    </w:p>
    <w:p w:rsidR="00932DEB" w:rsidRPr="00BE0BE6" w:rsidRDefault="00932DEB" w:rsidP="00D445C4">
      <w:pPr>
        <w:ind w:left="720"/>
        <w:rPr>
          <w:rFonts w:asciiTheme="minorHAnsi" w:hAnsiTheme="minorHAnsi"/>
          <w:szCs w:val="18"/>
        </w:rPr>
      </w:pPr>
      <w:r w:rsidRPr="00BE0BE6">
        <w:rPr>
          <w:rFonts w:asciiTheme="minorHAnsi" w:hAnsiTheme="minorHAnsi"/>
          <w:szCs w:val="18"/>
        </w:rPr>
        <w:lastRenderedPageBreak/>
        <w:t>Code, Step – editable, mandatory to update if populated or set both null</w:t>
      </w:r>
      <w:r w:rsidR="00FA60E1">
        <w:rPr>
          <w:rFonts w:asciiTheme="minorHAnsi" w:hAnsiTheme="minorHAnsi"/>
          <w:szCs w:val="18"/>
        </w:rPr>
        <w:t>.</w:t>
      </w:r>
    </w:p>
    <w:p w:rsidR="00932DEB" w:rsidRPr="00BE0BE6" w:rsidRDefault="00932DEB" w:rsidP="00D445C4">
      <w:pPr>
        <w:ind w:left="720"/>
        <w:rPr>
          <w:rFonts w:asciiTheme="minorHAnsi" w:hAnsiTheme="minorHAnsi"/>
          <w:szCs w:val="18"/>
        </w:rPr>
      </w:pPr>
      <w:r w:rsidRPr="00BE0BE6">
        <w:rPr>
          <w:rFonts w:asciiTheme="minorHAnsi" w:hAnsiTheme="minorHAnsi"/>
          <w:szCs w:val="18"/>
        </w:rPr>
        <w:t>Description – editable, mandatory (not null)</w:t>
      </w:r>
      <w:r w:rsidR="00FA60E1">
        <w:rPr>
          <w:rFonts w:asciiTheme="minorHAnsi" w:hAnsiTheme="minorHAnsi"/>
          <w:szCs w:val="18"/>
        </w:rPr>
        <w:t>.</w:t>
      </w:r>
    </w:p>
    <w:p w:rsidR="00932DEB" w:rsidRPr="00BE0BE6" w:rsidRDefault="00932DEB" w:rsidP="00D445C4">
      <w:pPr>
        <w:ind w:left="720"/>
        <w:rPr>
          <w:rFonts w:asciiTheme="minorHAnsi" w:hAnsiTheme="minorHAnsi"/>
          <w:szCs w:val="18"/>
        </w:rPr>
      </w:pPr>
      <w:r w:rsidRPr="00BE0BE6">
        <w:rPr>
          <w:rFonts w:asciiTheme="minorHAnsi" w:hAnsiTheme="minorHAnsi"/>
          <w:szCs w:val="18"/>
        </w:rPr>
        <w:t xml:space="preserve">Target Folder – tree combo box, editable, mandatory. </w:t>
      </w:r>
    </w:p>
    <w:p w:rsidR="00932DEB" w:rsidRPr="00BE0BE6" w:rsidRDefault="00932DEB" w:rsidP="00D445C4">
      <w:pPr>
        <w:ind w:left="720"/>
        <w:rPr>
          <w:rFonts w:asciiTheme="minorHAnsi" w:hAnsiTheme="minorHAnsi"/>
          <w:szCs w:val="18"/>
        </w:rPr>
      </w:pPr>
      <w:r w:rsidRPr="00BE0BE6">
        <w:rPr>
          <w:rFonts w:asciiTheme="minorHAnsi" w:hAnsiTheme="minorHAnsi"/>
          <w:szCs w:val="18"/>
        </w:rPr>
        <w:t>Synchronization: editable, optional</w:t>
      </w:r>
      <w:r w:rsidR="00FA60E1">
        <w:rPr>
          <w:rFonts w:asciiTheme="minorHAnsi" w:hAnsiTheme="minorHAnsi"/>
          <w:szCs w:val="18"/>
        </w:rPr>
        <w:t>.</w:t>
      </w:r>
    </w:p>
    <w:p w:rsidR="00932DEB" w:rsidRPr="00BE0BE6" w:rsidRDefault="00932DEB" w:rsidP="00D445C4">
      <w:pPr>
        <w:ind w:left="720"/>
        <w:rPr>
          <w:rFonts w:asciiTheme="minorHAnsi" w:hAnsiTheme="minorHAnsi"/>
          <w:szCs w:val="18"/>
        </w:rPr>
      </w:pPr>
    </w:p>
    <w:p w:rsidR="00932DEB" w:rsidRPr="00BE0BE6" w:rsidRDefault="00932DEB" w:rsidP="003724A1">
      <w:pPr>
        <w:ind w:left="720"/>
        <w:rPr>
          <w:rFonts w:asciiTheme="minorHAnsi" w:hAnsiTheme="minorHAnsi"/>
          <w:szCs w:val="18"/>
        </w:rPr>
      </w:pPr>
      <w:r w:rsidRPr="00BE0BE6">
        <w:rPr>
          <w:rFonts w:asciiTheme="minorHAnsi" w:hAnsiTheme="minorHAnsi"/>
          <w:szCs w:val="18"/>
        </w:rPr>
        <w:t>Save option will be available once Project Code and Project Step fields are updated.</w:t>
      </w:r>
    </w:p>
    <w:p w:rsidR="00932DEB" w:rsidRPr="00373687" w:rsidRDefault="00E60D6B" w:rsidP="003724A1">
      <w:pPr>
        <w:ind w:left="720"/>
        <w:rPr>
          <w:szCs w:val="18"/>
        </w:rPr>
      </w:pPr>
      <w:ins w:id="248" w:author="Ella Goldberg(Contractor)" w:date="2013-11-05T10:01:00Z">
        <w:r>
          <w:rPr>
            <w:noProof/>
            <w:lang w:bidi="ar-SA"/>
          </w:rPr>
          <w:drawing>
            <wp:inline distT="0" distB="0" distL="0" distR="0" wp14:anchorId="531859A1" wp14:editId="68335B77">
              <wp:extent cx="5943600" cy="4276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76090"/>
                      </a:xfrm>
                      <a:prstGeom prst="rect">
                        <a:avLst/>
                      </a:prstGeom>
                    </pic:spPr>
                  </pic:pic>
                </a:graphicData>
              </a:graphic>
            </wp:inline>
          </w:drawing>
        </w:r>
      </w:ins>
    </w:p>
    <w:p w:rsidR="00932DEB" w:rsidRPr="00373687" w:rsidRDefault="00932DEB" w:rsidP="00932DEB">
      <w:pPr>
        <w:ind w:left="432"/>
        <w:rPr>
          <w:szCs w:val="18"/>
        </w:rPr>
      </w:pPr>
    </w:p>
    <w:p w:rsidR="00932DEB" w:rsidRPr="00BE0BE6" w:rsidRDefault="00932DEB" w:rsidP="00932DEB">
      <w:pPr>
        <w:ind w:left="432"/>
        <w:rPr>
          <w:rFonts w:asciiTheme="minorHAnsi" w:hAnsiTheme="minorHAnsi"/>
          <w:szCs w:val="18"/>
        </w:rPr>
      </w:pPr>
    </w:p>
    <w:p w:rsidR="00932DEB" w:rsidRPr="00BE0BE6" w:rsidRDefault="00932DEB" w:rsidP="00D445C4">
      <w:pPr>
        <w:ind w:left="720"/>
        <w:rPr>
          <w:rFonts w:asciiTheme="minorHAnsi" w:hAnsiTheme="minorHAnsi"/>
          <w:szCs w:val="18"/>
        </w:rPr>
      </w:pPr>
      <w:r w:rsidRPr="00BE0BE6">
        <w:rPr>
          <w:rFonts w:asciiTheme="minorHAnsi" w:hAnsiTheme="minorHAnsi"/>
          <w:szCs w:val="18"/>
        </w:rPr>
        <w:t>User will receive an information message upon success:</w:t>
      </w:r>
    </w:p>
    <w:p w:rsidR="00932DEB" w:rsidRPr="00BE0BE6" w:rsidRDefault="00932DEB" w:rsidP="00D445C4">
      <w:pPr>
        <w:ind w:left="720"/>
        <w:rPr>
          <w:rFonts w:asciiTheme="minorHAnsi" w:hAnsiTheme="minorHAnsi"/>
          <w:szCs w:val="18"/>
        </w:rPr>
      </w:pPr>
      <w:proofErr w:type="spellStart"/>
      <w:r w:rsidRPr="00BE0BE6">
        <w:rPr>
          <w:rFonts w:asciiTheme="minorHAnsi" w:hAnsiTheme="minorHAnsi"/>
          <w:szCs w:val="18"/>
        </w:rPr>
        <w:t>MessageId</w:t>
      </w:r>
      <w:proofErr w:type="spellEnd"/>
      <w:r w:rsidRPr="00BE0BE6">
        <w:rPr>
          <w:rFonts w:asciiTheme="minorHAnsi" w:hAnsiTheme="minorHAnsi"/>
          <w:szCs w:val="18"/>
        </w:rPr>
        <w:t xml:space="preserve"> 115:</w:t>
      </w:r>
      <w:r w:rsidRPr="00BE0BE6">
        <w:rPr>
          <w:rFonts w:asciiTheme="minorHAnsi" w:hAnsiTheme="minorHAnsi"/>
        </w:rPr>
        <w:t xml:space="preserve"> “</w:t>
      </w:r>
      <w:r w:rsidRPr="00BE0BE6">
        <w:rPr>
          <w:rFonts w:asciiTheme="minorHAnsi" w:hAnsiTheme="minorHAnsi"/>
          <w:szCs w:val="18"/>
        </w:rPr>
        <w:t>Project '%name' has been created successfully” (OK).</w:t>
      </w:r>
    </w:p>
    <w:p w:rsidR="00932DEB" w:rsidRPr="00BE0BE6" w:rsidRDefault="00932DEB" w:rsidP="00D445C4">
      <w:pPr>
        <w:ind w:left="720"/>
        <w:rPr>
          <w:rFonts w:asciiTheme="minorHAnsi" w:hAnsiTheme="minorHAnsi"/>
          <w:szCs w:val="18"/>
        </w:rPr>
      </w:pPr>
      <w:r w:rsidRPr="00BE0BE6">
        <w:rPr>
          <w:rFonts w:asciiTheme="minorHAnsi" w:hAnsiTheme="minorHAnsi"/>
          <w:szCs w:val="18"/>
        </w:rPr>
        <w:t>New project node first tab will be displayed to the user when pressing OK.</w:t>
      </w:r>
    </w:p>
    <w:p w:rsidR="00932DEB" w:rsidRPr="00BE0BE6" w:rsidRDefault="00932DEB" w:rsidP="00D445C4">
      <w:pPr>
        <w:ind w:left="720"/>
        <w:rPr>
          <w:rFonts w:asciiTheme="minorHAnsi" w:hAnsiTheme="minorHAnsi"/>
          <w:szCs w:val="18"/>
        </w:rPr>
      </w:pPr>
      <w:r w:rsidRPr="00BE0BE6">
        <w:rPr>
          <w:rFonts w:asciiTheme="minorHAnsi" w:hAnsiTheme="minorHAnsi"/>
          <w:szCs w:val="18"/>
        </w:rPr>
        <w:t>DB:</w:t>
      </w:r>
    </w:p>
    <w:p w:rsidR="00932DEB" w:rsidRPr="00BE0BE6" w:rsidRDefault="00932DEB" w:rsidP="00D445C4">
      <w:pPr>
        <w:ind w:left="720"/>
        <w:rPr>
          <w:rFonts w:asciiTheme="minorHAnsi" w:hAnsiTheme="minorHAnsi"/>
          <w:szCs w:val="18"/>
        </w:rPr>
      </w:pPr>
      <w:r w:rsidRPr="00BE0BE6">
        <w:rPr>
          <w:rFonts w:asciiTheme="minorHAnsi" w:hAnsiTheme="minorHAnsi"/>
          <w:szCs w:val="18"/>
        </w:rPr>
        <w:t xml:space="preserve">Refer </w:t>
      </w:r>
      <w:hyperlink w:anchor="_Add_New_Project" w:history="1">
        <w:r w:rsidRPr="00BE0BE6">
          <w:rPr>
            <w:rStyle w:val="Hyperlink"/>
            <w:rFonts w:asciiTheme="minorHAnsi" w:hAnsiTheme="minorHAnsi"/>
            <w:szCs w:val="18"/>
          </w:rPr>
          <w:t>Add New Project section</w:t>
        </w:r>
      </w:hyperlink>
      <w:r w:rsidRPr="00BE0BE6">
        <w:rPr>
          <w:rFonts w:asciiTheme="minorHAnsi" w:hAnsiTheme="minorHAnsi"/>
          <w:szCs w:val="18"/>
        </w:rPr>
        <w:t xml:space="preserve"> for tables’ population</w:t>
      </w:r>
      <w:r w:rsidR="00FA60E1">
        <w:rPr>
          <w:rFonts w:asciiTheme="minorHAnsi" w:hAnsiTheme="minorHAnsi"/>
          <w:szCs w:val="18"/>
        </w:rPr>
        <w:t>.</w:t>
      </w:r>
    </w:p>
    <w:p w:rsidR="00932DEB" w:rsidRPr="00BE0BE6" w:rsidRDefault="00932DEB" w:rsidP="00D445C4">
      <w:pPr>
        <w:ind w:left="1152"/>
        <w:rPr>
          <w:rFonts w:asciiTheme="minorHAnsi" w:hAnsiTheme="minorHAnsi"/>
          <w:szCs w:val="18"/>
        </w:rPr>
      </w:pPr>
    </w:p>
    <w:p w:rsidR="00932DEB" w:rsidRPr="00BE0BE6" w:rsidRDefault="00932DEB" w:rsidP="00D445C4">
      <w:pPr>
        <w:ind w:left="720"/>
        <w:rPr>
          <w:rFonts w:asciiTheme="minorHAnsi" w:hAnsiTheme="minorHAnsi"/>
          <w:szCs w:val="18"/>
        </w:rPr>
      </w:pPr>
      <w:r w:rsidRPr="00BE0BE6">
        <w:rPr>
          <w:rFonts w:asciiTheme="minorHAnsi" w:hAnsiTheme="minorHAnsi"/>
          <w:szCs w:val="18"/>
        </w:rPr>
        <w:t xml:space="preserve">Refer </w:t>
      </w:r>
      <w:hyperlink w:anchor="_Add_New_Project" w:history="1">
        <w:r w:rsidRPr="00BE0BE6">
          <w:rPr>
            <w:rStyle w:val="Hyperlink"/>
            <w:rFonts w:asciiTheme="minorHAnsi" w:hAnsiTheme="minorHAnsi"/>
            <w:szCs w:val="18"/>
          </w:rPr>
          <w:t>Add New Project section</w:t>
        </w:r>
      </w:hyperlink>
      <w:r w:rsidRPr="00BE0BE6">
        <w:rPr>
          <w:rFonts w:asciiTheme="minorHAnsi" w:hAnsiTheme="minorHAnsi"/>
          <w:szCs w:val="18"/>
        </w:rPr>
        <w:t xml:space="preserve"> for validations and error handling.</w:t>
      </w:r>
    </w:p>
    <w:p w:rsidR="00932DEB" w:rsidRPr="008F7F9C" w:rsidRDefault="00932DEB" w:rsidP="00D92288">
      <w:pPr>
        <w:pStyle w:val="Heading4"/>
      </w:pPr>
      <w:bookmarkStart w:id="249" w:name="_Toc367117994"/>
      <w:bookmarkStart w:id="250" w:name="_Toc370395978"/>
      <w:r w:rsidRPr="00D92288">
        <w:t>Rename</w:t>
      </w:r>
      <w:bookmarkEnd w:id="249"/>
      <w:bookmarkEnd w:id="250"/>
    </w:p>
    <w:p w:rsidR="00932DEB" w:rsidRPr="00373687" w:rsidRDefault="00932DEB" w:rsidP="00932DEB">
      <w:pPr>
        <w:rPr>
          <w:szCs w:val="18"/>
        </w:rPr>
      </w:pPr>
    </w:p>
    <w:p w:rsidR="00932DEB" w:rsidRPr="00373687" w:rsidRDefault="00932DEB" w:rsidP="00B66EAA">
      <w:pPr>
        <w:ind w:left="810"/>
        <w:rPr>
          <w:szCs w:val="18"/>
        </w:rPr>
      </w:pPr>
      <w:r>
        <w:rPr>
          <w:szCs w:val="18"/>
        </w:rPr>
        <w:t>U</w:t>
      </w:r>
      <w:r w:rsidRPr="00373687">
        <w:rPr>
          <w:szCs w:val="18"/>
        </w:rPr>
        <w:t>ser will be able to rename folder by updating ‘Name’ field on folder Properties tab</w:t>
      </w:r>
    </w:p>
    <w:p w:rsidR="00932DEB" w:rsidRDefault="00932DEB" w:rsidP="00B66EAA">
      <w:pPr>
        <w:ind w:left="810"/>
        <w:rPr>
          <w:szCs w:val="18"/>
        </w:rPr>
      </w:pPr>
    </w:p>
    <w:p w:rsidR="00932DEB" w:rsidRPr="00373687" w:rsidRDefault="00932DEB" w:rsidP="007419A3">
      <w:pPr>
        <w:ind w:left="810"/>
        <w:rPr>
          <w:szCs w:val="18"/>
        </w:rPr>
      </w:pPr>
      <w:r w:rsidRPr="00373687">
        <w:rPr>
          <w:szCs w:val="18"/>
        </w:rPr>
        <w:t xml:space="preserve">DB: </w:t>
      </w:r>
      <w:r>
        <w:rPr>
          <w:szCs w:val="18"/>
        </w:rPr>
        <w:t xml:space="preserve">update </w:t>
      </w:r>
      <w:proofErr w:type="spellStart"/>
      <w:r w:rsidR="00B34A2C">
        <w:rPr>
          <w:szCs w:val="18"/>
        </w:rPr>
        <w:t>ATS_</w:t>
      </w:r>
      <w:r w:rsidR="00087904">
        <w:rPr>
          <w:szCs w:val="18"/>
        </w:rPr>
        <w:t>Hierarchy.</w:t>
      </w:r>
      <w:del w:id="251" w:author="Ella Goldberg(Contractor)" w:date="2013-11-06T00:38:00Z">
        <w:r w:rsidRPr="00373687" w:rsidDel="007419A3">
          <w:rPr>
            <w:szCs w:val="18"/>
          </w:rPr>
          <w:delText>Node</w:delText>
        </w:r>
      </w:del>
      <w:r w:rsidRPr="00373687">
        <w:rPr>
          <w:szCs w:val="18"/>
        </w:rPr>
        <w:t>Name</w:t>
      </w:r>
      <w:proofErr w:type="spellEnd"/>
    </w:p>
    <w:p w:rsidR="00932DEB" w:rsidRPr="00373687" w:rsidRDefault="00932DEB" w:rsidP="00B66EAA">
      <w:pPr>
        <w:ind w:left="810"/>
        <w:rPr>
          <w:szCs w:val="18"/>
        </w:rPr>
      </w:pPr>
    </w:p>
    <w:p w:rsidR="00932DEB" w:rsidRPr="00BE0BE6" w:rsidRDefault="00932DEB" w:rsidP="00B66EAA">
      <w:pPr>
        <w:ind w:left="810"/>
        <w:rPr>
          <w:rFonts w:asciiTheme="minorHAnsi" w:hAnsiTheme="minorHAnsi"/>
          <w:u w:val="single"/>
        </w:rPr>
      </w:pPr>
      <w:r w:rsidRPr="00BE0BE6">
        <w:rPr>
          <w:rFonts w:asciiTheme="minorHAnsi" w:hAnsiTheme="minorHAnsi"/>
          <w:u w:val="single"/>
        </w:rPr>
        <w:t>Validations:</w:t>
      </w:r>
    </w:p>
    <w:p w:rsidR="00932DEB" w:rsidRPr="00BE0BE6" w:rsidRDefault="00932DEB" w:rsidP="00B66EAA">
      <w:pPr>
        <w:ind w:left="810"/>
        <w:rPr>
          <w:rFonts w:asciiTheme="minorHAnsi" w:hAnsiTheme="minorHAnsi"/>
        </w:rPr>
      </w:pPr>
      <w:r w:rsidRPr="00BE0BE6">
        <w:rPr>
          <w:rFonts w:asciiTheme="minorHAnsi" w:hAnsiTheme="minorHAnsi"/>
        </w:rPr>
        <w:t>Verify unique folder names for the same parent folder.</w:t>
      </w:r>
    </w:p>
    <w:p w:rsidR="00932DEB" w:rsidRPr="00BE0BE6" w:rsidRDefault="00932DEB" w:rsidP="00B66EAA">
      <w:pPr>
        <w:pStyle w:val="ListParagraph"/>
        <w:ind w:left="1098"/>
        <w:rPr>
          <w:rFonts w:asciiTheme="minorHAnsi" w:hAnsiTheme="minorHAnsi"/>
          <w:sz w:val="24"/>
          <w:szCs w:val="24"/>
        </w:rPr>
      </w:pPr>
      <w:r w:rsidRPr="00BE0BE6">
        <w:rPr>
          <w:rFonts w:asciiTheme="minorHAnsi" w:hAnsiTheme="minorHAnsi"/>
          <w:sz w:val="24"/>
          <w:szCs w:val="24"/>
        </w:rPr>
        <w:t xml:space="preserve">If folder name is not unique issue </w:t>
      </w:r>
      <w:proofErr w:type="spellStart"/>
      <w:r w:rsidRPr="00BE0BE6">
        <w:rPr>
          <w:rFonts w:asciiTheme="minorHAnsi" w:hAnsiTheme="minorHAnsi"/>
          <w:sz w:val="24"/>
          <w:szCs w:val="24"/>
        </w:rPr>
        <w:t>MessageId</w:t>
      </w:r>
      <w:proofErr w:type="spellEnd"/>
      <w:r w:rsidRPr="00BE0BE6">
        <w:rPr>
          <w:rFonts w:asciiTheme="minorHAnsi" w:hAnsiTheme="minorHAnsi"/>
          <w:sz w:val="24"/>
          <w:szCs w:val="24"/>
        </w:rPr>
        <w:t xml:space="preserve"> 100:</w:t>
      </w:r>
    </w:p>
    <w:p w:rsidR="00932DEB" w:rsidRPr="00BE0BE6" w:rsidRDefault="00932DEB" w:rsidP="00B66EAA">
      <w:pPr>
        <w:pStyle w:val="ListParagraph"/>
        <w:ind w:left="1098"/>
        <w:rPr>
          <w:rFonts w:asciiTheme="minorHAnsi" w:hAnsiTheme="minorHAnsi"/>
          <w:sz w:val="24"/>
          <w:szCs w:val="24"/>
        </w:rPr>
      </w:pPr>
      <w:r w:rsidRPr="00BE0BE6">
        <w:rPr>
          <w:rFonts w:asciiTheme="minorHAnsi" w:hAnsiTheme="minorHAnsi"/>
          <w:sz w:val="24"/>
          <w:szCs w:val="24"/>
        </w:rPr>
        <w:t>“The name is already in use. Please specify another name.” (OK)</w:t>
      </w:r>
      <w:r w:rsidR="00FA60E1">
        <w:rPr>
          <w:rFonts w:asciiTheme="minorHAnsi" w:hAnsiTheme="minorHAnsi"/>
          <w:sz w:val="24"/>
          <w:szCs w:val="24"/>
        </w:rPr>
        <w:t>.</w:t>
      </w:r>
    </w:p>
    <w:p w:rsidR="00932DEB" w:rsidRPr="00373687" w:rsidRDefault="00932DEB" w:rsidP="00B66EAA">
      <w:pPr>
        <w:ind w:left="522"/>
        <w:rPr>
          <w:szCs w:val="18"/>
        </w:rPr>
      </w:pPr>
    </w:p>
    <w:p w:rsidR="00932DEB" w:rsidRPr="008F7F9C" w:rsidRDefault="00932DEB" w:rsidP="00D92288">
      <w:pPr>
        <w:pStyle w:val="Heading4"/>
      </w:pPr>
      <w:bookmarkStart w:id="252" w:name="_Toc370395979"/>
      <w:r w:rsidRPr="00D92288">
        <w:t>Delete</w:t>
      </w:r>
      <w:r w:rsidRPr="008F7F9C">
        <w:t xml:space="preserve"> Folder</w:t>
      </w:r>
      <w:bookmarkEnd w:id="252"/>
    </w:p>
    <w:p w:rsidR="00932DEB" w:rsidRDefault="00932DEB" w:rsidP="00932DEB">
      <w:pPr>
        <w:ind w:left="432"/>
      </w:pPr>
    </w:p>
    <w:p w:rsidR="00932DEB" w:rsidRPr="00BE0BE6" w:rsidRDefault="00932DEB" w:rsidP="00D445C4">
      <w:pPr>
        <w:pStyle w:val="ListParagraph"/>
        <w:ind w:left="810"/>
        <w:rPr>
          <w:rFonts w:asciiTheme="minorHAnsi" w:hAnsiTheme="minorHAnsi"/>
          <w:sz w:val="24"/>
          <w:szCs w:val="24"/>
        </w:rPr>
      </w:pPr>
      <w:r w:rsidRPr="00BE0BE6">
        <w:rPr>
          <w:rFonts w:asciiTheme="minorHAnsi" w:hAnsiTheme="minorHAnsi"/>
          <w:sz w:val="24"/>
          <w:szCs w:val="24"/>
        </w:rPr>
        <w:t>Delete option will be available for empty folder with no content ever associated.</w:t>
      </w:r>
    </w:p>
    <w:p w:rsidR="00932DEB" w:rsidRPr="00BE0BE6" w:rsidRDefault="00932DEB" w:rsidP="00D445C4">
      <w:pPr>
        <w:pStyle w:val="ListParagraph"/>
        <w:ind w:left="810"/>
        <w:rPr>
          <w:rFonts w:asciiTheme="minorHAnsi" w:hAnsiTheme="minorHAnsi"/>
          <w:sz w:val="24"/>
          <w:szCs w:val="24"/>
        </w:rPr>
      </w:pPr>
    </w:p>
    <w:p w:rsidR="00932DEB" w:rsidRPr="00BE0BE6" w:rsidRDefault="00932DEB" w:rsidP="00D445C4">
      <w:pPr>
        <w:pStyle w:val="ListParagraph"/>
        <w:ind w:left="810"/>
        <w:rPr>
          <w:rFonts w:asciiTheme="minorHAnsi" w:hAnsiTheme="minorHAnsi"/>
          <w:sz w:val="24"/>
          <w:szCs w:val="24"/>
        </w:rPr>
      </w:pPr>
      <w:r w:rsidRPr="00BE0BE6">
        <w:rPr>
          <w:rFonts w:asciiTheme="minorHAnsi" w:hAnsiTheme="minorHAnsi"/>
          <w:sz w:val="24"/>
          <w:szCs w:val="24"/>
        </w:rPr>
        <w:t>DB validation for displaying Delete option:</w:t>
      </w:r>
    </w:p>
    <w:p w:rsidR="00932DEB" w:rsidRPr="00BE0BE6" w:rsidRDefault="00B34A2C" w:rsidP="00D445C4">
      <w:pPr>
        <w:pStyle w:val="ListParagraph"/>
        <w:ind w:left="810"/>
        <w:rPr>
          <w:rFonts w:asciiTheme="minorHAnsi" w:hAnsiTheme="minorHAnsi"/>
          <w:sz w:val="24"/>
          <w:szCs w:val="24"/>
        </w:rPr>
      </w:pPr>
      <w:proofErr w:type="spellStart"/>
      <w:r>
        <w:rPr>
          <w:rFonts w:asciiTheme="minorHAnsi" w:hAnsiTheme="minorHAnsi"/>
          <w:sz w:val="24"/>
          <w:szCs w:val="24"/>
        </w:rPr>
        <w:t>ATS_</w:t>
      </w:r>
      <w:r w:rsidR="00087904">
        <w:rPr>
          <w:rFonts w:asciiTheme="minorHAnsi" w:hAnsiTheme="minorHAnsi"/>
          <w:sz w:val="24"/>
          <w:szCs w:val="24"/>
        </w:rPr>
        <w:t>Hierarchy.</w:t>
      </w:r>
      <w:r w:rsidR="00932DEB" w:rsidRPr="00BE0BE6">
        <w:rPr>
          <w:rFonts w:asciiTheme="minorHAnsi" w:hAnsiTheme="minorHAnsi"/>
          <w:sz w:val="24"/>
          <w:szCs w:val="24"/>
        </w:rPr>
        <w:t>NodeType</w:t>
      </w:r>
      <w:proofErr w:type="spellEnd"/>
      <w:r w:rsidR="00932DEB" w:rsidRPr="00BE0BE6">
        <w:rPr>
          <w:rFonts w:asciiTheme="minorHAnsi" w:hAnsiTheme="minorHAnsi"/>
          <w:sz w:val="24"/>
          <w:szCs w:val="24"/>
        </w:rPr>
        <w:t>=’F’</w:t>
      </w:r>
    </w:p>
    <w:p w:rsidR="00932DEB" w:rsidRPr="00BE0BE6" w:rsidRDefault="00932DEB" w:rsidP="00D445C4">
      <w:pPr>
        <w:pStyle w:val="ListParagraph"/>
        <w:ind w:left="810"/>
        <w:rPr>
          <w:rFonts w:asciiTheme="minorHAnsi" w:hAnsiTheme="minorHAnsi"/>
          <w:sz w:val="24"/>
          <w:szCs w:val="24"/>
        </w:rPr>
      </w:pPr>
      <w:r w:rsidRPr="00BE0BE6">
        <w:rPr>
          <w:rFonts w:asciiTheme="minorHAnsi" w:hAnsiTheme="minorHAnsi"/>
          <w:sz w:val="24"/>
          <w:szCs w:val="24"/>
        </w:rPr>
        <w:t>AND</w:t>
      </w:r>
    </w:p>
    <w:p w:rsidR="00932DEB" w:rsidRPr="00BE0BE6" w:rsidRDefault="00932DEB" w:rsidP="00D445C4">
      <w:pPr>
        <w:ind w:left="810"/>
        <w:rPr>
          <w:rFonts w:asciiTheme="minorHAnsi" w:hAnsiTheme="minorHAnsi"/>
        </w:rPr>
      </w:pPr>
      <w:r w:rsidRPr="00BE0BE6">
        <w:rPr>
          <w:rFonts w:asciiTheme="minorHAnsi" w:hAnsiTheme="minorHAnsi"/>
        </w:rPr>
        <w:t xml:space="preserve">NOT EXISTS (select 1 </w:t>
      </w:r>
      <w:del w:id="253" w:author="Ella Goldberg(Contractor)" w:date="2013-11-05T15:10:00Z">
        <w:r w:rsidRPr="00BE0BE6" w:rsidDel="00094EE5">
          <w:rPr>
            <w:rFonts w:asciiTheme="minorHAnsi" w:hAnsiTheme="minorHAnsi"/>
          </w:rPr>
          <w:delText xml:space="preserve">from Hierarchy </w:delText>
        </w:r>
      </w:del>
      <w:ins w:id="254" w:author="Ella Goldberg(Contractor)" w:date="2013-11-05T15:10:00Z">
        <w:r w:rsidR="00094EE5">
          <w:rPr>
            <w:rFonts w:asciiTheme="minorHAnsi" w:hAnsiTheme="minorHAnsi"/>
          </w:rPr>
          <w:t xml:space="preserve">from </w:t>
        </w:r>
        <w:proofErr w:type="spellStart"/>
        <w:r w:rsidR="00094EE5">
          <w:rPr>
            <w:rFonts w:asciiTheme="minorHAnsi" w:hAnsiTheme="minorHAnsi"/>
          </w:rPr>
          <w:t>ATS_Hierarchy</w:t>
        </w:r>
        <w:proofErr w:type="spellEnd"/>
        <w:r w:rsidR="00094EE5">
          <w:rPr>
            <w:rFonts w:asciiTheme="minorHAnsi" w:hAnsiTheme="minorHAnsi"/>
          </w:rPr>
          <w:t xml:space="preserve"> </w:t>
        </w:r>
      </w:ins>
      <w:r w:rsidRPr="00BE0BE6">
        <w:rPr>
          <w:rFonts w:asciiTheme="minorHAnsi" w:hAnsiTheme="minorHAnsi"/>
        </w:rPr>
        <w:t xml:space="preserve">where </w:t>
      </w:r>
      <w:proofErr w:type="spellStart"/>
      <w:r w:rsidRPr="00BE0BE6">
        <w:rPr>
          <w:rFonts w:asciiTheme="minorHAnsi" w:hAnsiTheme="minorHAnsi"/>
        </w:rPr>
        <w:t>ParentId</w:t>
      </w:r>
      <w:proofErr w:type="spellEnd"/>
      <w:r w:rsidRPr="00BE0BE6">
        <w:rPr>
          <w:rFonts w:asciiTheme="minorHAnsi" w:hAnsiTheme="minorHAnsi"/>
        </w:rPr>
        <w:t>=&amp;selected node id)</w:t>
      </w:r>
    </w:p>
    <w:p w:rsidR="00932DEB" w:rsidRPr="00BE0BE6" w:rsidRDefault="00932DEB" w:rsidP="00D445C4">
      <w:pPr>
        <w:ind w:left="810"/>
        <w:rPr>
          <w:rFonts w:asciiTheme="minorHAnsi" w:hAnsiTheme="minorHAnsi"/>
        </w:rPr>
      </w:pPr>
    </w:p>
    <w:p w:rsidR="00932DEB" w:rsidRPr="00BE0BE6" w:rsidRDefault="00932DEB" w:rsidP="00D445C4">
      <w:pPr>
        <w:ind w:left="810"/>
        <w:rPr>
          <w:rFonts w:asciiTheme="minorHAnsi" w:hAnsiTheme="minorHAnsi"/>
        </w:rPr>
      </w:pPr>
      <w:r w:rsidRPr="00BE0BE6">
        <w:rPr>
          <w:rFonts w:asciiTheme="minorHAnsi" w:hAnsiTheme="minorHAnsi"/>
        </w:rPr>
        <w:t>User will receive a warning when trying to delete folder:</w:t>
      </w:r>
    </w:p>
    <w:p w:rsidR="00932DEB" w:rsidRPr="00BE0BE6" w:rsidRDefault="00932DEB" w:rsidP="00D445C4">
      <w:pPr>
        <w:ind w:left="522" w:firstLine="288"/>
        <w:rPr>
          <w:rFonts w:asciiTheme="minorHAnsi" w:hAnsiTheme="minorHAnsi"/>
        </w:rPr>
      </w:pPr>
      <w:r w:rsidRPr="00BE0BE6">
        <w:rPr>
          <w:rFonts w:asciiTheme="minorHAnsi" w:hAnsiTheme="minorHAnsi"/>
        </w:rPr>
        <w:t>Message 101 “Are you sure you want to remove the folder?” (Yes, Cancel)</w:t>
      </w:r>
    </w:p>
    <w:p w:rsidR="00932DEB" w:rsidRPr="00BE0BE6" w:rsidRDefault="00932DEB" w:rsidP="00D445C4">
      <w:pPr>
        <w:ind w:left="90"/>
        <w:rPr>
          <w:rFonts w:asciiTheme="minorHAnsi" w:hAnsiTheme="minorHAnsi"/>
        </w:rPr>
      </w:pPr>
    </w:p>
    <w:p w:rsidR="00932DEB" w:rsidRPr="00BE0BE6" w:rsidRDefault="00932DEB" w:rsidP="003724A1">
      <w:pPr>
        <w:ind w:left="810" w:hanging="288"/>
        <w:rPr>
          <w:rFonts w:asciiTheme="minorHAnsi" w:hAnsiTheme="minorHAnsi"/>
        </w:rPr>
      </w:pPr>
      <w:r w:rsidRPr="00BE0BE6">
        <w:rPr>
          <w:rFonts w:asciiTheme="minorHAnsi" w:hAnsiTheme="minorHAnsi"/>
        </w:rPr>
        <w:tab/>
      </w:r>
      <w:r w:rsidRPr="00BE0BE6">
        <w:rPr>
          <w:rFonts w:asciiTheme="minorHAnsi" w:hAnsiTheme="minorHAnsi"/>
          <w:b/>
        </w:rPr>
        <w:t>DB</w:t>
      </w:r>
      <w:r w:rsidRPr="00BE0BE6">
        <w:rPr>
          <w:rFonts w:asciiTheme="minorHAnsi" w:hAnsiTheme="minorHAnsi"/>
        </w:rPr>
        <w:t>:</w:t>
      </w:r>
    </w:p>
    <w:p w:rsidR="00932DEB" w:rsidRPr="00BE0BE6" w:rsidRDefault="00932DEB" w:rsidP="00143EE2">
      <w:pPr>
        <w:ind w:left="720" w:firstLine="432"/>
        <w:rPr>
          <w:rFonts w:asciiTheme="minorHAnsi" w:hAnsiTheme="minorHAnsi"/>
        </w:rPr>
      </w:pPr>
      <w:r w:rsidRPr="00BE0BE6">
        <w:rPr>
          <w:rFonts w:asciiTheme="minorHAnsi" w:hAnsiTheme="minorHAnsi"/>
        </w:rPr>
        <w:t xml:space="preserve">Delete </w:t>
      </w:r>
      <w:del w:id="255" w:author="Ella Goldberg(Contractor)" w:date="2013-11-05T15:10:00Z">
        <w:r w:rsidRPr="00BE0BE6" w:rsidDel="00094EE5">
          <w:rPr>
            <w:rFonts w:asciiTheme="minorHAnsi" w:hAnsiTheme="minorHAnsi"/>
          </w:rPr>
          <w:delText xml:space="preserve">from Hierarchy </w:delText>
        </w:r>
      </w:del>
      <w:proofErr w:type="spellStart"/>
      <w:ins w:id="256" w:author="Ella Goldberg(Contractor)" w:date="2013-11-05T15:10:00Z">
        <w:r w:rsidR="00094EE5">
          <w:rPr>
            <w:rFonts w:asciiTheme="minorHAnsi" w:hAnsiTheme="minorHAnsi"/>
          </w:rPr>
          <w:t>ATS_Hierarchy</w:t>
        </w:r>
        <w:proofErr w:type="spellEnd"/>
        <w:r w:rsidR="00094EE5">
          <w:rPr>
            <w:rFonts w:asciiTheme="minorHAnsi" w:hAnsiTheme="minorHAnsi"/>
          </w:rPr>
          <w:t xml:space="preserve"> </w:t>
        </w:r>
      </w:ins>
      <w:r w:rsidRPr="00BE0BE6">
        <w:rPr>
          <w:rFonts w:asciiTheme="minorHAnsi" w:hAnsiTheme="minorHAnsi"/>
        </w:rPr>
        <w:t>where Id=’%selected node Id’</w:t>
      </w:r>
    </w:p>
    <w:p w:rsidR="00932DEB" w:rsidRPr="00BE0BE6" w:rsidRDefault="00932DEB" w:rsidP="00D445C4">
      <w:pPr>
        <w:ind w:left="90"/>
        <w:rPr>
          <w:rFonts w:asciiTheme="minorHAnsi" w:hAnsiTheme="minorHAnsi"/>
        </w:rPr>
      </w:pPr>
      <w:bookmarkStart w:id="257" w:name="_Toc367117995"/>
    </w:p>
    <w:p w:rsidR="00932DEB" w:rsidRPr="00BE0BE6" w:rsidRDefault="00932DEB" w:rsidP="00932DEB">
      <w:pPr>
        <w:rPr>
          <w:rFonts w:asciiTheme="minorHAnsi" w:hAnsiTheme="minorHAnsi"/>
        </w:rPr>
      </w:pPr>
    </w:p>
    <w:p w:rsidR="00932DEB" w:rsidRPr="008F7F9C" w:rsidRDefault="00932DEB" w:rsidP="00932DEB"/>
    <w:p w:rsidR="00932DEB" w:rsidRPr="008F7F9C" w:rsidRDefault="00932DEB" w:rsidP="00D92288">
      <w:pPr>
        <w:pStyle w:val="Heading4"/>
      </w:pPr>
      <w:bookmarkStart w:id="258" w:name="_Toc370395980"/>
      <w:r w:rsidRPr="008F7F9C">
        <w:t>Disable/</w:t>
      </w:r>
      <w:r w:rsidRPr="00D92288">
        <w:t>Resume</w:t>
      </w:r>
      <w:r w:rsidRPr="008F7F9C">
        <w:t xml:space="preserve"> Project</w:t>
      </w:r>
      <w:bookmarkEnd w:id="257"/>
      <w:bookmarkEnd w:id="258"/>
    </w:p>
    <w:p w:rsidR="00932DEB" w:rsidRPr="00F2442F" w:rsidRDefault="00932DEB" w:rsidP="00932DEB"/>
    <w:p w:rsidR="00932DEB" w:rsidRPr="00BE0BE6" w:rsidRDefault="00932DEB" w:rsidP="000C2EE1">
      <w:pPr>
        <w:pStyle w:val="ListParagraph"/>
        <w:numPr>
          <w:ilvl w:val="0"/>
          <w:numId w:val="23"/>
        </w:numPr>
        <w:spacing w:line="288" w:lineRule="auto"/>
        <w:ind w:left="1080"/>
        <w:rPr>
          <w:rFonts w:asciiTheme="minorHAnsi" w:hAnsiTheme="minorHAnsi"/>
          <w:sz w:val="24"/>
          <w:szCs w:val="24"/>
        </w:rPr>
      </w:pPr>
      <w:r w:rsidRPr="00BE0BE6">
        <w:rPr>
          <w:rFonts w:asciiTheme="minorHAnsi" w:hAnsiTheme="minorHAnsi"/>
          <w:sz w:val="24"/>
          <w:szCs w:val="24"/>
        </w:rPr>
        <w:t xml:space="preserve">User will be able to disable project by selecting ‘Disable’ option from project node right click menu. Disabled project cannot be updated, modified or activated by default user. </w:t>
      </w:r>
    </w:p>
    <w:p w:rsidR="00932DEB" w:rsidRPr="00BE0BE6" w:rsidRDefault="00932DEB" w:rsidP="003724A1">
      <w:pPr>
        <w:ind w:left="360" w:firstLine="720"/>
        <w:rPr>
          <w:rFonts w:asciiTheme="minorHAnsi" w:hAnsiTheme="minorHAnsi"/>
        </w:rPr>
      </w:pPr>
      <w:r w:rsidRPr="00BE0BE6">
        <w:rPr>
          <w:rFonts w:asciiTheme="minorHAnsi" w:hAnsiTheme="minorHAnsi"/>
        </w:rPr>
        <w:t>Super user will have permission to perform any action on disabled project.</w:t>
      </w:r>
    </w:p>
    <w:p w:rsidR="00932DEB" w:rsidRPr="00BE0BE6" w:rsidRDefault="00932DEB" w:rsidP="00BE0BE6">
      <w:pPr>
        <w:tabs>
          <w:tab w:val="left" w:pos="1080"/>
        </w:tabs>
        <w:ind w:left="720"/>
        <w:rPr>
          <w:rFonts w:asciiTheme="minorHAnsi" w:hAnsiTheme="minorHAnsi"/>
        </w:rPr>
      </w:pPr>
      <w:r w:rsidRPr="00BE0BE6">
        <w:rPr>
          <w:rFonts w:asciiTheme="minorHAnsi" w:hAnsiTheme="minorHAnsi"/>
        </w:rPr>
        <w:tab/>
        <w:t xml:space="preserve">Refer </w:t>
      </w:r>
      <w:hyperlink w:anchor="_Security" w:history="1">
        <w:r w:rsidRPr="00BE0BE6">
          <w:rPr>
            <w:rStyle w:val="Hyperlink"/>
            <w:rFonts w:asciiTheme="minorHAnsi" w:hAnsiTheme="minorHAnsi"/>
          </w:rPr>
          <w:t>Security</w:t>
        </w:r>
      </w:hyperlink>
      <w:r w:rsidRPr="00BE0BE6">
        <w:rPr>
          <w:rFonts w:asciiTheme="minorHAnsi" w:hAnsiTheme="minorHAnsi"/>
        </w:rPr>
        <w:t xml:space="preserve"> section for details.</w:t>
      </w:r>
    </w:p>
    <w:p w:rsidR="00932DEB" w:rsidRPr="00BE0BE6" w:rsidRDefault="00932DEB" w:rsidP="003724A1">
      <w:pPr>
        <w:ind w:left="360"/>
        <w:rPr>
          <w:rFonts w:asciiTheme="minorHAnsi" w:hAnsiTheme="minorHAnsi"/>
        </w:rPr>
      </w:pPr>
    </w:p>
    <w:p w:rsidR="00932DEB" w:rsidRPr="00BE0BE6" w:rsidRDefault="00932DEB" w:rsidP="003724A1">
      <w:pPr>
        <w:ind w:left="1080"/>
        <w:rPr>
          <w:rFonts w:asciiTheme="minorHAnsi" w:hAnsiTheme="minorHAnsi"/>
        </w:rPr>
      </w:pPr>
      <w:r w:rsidRPr="00BE0BE6">
        <w:rPr>
          <w:rFonts w:asciiTheme="minorHAnsi" w:hAnsiTheme="minorHAnsi"/>
        </w:rPr>
        <w:t>Disabled project will be distinguished by icon or font on hierarchy tree.</w:t>
      </w:r>
    </w:p>
    <w:p w:rsidR="00932DEB" w:rsidRPr="00BE0BE6" w:rsidRDefault="00932DEB" w:rsidP="003724A1">
      <w:pPr>
        <w:ind w:left="1080"/>
        <w:rPr>
          <w:rFonts w:asciiTheme="minorHAnsi" w:hAnsiTheme="minorHAnsi"/>
        </w:rPr>
      </w:pPr>
      <w:r w:rsidRPr="00BE0BE6">
        <w:rPr>
          <w:rFonts w:asciiTheme="minorHAnsi" w:hAnsiTheme="minorHAnsi"/>
        </w:rPr>
        <w:t>DB:</w:t>
      </w:r>
    </w:p>
    <w:p w:rsidR="00932DEB" w:rsidRPr="00BE0BE6" w:rsidRDefault="00932DEB" w:rsidP="003724A1">
      <w:pPr>
        <w:ind w:left="1080"/>
        <w:rPr>
          <w:rFonts w:asciiTheme="minorHAnsi" w:hAnsiTheme="minorHAnsi"/>
        </w:rPr>
      </w:pPr>
      <w:r w:rsidRPr="00BE0BE6">
        <w:rPr>
          <w:rFonts w:asciiTheme="minorHAnsi" w:hAnsiTheme="minorHAnsi"/>
        </w:rPr>
        <w:t xml:space="preserve">update Hierarchy set </w:t>
      </w:r>
      <w:proofErr w:type="spellStart"/>
      <w:r w:rsidR="00B34A2C">
        <w:rPr>
          <w:rFonts w:asciiTheme="minorHAnsi" w:hAnsiTheme="minorHAnsi"/>
        </w:rPr>
        <w:t>ATS_</w:t>
      </w:r>
      <w:r w:rsidR="00087904">
        <w:rPr>
          <w:rFonts w:asciiTheme="minorHAnsi" w:hAnsiTheme="minorHAnsi"/>
        </w:rPr>
        <w:t>Hierarchy.</w:t>
      </w:r>
      <w:r w:rsidRPr="00BE0BE6">
        <w:rPr>
          <w:rFonts w:asciiTheme="minorHAnsi" w:hAnsiTheme="minorHAnsi"/>
        </w:rPr>
        <w:t>ProjectStatus</w:t>
      </w:r>
      <w:proofErr w:type="spellEnd"/>
      <w:r w:rsidRPr="00BE0BE6">
        <w:rPr>
          <w:rFonts w:asciiTheme="minorHAnsi" w:hAnsiTheme="minorHAnsi"/>
        </w:rPr>
        <w:t xml:space="preserve">=’D’ where </w:t>
      </w:r>
      <w:proofErr w:type="spellStart"/>
      <w:r w:rsidR="00B34A2C">
        <w:rPr>
          <w:rFonts w:asciiTheme="minorHAnsi" w:hAnsiTheme="minorHAnsi"/>
        </w:rPr>
        <w:t>ATS_</w:t>
      </w:r>
      <w:r w:rsidR="00087904">
        <w:rPr>
          <w:rFonts w:asciiTheme="minorHAnsi" w:hAnsiTheme="minorHAnsi"/>
        </w:rPr>
        <w:t>Hierarchy.</w:t>
      </w:r>
      <w:r w:rsidRPr="00BE0BE6">
        <w:rPr>
          <w:rFonts w:asciiTheme="minorHAnsi" w:hAnsiTheme="minorHAnsi"/>
        </w:rPr>
        <w:t>Id</w:t>
      </w:r>
      <w:proofErr w:type="spellEnd"/>
      <w:r w:rsidRPr="00BE0BE6">
        <w:rPr>
          <w:rFonts w:asciiTheme="minorHAnsi" w:hAnsiTheme="minorHAnsi"/>
        </w:rPr>
        <w:t>=&amp;selected node id</w:t>
      </w:r>
    </w:p>
    <w:p w:rsidR="00932DEB" w:rsidRPr="00BE0BE6" w:rsidRDefault="00932DEB" w:rsidP="003724A1">
      <w:pPr>
        <w:ind w:left="360"/>
        <w:rPr>
          <w:rFonts w:asciiTheme="minorHAnsi" w:hAnsiTheme="minorHAnsi"/>
        </w:rPr>
      </w:pPr>
    </w:p>
    <w:p w:rsidR="00932DEB" w:rsidRPr="00BE0BE6" w:rsidRDefault="00932DEB" w:rsidP="000C2EE1">
      <w:pPr>
        <w:pStyle w:val="ListParagraph"/>
        <w:numPr>
          <w:ilvl w:val="0"/>
          <w:numId w:val="23"/>
        </w:numPr>
        <w:spacing w:line="288" w:lineRule="auto"/>
        <w:ind w:left="1080"/>
        <w:rPr>
          <w:rFonts w:asciiTheme="minorHAnsi" w:hAnsiTheme="minorHAnsi"/>
          <w:sz w:val="24"/>
          <w:szCs w:val="24"/>
        </w:rPr>
      </w:pPr>
      <w:r w:rsidRPr="00BE0BE6">
        <w:rPr>
          <w:rFonts w:asciiTheme="minorHAnsi" w:hAnsiTheme="minorHAnsi"/>
          <w:sz w:val="24"/>
          <w:szCs w:val="24"/>
        </w:rPr>
        <w:t>User will be able to resume disabled project by selecting ‘Resume’ option from project node right click menu</w:t>
      </w:r>
    </w:p>
    <w:p w:rsidR="00932DEB" w:rsidRPr="00BE0BE6" w:rsidRDefault="00932DEB" w:rsidP="003724A1">
      <w:pPr>
        <w:ind w:left="360"/>
        <w:rPr>
          <w:rFonts w:asciiTheme="minorHAnsi" w:hAnsiTheme="minorHAnsi"/>
        </w:rPr>
      </w:pPr>
    </w:p>
    <w:p w:rsidR="00932DEB" w:rsidRPr="00BE0BE6" w:rsidRDefault="00932DEB" w:rsidP="000C2EE1">
      <w:pPr>
        <w:pStyle w:val="ListParagraph"/>
        <w:numPr>
          <w:ilvl w:val="0"/>
          <w:numId w:val="23"/>
        </w:numPr>
        <w:spacing w:line="288" w:lineRule="auto"/>
        <w:ind w:left="1080"/>
        <w:rPr>
          <w:rFonts w:asciiTheme="minorHAnsi" w:hAnsiTheme="minorHAnsi"/>
          <w:sz w:val="24"/>
          <w:szCs w:val="24"/>
        </w:rPr>
      </w:pPr>
      <w:r w:rsidRPr="00F403CC">
        <w:rPr>
          <w:rFonts w:asciiTheme="minorHAnsi" w:hAnsiTheme="minorHAnsi"/>
          <w:b/>
          <w:sz w:val="24"/>
          <w:szCs w:val="24"/>
        </w:rPr>
        <w:t>DB</w:t>
      </w:r>
      <w:r w:rsidRPr="00BE0BE6">
        <w:rPr>
          <w:rFonts w:asciiTheme="minorHAnsi" w:hAnsiTheme="minorHAnsi"/>
          <w:sz w:val="24"/>
          <w:szCs w:val="24"/>
        </w:rPr>
        <w:t>:</w:t>
      </w:r>
    </w:p>
    <w:p w:rsidR="00932DEB" w:rsidRPr="00BE0BE6" w:rsidRDefault="00932DEB" w:rsidP="003724A1">
      <w:pPr>
        <w:ind w:left="1080"/>
        <w:rPr>
          <w:rFonts w:asciiTheme="minorHAnsi" w:hAnsiTheme="minorHAnsi"/>
        </w:rPr>
      </w:pPr>
      <w:r w:rsidRPr="00BE0BE6">
        <w:rPr>
          <w:rFonts w:asciiTheme="minorHAnsi" w:hAnsiTheme="minorHAnsi"/>
        </w:rPr>
        <w:t xml:space="preserve">Update Hierarchy set </w:t>
      </w:r>
      <w:proofErr w:type="spellStart"/>
      <w:r w:rsidR="00B34A2C">
        <w:rPr>
          <w:rFonts w:asciiTheme="minorHAnsi" w:hAnsiTheme="minorHAnsi"/>
        </w:rPr>
        <w:t>ATS_</w:t>
      </w:r>
      <w:r w:rsidR="00087904">
        <w:rPr>
          <w:rFonts w:asciiTheme="minorHAnsi" w:hAnsiTheme="minorHAnsi"/>
        </w:rPr>
        <w:t>Hierarchy.</w:t>
      </w:r>
      <w:r w:rsidRPr="00BE0BE6">
        <w:rPr>
          <w:rFonts w:asciiTheme="minorHAnsi" w:hAnsiTheme="minorHAnsi"/>
        </w:rPr>
        <w:t>ProjectStatus</w:t>
      </w:r>
      <w:proofErr w:type="spellEnd"/>
      <w:r w:rsidRPr="00BE0BE6">
        <w:rPr>
          <w:rFonts w:asciiTheme="minorHAnsi" w:hAnsiTheme="minorHAnsi"/>
        </w:rPr>
        <w:t xml:space="preserve">=’O’ where </w:t>
      </w:r>
      <w:proofErr w:type="spellStart"/>
      <w:r w:rsidR="00B34A2C">
        <w:rPr>
          <w:rFonts w:asciiTheme="minorHAnsi" w:hAnsiTheme="minorHAnsi"/>
        </w:rPr>
        <w:t>ATS_</w:t>
      </w:r>
      <w:r w:rsidR="00087904">
        <w:rPr>
          <w:rFonts w:asciiTheme="minorHAnsi" w:hAnsiTheme="minorHAnsi"/>
        </w:rPr>
        <w:t>Hierarchy.</w:t>
      </w:r>
      <w:r w:rsidRPr="00BE0BE6">
        <w:rPr>
          <w:rFonts w:asciiTheme="minorHAnsi" w:hAnsiTheme="minorHAnsi"/>
        </w:rPr>
        <w:t>Id</w:t>
      </w:r>
      <w:proofErr w:type="spellEnd"/>
      <w:r w:rsidRPr="00BE0BE6">
        <w:rPr>
          <w:rFonts w:asciiTheme="minorHAnsi" w:hAnsiTheme="minorHAnsi"/>
        </w:rPr>
        <w:t>=&amp;selected node id</w:t>
      </w:r>
    </w:p>
    <w:p w:rsidR="00932DEB" w:rsidRPr="008F7F9C" w:rsidRDefault="00932DEB" w:rsidP="003724A1">
      <w:pPr>
        <w:pStyle w:val="Heading4"/>
      </w:pPr>
      <w:bookmarkStart w:id="259" w:name="_Toc367117997"/>
      <w:bookmarkStart w:id="260" w:name="_Toc370395981"/>
      <w:r w:rsidRPr="008F7F9C">
        <w:t>Sh</w:t>
      </w:r>
      <w:r w:rsidRPr="00D92288">
        <w:t>o</w:t>
      </w:r>
      <w:r w:rsidRPr="008F7F9C">
        <w:t>w/Hide Versions</w:t>
      </w:r>
      <w:bookmarkEnd w:id="259"/>
      <w:bookmarkEnd w:id="260"/>
    </w:p>
    <w:p w:rsidR="00932DEB" w:rsidRPr="00A973D0" w:rsidRDefault="00932DEB" w:rsidP="00932DEB"/>
    <w:p w:rsidR="00932DEB" w:rsidRPr="00BE0BE6" w:rsidRDefault="00932DEB" w:rsidP="003724A1">
      <w:pPr>
        <w:ind w:left="810"/>
        <w:rPr>
          <w:rFonts w:asciiTheme="minorHAnsi" w:hAnsiTheme="minorHAnsi"/>
          <w:szCs w:val="18"/>
        </w:rPr>
      </w:pPr>
      <w:r w:rsidRPr="00BE0BE6">
        <w:rPr>
          <w:rFonts w:asciiTheme="minorHAnsi" w:hAnsiTheme="minorHAnsi"/>
          <w:szCs w:val="18"/>
        </w:rPr>
        <w:t>User will be able to select versions view mode by switching between Show/Hide Versions right click menu.</w:t>
      </w:r>
    </w:p>
    <w:p w:rsidR="00932DEB" w:rsidRPr="00BE0BE6" w:rsidRDefault="00932DEB" w:rsidP="003724A1">
      <w:pPr>
        <w:ind w:left="810"/>
        <w:rPr>
          <w:rFonts w:asciiTheme="minorHAnsi" w:hAnsiTheme="minorHAnsi"/>
          <w:szCs w:val="18"/>
        </w:rPr>
      </w:pPr>
      <w:r w:rsidRPr="00BE0BE6">
        <w:rPr>
          <w:rFonts w:asciiTheme="minorHAnsi" w:hAnsiTheme="minorHAnsi"/>
          <w:szCs w:val="18"/>
        </w:rPr>
        <w:t>List of contents assigned to the active version will be the default view on project’s first tab when ’Show Versions’ mode is not selected. In this case versions nodes and details will not be displayed.</w:t>
      </w:r>
    </w:p>
    <w:p w:rsidR="00932DEB" w:rsidRPr="00BE0BE6" w:rsidRDefault="00932DEB" w:rsidP="003724A1">
      <w:pPr>
        <w:ind w:left="810"/>
        <w:rPr>
          <w:rFonts w:asciiTheme="minorHAnsi" w:hAnsiTheme="minorHAnsi"/>
          <w:szCs w:val="18"/>
        </w:rPr>
      </w:pPr>
    </w:p>
    <w:p w:rsidR="00932DEB" w:rsidRPr="00BE0BE6" w:rsidRDefault="00932DEB" w:rsidP="003724A1">
      <w:pPr>
        <w:ind w:left="810"/>
        <w:rPr>
          <w:rFonts w:asciiTheme="minorHAnsi" w:hAnsiTheme="minorHAnsi"/>
          <w:szCs w:val="18"/>
        </w:rPr>
      </w:pPr>
      <w:r w:rsidRPr="00BE0BE6">
        <w:rPr>
          <w:rFonts w:asciiTheme="minorHAnsi" w:hAnsiTheme="minorHAnsi"/>
          <w:szCs w:val="18"/>
        </w:rPr>
        <w:lastRenderedPageBreak/>
        <w:t>All active and historical versions and version tabs will be displayed as a part of hierarchy tree when user selects ‘Show Versions’ option. Versions will be distinguished by icon/font based on version status (active</w:t>
      </w:r>
      <w:r w:rsidRPr="00BE0BE6" w:rsidDel="003A0970">
        <w:rPr>
          <w:rFonts w:asciiTheme="minorHAnsi" w:hAnsiTheme="minorHAnsi"/>
          <w:szCs w:val="18"/>
        </w:rPr>
        <w:t xml:space="preserve"> </w:t>
      </w:r>
      <w:r w:rsidRPr="00BE0BE6">
        <w:rPr>
          <w:rFonts w:asciiTheme="minorHAnsi" w:hAnsiTheme="minorHAnsi"/>
          <w:szCs w:val="18"/>
        </w:rPr>
        <w:t>/closed)</w:t>
      </w:r>
      <w:r w:rsidR="00BE0BE6">
        <w:rPr>
          <w:rFonts w:asciiTheme="minorHAnsi" w:hAnsiTheme="minorHAnsi"/>
          <w:szCs w:val="18"/>
        </w:rPr>
        <w:t>.</w:t>
      </w:r>
    </w:p>
    <w:p w:rsidR="00932DEB" w:rsidRPr="00373687" w:rsidRDefault="00932DEB" w:rsidP="003724A1">
      <w:pPr>
        <w:ind w:left="90"/>
        <w:rPr>
          <w:noProof/>
          <w:szCs w:val="18"/>
        </w:rPr>
      </w:pPr>
    </w:p>
    <w:p w:rsidR="00932DEB" w:rsidRPr="00373687" w:rsidRDefault="00932DEB" w:rsidP="003724A1">
      <w:pPr>
        <w:ind w:left="810"/>
        <w:rPr>
          <w:szCs w:val="18"/>
        </w:rPr>
      </w:pPr>
      <w:r w:rsidRPr="003B7AF5">
        <w:rPr>
          <w:noProof/>
          <w:szCs w:val="18"/>
          <w:lang w:bidi="ar-SA"/>
        </w:rPr>
        <w:drawing>
          <wp:inline distT="0" distB="0" distL="0" distR="0" wp14:anchorId="1548C63D" wp14:editId="23E9DC1E">
            <wp:extent cx="5743575" cy="4210050"/>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a:extLst>
                      <a:ext uri="{909E8E84-426E-40DD-AFC4-6F175D3DCCD1}">
                        <a14:hiddenFill xmlns:a14="http://schemas.microsoft.com/office/drawing/2010/main">
                          <a:solidFill>
                            <a:srgbClr val="C0C0C0">
                              <a:alpha val="20000"/>
                            </a:srgbClr>
                          </a:solidFill>
                        </a14:hiddenFill>
                      </a:ext>
                      <a:ext uri="{91240B29-F687-4F45-9708-019B960494DF}">
                        <a14:hiddenLine xmlns:a14="http://schemas.microsoft.com/office/drawing/2010/main" w="9525" algn="ctr">
                          <a:solidFill>
                            <a:schemeClr val="tx1"/>
                          </a:solidFill>
                          <a:miter lim="800000"/>
                          <a:headEnd/>
                          <a:tailEnd/>
                        </a14:hiddenLine>
                      </a:ext>
                    </a:extLst>
                  </pic:spPr>
                </pic:pic>
              </a:graphicData>
            </a:graphic>
          </wp:inline>
        </w:drawing>
      </w:r>
    </w:p>
    <w:p w:rsidR="00932DEB" w:rsidRPr="00373687" w:rsidRDefault="00932DEB" w:rsidP="00932DEB">
      <w:pPr>
        <w:rPr>
          <w:szCs w:val="18"/>
        </w:rPr>
      </w:pPr>
    </w:p>
    <w:p w:rsidR="00932DEB" w:rsidRPr="00F403CC" w:rsidRDefault="00932DEB" w:rsidP="003724A1">
      <w:pPr>
        <w:ind w:left="810"/>
        <w:rPr>
          <w:rFonts w:asciiTheme="minorHAnsi" w:hAnsiTheme="minorHAnsi"/>
          <w:szCs w:val="18"/>
        </w:rPr>
      </w:pPr>
      <w:r w:rsidRPr="00F403CC">
        <w:rPr>
          <w:rFonts w:asciiTheme="minorHAnsi" w:hAnsiTheme="minorHAnsi"/>
          <w:b/>
          <w:szCs w:val="18"/>
        </w:rPr>
        <w:t>DB</w:t>
      </w:r>
      <w:r w:rsidRPr="00F403CC">
        <w:rPr>
          <w:rFonts w:asciiTheme="minorHAnsi" w:hAnsiTheme="minorHAnsi"/>
          <w:szCs w:val="18"/>
        </w:rPr>
        <w:t>:</w:t>
      </w:r>
    </w:p>
    <w:p w:rsidR="00932DEB" w:rsidRPr="00F403CC" w:rsidRDefault="00932DEB" w:rsidP="003724A1">
      <w:pPr>
        <w:ind w:left="810"/>
        <w:rPr>
          <w:rFonts w:asciiTheme="minorHAnsi" w:hAnsiTheme="minorHAnsi"/>
          <w:szCs w:val="18"/>
        </w:rPr>
      </w:pPr>
      <w:r w:rsidRPr="00F403CC">
        <w:rPr>
          <w:rFonts w:asciiTheme="minorHAnsi" w:hAnsiTheme="minorHAnsi"/>
          <w:szCs w:val="18"/>
        </w:rPr>
        <w:t xml:space="preserve">Versions properties: </w:t>
      </w:r>
      <w:proofErr w:type="spellStart"/>
      <w:ins w:id="261" w:author="Ella Goldberg(Contractor)" w:date="2013-11-05T15:11:00Z">
        <w:r w:rsidR="00143EE2">
          <w:rPr>
            <w:rFonts w:asciiTheme="minorHAnsi" w:hAnsiTheme="minorHAnsi"/>
            <w:szCs w:val="18"/>
          </w:rPr>
          <w:t>ATS_</w:t>
        </w:r>
      </w:ins>
      <w:r w:rsidR="005D71C5">
        <w:rPr>
          <w:rFonts w:asciiTheme="minorHAnsi" w:hAnsiTheme="minorHAnsi"/>
          <w:szCs w:val="18"/>
        </w:rPr>
        <w:t>Version</w:t>
      </w:r>
      <w:proofErr w:type="spellEnd"/>
      <w:r w:rsidRPr="00F403CC">
        <w:rPr>
          <w:rFonts w:asciiTheme="minorHAnsi" w:hAnsiTheme="minorHAnsi"/>
          <w:szCs w:val="18"/>
        </w:rPr>
        <w:t xml:space="preserve"> table</w:t>
      </w:r>
    </w:p>
    <w:p w:rsidR="00932DEB" w:rsidRPr="00F403CC" w:rsidRDefault="00932DEB" w:rsidP="003724A1">
      <w:pPr>
        <w:ind w:left="810"/>
        <w:rPr>
          <w:rFonts w:asciiTheme="minorHAnsi" w:hAnsiTheme="minorHAnsi"/>
          <w:szCs w:val="18"/>
        </w:rPr>
      </w:pPr>
      <w:r w:rsidRPr="00F403CC">
        <w:rPr>
          <w:rFonts w:asciiTheme="minorHAnsi" w:hAnsiTheme="minorHAnsi"/>
          <w:szCs w:val="18"/>
        </w:rPr>
        <w:t>Version contents (</w:t>
      </w:r>
      <w:proofErr w:type="spellStart"/>
      <w:r w:rsidRPr="00F403CC">
        <w:rPr>
          <w:rFonts w:asciiTheme="minorHAnsi" w:hAnsiTheme="minorHAnsi"/>
          <w:szCs w:val="18"/>
        </w:rPr>
        <w:t>contentVersionId</w:t>
      </w:r>
      <w:proofErr w:type="spellEnd"/>
      <w:r w:rsidRPr="00F403CC">
        <w:rPr>
          <w:rFonts w:asciiTheme="minorHAnsi" w:hAnsiTheme="minorHAnsi"/>
          <w:szCs w:val="18"/>
        </w:rPr>
        <w:t xml:space="preserve"> key): </w:t>
      </w:r>
      <w:proofErr w:type="spellStart"/>
      <w:r w:rsidR="001F72A7">
        <w:rPr>
          <w:rFonts w:asciiTheme="minorHAnsi" w:hAnsiTheme="minorHAnsi"/>
          <w:szCs w:val="18"/>
        </w:rPr>
        <w:t>ATS_</w:t>
      </w:r>
      <w:r w:rsidR="00860560">
        <w:rPr>
          <w:rFonts w:asciiTheme="minorHAnsi" w:hAnsiTheme="minorHAnsi"/>
          <w:szCs w:val="18"/>
        </w:rPr>
        <w:t>VersionContent</w:t>
      </w:r>
      <w:proofErr w:type="spellEnd"/>
      <w:r w:rsidRPr="00F403CC">
        <w:rPr>
          <w:rFonts w:asciiTheme="minorHAnsi" w:hAnsiTheme="minorHAnsi"/>
          <w:szCs w:val="18"/>
        </w:rPr>
        <w:t xml:space="preserve"> table</w:t>
      </w:r>
    </w:p>
    <w:p w:rsidR="00932DEB" w:rsidRPr="00F403CC" w:rsidRDefault="00932DEB" w:rsidP="00143EE2">
      <w:pPr>
        <w:ind w:left="810"/>
        <w:rPr>
          <w:rFonts w:asciiTheme="minorHAnsi" w:hAnsiTheme="minorHAnsi"/>
          <w:szCs w:val="18"/>
        </w:rPr>
      </w:pPr>
      <w:r w:rsidRPr="00F403CC">
        <w:rPr>
          <w:rFonts w:asciiTheme="minorHAnsi" w:hAnsiTheme="minorHAnsi"/>
          <w:szCs w:val="18"/>
        </w:rPr>
        <w:t xml:space="preserve">Contents details: API, </w:t>
      </w:r>
      <w:del w:id="262" w:author="Ella Goldberg(Contractor)" w:date="2013-11-05T15:11:00Z">
        <w:r w:rsidRPr="00F403CC" w:rsidDel="00143EE2">
          <w:rPr>
            <w:rFonts w:asciiTheme="minorHAnsi" w:hAnsiTheme="minorHAnsi"/>
            <w:szCs w:val="18"/>
          </w:rPr>
          <w:delText>getContentDetailsByContentVersionId</w:delText>
        </w:r>
      </w:del>
      <w:ins w:id="263" w:author="Ella Goldberg(Contractor)" w:date="2013-11-05T15:11:00Z">
        <w:r w:rsidR="00143EE2">
          <w:rPr>
            <w:rFonts w:asciiTheme="minorHAnsi" w:hAnsiTheme="minorHAnsi"/>
            <w:szCs w:val="18"/>
          </w:rPr>
          <w:t xml:space="preserve"> </w:t>
        </w:r>
        <w:proofErr w:type="spellStart"/>
        <w:r w:rsidR="00143EE2">
          <w:rPr>
            <w:rFonts w:asciiTheme="minorHAnsi" w:hAnsiTheme="minorHAnsi"/>
            <w:szCs w:val="18"/>
          </w:rPr>
          <w:t>GetTreeObject</w:t>
        </w:r>
      </w:ins>
      <w:proofErr w:type="spellEnd"/>
      <w:r w:rsidRPr="00F403CC">
        <w:rPr>
          <w:rFonts w:asciiTheme="minorHAnsi" w:hAnsiTheme="minorHAnsi"/>
          <w:szCs w:val="18"/>
        </w:rPr>
        <w:t>. Open Issue #1</w:t>
      </w:r>
    </w:p>
    <w:p w:rsidR="00932DEB" w:rsidRPr="00F403CC" w:rsidRDefault="00932DEB" w:rsidP="00D445C4">
      <w:pPr>
        <w:ind w:left="720"/>
        <w:rPr>
          <w:rFonts w:asciiTheme="minorHAnsi" w:hAnsiTheme="minorHAnsi"/>
          <w:szCs w:val="18"/>
        </w:rPr>
      </w:pPr>
    </w:p>
    <w:p w:rsidR="00932DEB" w:rsidRPr="00373687" w:rsidRDefault="00932DEB" w:rsidP="00932DEB">
      <w:pPr>
        <w:rPr>
          <w:szCs w:val="18"/>
        </w:rPr>
      </w:pPr>
    </w:p>
    <w:p w:rsidR="00932DEB" w:rsidRPr="008F7F9C" w:rsidRDefault="00932DEB" w:rsidP="003724A1">
      <w:pPr>
        <w:pStyle w:val="Heading4"/>
      </w:pPr>
      <w:bookmarkStart w:id="264" w:name="_Create_Related_Project"/>
      <w:bookmarkStart w:id="265" w:name="_Related_Project_Management"/>
      <w:bookmarkStart w:id="266" w:name="_Toc370395982"/>
      <w:bookmarkEnd w:id="264"/>
      <w:bookmarkEnd w:id="265"/>
      <w:r w:rsidRPr="008F7F9C">
        <w:t xml:space="preserve">Related </w:t>
      </w:r>
      <w:r w:rsidRPr="00D92288">
        <w:t>Project</w:t>
      </w:r>
      <w:r w:rsidRPr="008F7F9C">
        <w:t xml:space="preserve"> </w:t>
      </w:r>
      <w:r w:rsidRPr="003724A1">
        <w:t>Management</w:t>
      </w:r>
      <w:bookmarkEnd w:id="266"/>
    </w:p>
    <w:p w:rsidR="00932DEB" w:rsidRPr="00F403CC" w:rsidRDefault="00932DEB" w:rsidP="00932DEB">
      <w:pPr>
        <w:rPr>
          <w:rFonts w:asciiTheme="minorHAnsi" w:hAnsiTheme="minorHAnsi"/>
        </w:rPr>
      </w:pPr>
    </w:p>
    <w:p w:rsidR="00932DEB" w:rsidRPr="00F403CC" w:rsidRDefault="00932DEB" w:rsidP="003724A1">
      <w:pPr>
        <w:ind w:left="810"/>
        <w:rPr>
          <w:rFonts w:asciiTheme="minorHAnsi" w:hAnsiTheme="minorHAnsi"/>
          <w:szCs w:val="18"/>
        </w:rPr>
      </w:pPr>
      <w:r w:rsidRPr="00F403CC">
        <w:rPr>
          <w:rFonts w:asciiTheme="minorHAnsi" w:hAnsiTheme="minorHAnsi"/>
          <w:szCs w:val="18"/>
        </w:rPr>
        <w:t>User will be able to create related project by selecting Clone Project</w:t>
      </w:r>
      <w:r w:rsidRPr="00F403CC">
        <w:rPr>
          <w:rFonts w:asciiTheme="minorHAnsi" w:hAnsiTheme="minorHAnsi"/>
          <w:szCs w:val="18"/>
        </w:rPr>
        <w:sym w:font="Wingdings" w:char="F0E0"/>
      </w:r>
      <w:r w:rsidRPr="00F403CC">
        <w:rPr>
          <w:rFonts w:asciiTheme="minorHAnsi" w:hAnsiTheme="minorHAnsi"/>
          <w:szCs w:val="18"/>
        </w:rPr>
        <w:t>Related option from parent project right click menu. Related project will inherit Versions and all versions properties, Notes and Project step from parent project.</w:t>
      </w:r>
    </w:p>
    <w:p w:rsidR="00932DEB" w:rsidRPr="00F403CC" w:rsidRDefault="00932DEB" w:rsidP="003724A1">
      <w:pPr>
        <w:ind w:left="810"/>
        <w:rPr>
          <w:rFonts w:asciiTheme="minorHAnsi" w:hAnsiTheme="minorHAnsi"/>
          <w:szCs w:val="18"/>
        </w:rPr>
      </w:pPr>
    </w:p>
    <w:p w:rsidR="00932DEB" w:rsidRPr="00F403CC" w:rsidRDefault="00932DEB" w:rsidP="003724A1">
      <w:pPr>
        <w:ind w:left="810"/>
        <w:rPr>
          <w:rFonts w:asciiTheme="minorHAnsi" w:hAnsiTheme="minorHAnsi"/>
          <w:szCs w:val="18"/>
        </w:rPr>
      </w:pPr>
      <w:r w:rsidRPr="00F403CC">
        <w:rPr>
          <w:rFonts w:asciiTheme="minorHAnsi" w:hAnsiTheme="minorHAnsi"/>
          <w:szCs w:val="18"/>
        </w:rPr>
        <w:t>User will be able to update project Name and project Code, certificates, Description, synchronization type and to select a target folder from a tree combo box.</w:t>
      </w:r>
    </w:p>
    <w:p w:rsidR="00932DEB" w:rsidRPr="00F403CC" w:rsidRDefault="00932DEB" w:rsidP="003724A1">
      <w:pPr>
        <w:ind w:left="810"/>
        <w:rPr>
          <w:rFonts w:asciiTheme="minorHAnsi" w:hAnsiTheme="minorHAnsi"/>
          <w:szCs w:val="18"/>
        </w:rPr>
      </w:pPr>
      <w:r w:rsidRPr="00F403CC">
        <w:rPr>
          <w:rFonts w:asciiTheme="minorHAnsi" w:hAnsiTheme="minorHAnsi"/>
          <w:szCs w:val="18"/>
        </w:rPr>
        <w:t xml:space="preserve">If parent project already belongs to the group, then Related Group </w:t>
      </w:r>
      <w:proofErr w:type="gramStart"/>
      <w:r w:rsidRPr="00F403CC">
        <w:rPr>
          <w:rFonts w:asciiTheme="minorHAnsi" w:hAnsiTheme="minorHAnsi"/>
          <w:szCs w:val="18"/>
        </w:rPr>
        <w:t>Name  and</w:t>
      </w:r>
      <w:proofErr w:type="gramEnd"/>
      <w:r w:rsidRPr="00F403CC">
        <w:rPr>
          <w:rFonts w:asciiTheme="minorHAnsi" w:hAnsiTheme="minorHAnsi"/>
          <w:szCs w:val="18"/>
        </w:rPr>
        <w:t xml:space="preserve"> Related Group Description fields will be populated with group name and description</w:t>
      </w:r>
      <w:ins w:id="267" w:author="Ella Goldberg(Contractor)" w:date="2013-11-05T15:12:00Z">
        <w:r w:rsidR="002D6997">
          <w:rPr>
            <w:rFonts w:asciiTheme="minorHAnsi" w:hAnsiTheme="minorHAnsi"/>
            <w:szCs w:val="18"/>
          </w:rPr>
          <w:t xml:space="preserve"> and will not be editable</w:t>
        </w:r>
      </w:ins>
      <w:r w:rsidRPr="00F403CC">
        <w:rPr>
          <w:rFonts w:asciiTheme="minorHAnsi" w:hAnsiTheme="minorHAnsi"/>
          <w:szCs w:val="18"/>
        </w:rPr>
        <w:t>. Otherwise user will be required to specify new group name and description.</w:t>
      </w:r>
    </w:p>
    <w:p w:rsidR="00932DEB" w:rsidRPr="00F403CC" w:rsidRDefault="00932DEB" w:rsidP="003724A1">
      <w:pPr>
        <w:ind w:left="810"/>
        <w:rPr>
          <w:rFonts w:asciiTheme="minorHAnsi" w:hAnsiTheme="minorHAnsi"/>
          <w:szCs w:val="18"/>
        </w:rPr>
      </w:pPr>
    </w:p>
    <w:p w:rsidR="00EA4733" w:rsidRPr="00F403CC" w:rsidRDefault="00932DEB" w:rsidP="00EA4733">
      <w:pPr>
        <w:ind w:left="810"/>
        <w:rPr>
          <w:rFonts w:asciiTheme="minorHAnsi" w:hAnsiTheme="minorHAnsi"/>
          <w:szCs w:val="18"/>
        </w:rPr>
      </w:pPr>
      <w:r w:rsidRPr="00F403CC">
        <w:rPr>
          <w:rFonts w:asciiTheme="minorHAnsi" w:hAnsiTheme="minorHAnsi"/>
          <w:szCs w:val="18"/>
        </w:rPr>
        <w:t>Project Step, Notes and contents tab are not editable for new related project.</w:t>
      </w:r>
    </w:p>
    <w:p w:rsidR="00932DEB" w:rsidRPr="00F403CC" w:rsidRDefault="00932DEB" w:rsidP="003724A1">
      <w:pPr>
        <w:ind w:left="810"/>
        <w:rPr>
          <w:rFonts w:asciiTheme="minorHAnsi" w:hAnsiTheme="minorHAnsi"/>
          <w:szCs w:val="18"/>
        </w:rPr>
      </w:pPr>
    </w:p>
    <w:p w:rsidR="00932DEB" w:rsidRPr="00F403CC" w:rsidRDefault="00932DEB" w:rsidP="003724A1">
      <w:pPr>
        <w:ind w:left="810"/>
        <w:rPr>
          <w:rFonts w:asciiTheme="minorHAnsi" w:hAnsiTheme="minorHAnsi"/>
          <w:szCs w:val="18"/>
        </w:rPr>
      </w:pPr>
      <w:r w:rsidRPr="00F403CC">
        <w:rPr>
          <w:rFonts w:asciiTheme="minorHAnsi" w:hAnsiTheme="minorHAnsi"/>
          <w:szCs w:val="18"/>
        </w:rPr>
        <w:lastRenderedPageBreak/>
        <w:t>Existing Related Group:</w:t>
      </w:r>
    </w:p>
    <w:p w:rsidR="00932DEB" w:rsidRDefault="00D74D5E" w:rsidP="003724A1">
      <w:pPr>
        <w:ind w:left="810"/>
        <w:rPr>
          <w:szCs w:val="18"/>
        </w:rPr>
      </w:pPr>
      <w:ins w:id="268" w:author="Ella Goldberg(Contractor)" w:date="2013-11-05T10:02:00Z">
        <w:r>
          <w:rPr>
            <w:noProof/>
            <w:lang w:bidi="ar-SA"/>
          </w:rPr>
          <w:drawing>
            <wp:inline distT="0" distB="0" distL="0" distR="0" wp14:anchorId="5DAE2916" wp14:editId="7D6B280D">
              <wp:extent cx="5943600" cy="3765550"/>
              <wp:effectExtent l="0" t="0" r="0" b="635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65550"/>
                      </a:xfrm>
                      <a:prstGeom prst="rect">
                        <a:avLst/>
                      </a:prstGeom>
                    </pic:spPr>
                  </pic:pic>
                </a:graphicData>
              </a:graphic>
            </wp:inline>
          </w:drawing>
        </w:r>
      </w:ins>
    </w:p>
    <w:p w:rsidR="00932DEB" w:rsidRDefault="00932DEB" w:rsidP="00932DEB">
      <w:pPr>
        <w:rPr>
          <w:szCs w:val="18"/>
        </w:rPr>
      </w:pPr>
    </w:p>
    <w:p w:rsidR="00932DEB" w:rsidRPr="00F403CC" w:rsidRDefault="00932DEB" w:rsidP="003724A1">
      <w:pPr>
        <w:ind w:left="810" w:hanging="90"/>
        <w:rPr>
          <w:rFonts w:asciiTheme="minorHAnsi" w:hAnsiTheme="minorHAnsi"/>
          <w:szCs w:val="18"/>
        </w:rPr>
      </w:pPr>
      <w:r w:rsidRPr="00F403CC">
        <w:rPr>
          <w:rFonts w:asciiTheme="minorHAnsi" w:hAnsiTheme="minorHAnsi"/>
          <w:szCs w:val="18"/>
        </w:rPr>
        <w:t>New related group:</w:t>
      </w:r>
    </w:p>
    <w:p w:rsidR="00932DEB" w:rsidRPr="00373687" w:rsidRDefault="00DB5E3F" w:rsidP="003724A1">
      <w:pPr>
        <w:ind w:left="810" w:hanging="90"/>
        <w:rPr>
          <w:szCs w:val="18"/>
        </w:rPr>
      </w:pPr>
      <w:ins w:id="269" w:author="Ella Goldberg(Contractor)" w:date="2013-11-05T22:46:00Z">
        <w:r>
          <w:rPr>
            <w:noProof/>
            <w:lang w:bidi="ar-SA"/>
          </w:rPr>
          <w:drawing>
            <wp:inline distT="0" distB="0" distL="0" distR="0" wp14:anchorId="12EC6C9E" wp14:editId="130FA079">
              <wp:extent cx="5943600" cy="4506595"/>
              <wp:effectExtent l="0" t="0" r="0" b="825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06595"/>
                      </a:xfrm>
                      <a:prstGeom prst="rect">
                        <a:avLst/>
                      </a:prstGeom>
                    </pic:spPr>
                  </pic:pic>
                </a:graphicData>
              </a:graphic>
            </wp:inline>
          </w:drawing>
        </w:r>
      </w:ins>
    </w:p>
    <w:p w:rsidR="00932DEB" w:rsidRPr="00373687" w:rsidRDefault="00932DEB" w:rsidP="00932DEB">
      <w:pPr>
        <w:ind w:left="432"/>
        <w:rPr>
          <w:szCs w:val="18"/>
        </w:rPr>
      </w:pPr>
    </w:p>
    <w:p w:rsidR="00932DEB" w:rsidRDefault="00EA4733" w:rsidP="00932DEB">
      <w:pPr>
        <w:ind w:left="432"/>
        <w:rPr>
          <w:ins w:id="270" w:author="Ella Goldberg(Contractor)" w:date="2013-11-05T22:59:00Z"/>
          <w:szCs w:val="18"/>
        </w:rPr>
      </w:pPr>
      <w:ins w:id="271" w:author="Ella Goldberg(Contractor)" w:date="2013-11-05T22:54:00Z">
        <w:r>
          <w:rPr>
            <w:szCs w:val="18"/>
          </w:rPr>
          <w:lastRenderedPageBreak/>
          <w:t xml:space="preserve">User will be able to update Default Target </w:t>
        </w:r>
        <w:r w:rsidR="004053E2">
          <w:rPr>
            <w:szCs w:val="18"/>
          </w:rPr>
          <w:t xml:space="preserve">directory for </w:t>
        </w:r>
      </w:ins>
      <w:ins w:id="272" w:author="Ella Goldberg(Contractor)" w:date="2013-11-05T22:58:00Z">
        <w:r w:rsidR="0082753C">
          <w:rPr>
            <w:szCs w:val="18"/>
          </w:rPr>
          <w:t xml:space="preserve">active version of </w:t>
        </w:r>
      </w:ins>
      <w:ins w:id="273" w:author="Ella Goldberg(Contractor)" w:date="2013-11-05T22:54:00Z">
        <w:r w:rsidR="004053E2">
          <w:rPr>
            <w:szCs w:val="18"/>
          </w:rPr>
          <w:t>new Related Group</w:t>
        </w:r>
      </w:ins>
      <w:ins w:id="274" w:author="Ella Goldberg(Contractor)" w:date="2013-11-05T22:55:00Z">
        <w:r w:rsidR="004053E2">
          <w:rPr>
            <w:szCs w:val="18"/>
          </w:rPr>
          <w:t>.</w:t>
        </w:r>
      </w:ins>
    </w:p>
    <w:p w:rsidR="0082753C" w:rsidRDefault="0082753C" w:rsidP="00932DEB">
      <w:pPr>
        <w:ind w:left="432"/>
        <w:rPr>
          <w:ins w:id="275" w:author="Ella Goldberg(Contractor)" w:date="2013-11-05T22:55:00Z"/>
          <w:szCs w:val="18"/>
        </w:rPr>
      </w:pPr>
      <w:ins w:id="276" w:author="Ella Goldberg(Contractor)" w:date="2013-11-05T22:59:00Z">
        <w:r>
          <w:rPr>
            <w:szCs w:val="18"/>
          </w:rPr>
          <w:t>Target directories for closed versions will be set to default.</w:t>
        </w:r>
      </w:ins>
    </w:p>
    <w:p w:rsidR="004053E2" w:rsidRPr="000A4E83" w:rsidRDefault="001F3BD1" w:rsidP="001F3BD1">
      <w:pPr>
        <w:ind w:left="432"/>
        <w:rPr>
          <w:ins w:id="277" w:author="Ella Goldberg(Contractor)" w:date="2013-11-05T22:56:00Z"/>
          <w:rFonts w:asciiTheme="minorHAnsi" w:hAnsiTheme="minorHAnsi"/>
        </w:rPr>
      </w:pPr>
      <w:ins w:id="278" w:author="Ella Goldberg(Contractor)" w:date="2013-11-05T22:59:00Z">
        <w:r>
          <w:rPr>
            <w:rFonts w:asciiTheme="minorHAnsi" w:hAnsiTheme="minorHAnsi"/>
          </w:rPr>
          <w:t>Version d</w:t>
        </w:r>
      </w:ins>
      <w:ins w:id="279" w:author="Ella Goldberg(Contractor)" w:date="2013-11-05T22:56:00Z">
        <w:r w:rsidR="004053E2">
          <w:rPr>
            <w:rFonts w:asciiTheme="minorHAnsi" w:hAnsiTheme="minorHAnsi"/>
          </w:rPr>
          <w:t xml:space="preserve">efault target directory value is a concatenation </w:t>
        </w:r>
        <w:proofErr w:type="gramStart"/>
        <w:r w:rsidR="004053E2">
          <w:rPr>
            <w:rFonts w:asciiTheme="minorHAnsi" w:hAnsiTheme="minorHAnsi"/>
          </w:rPr>
          <w:t xml:space="preserve">of </w:t>
        </w:r>
      </w:ins>
      <w:ins w:id="280" w:author="Ella Goldberg(Contractor)" w:date="2013-11-05T22:57:00Z">
        <w:r w:rsidR="004053E2">
          <w:rPr>
            <w:rFonts w:asciiTheme="minorHAnsi" w:hAnsiTheme="minorHAnsi"/>
          </w:rPr>
          <w:t xml:space="preserve"> </w:t>
        </w:r>
      </w:ins>
      <w:ins w:id="281" w:author="Ella Goldberg(Contractor)" w:date="2013-11-05T22:56:00Z">
        <w:r w:rsidR="004053E2">
          <w:rPr>
            <w:rFonts w:asciiTheme="minorHAnsi" w:hAnsiTheme="minorHAnsi"/>
          </w:rPr>
          <w:t>‘</w:t>
        </w:r>
      </w:ins>
      <w:proofErr w:type="spellStart"/>
      <w:ins w:id="282" w:author="Ella Goldberg(Contractor)" w:date="2013-11-05T22:57:00Z">
        <w:r w:rsidR="004053E2">
          <w:rPr>
            <w:rFonts w:asciiTheme="minorHAnsi" w:hAnsiTheme="minorHAnsi"/>
          </w:rPr>
          <w:t>RelatedGroup</w:t>
        </w:r>
      </w:ins>
      <w:ins w:id="283" w:author="Ella Goldberg(Contractor)" w:date="2013-11-05T22:56:00Z">
        <w:r w:rsidR="004053E2">
          <w:rPr>
            <w:rFonts w:asciiTheme="minorHAnsi" w:hAnsiTheme="minorHAnsi"/>
          </w:rPr>
          <w:t>LocalPath</w:t>
        </w:r>
        <w:proofErr w:type="spellEnd"/>
        <w:r w:rsidR="004053E2">
          <w:rPr>
            <w:rFonts w:asciiTheme="minorHAnsi" w:hAnsiTheme="minorHAnsi"/>
          </w:rPr>
          <w:t>’</w:t>
        </w:r>
        <w:proofErr w:type="gramEnd"/>
        <w:r w:rsidR="004053E2" w:rsidRPr="000A4E83">
          <w:rPr>
            <w:rFonts w:asciiTheme="minorHAnsi" w:hAnsiTheme="minorHAnsi"/>
          </w:rPr>
          <w:t xml:space="preserve"> value + </w:t>
        </w:r>
      </w:ins>
      <w:ins w:id="284" w:author="Ella Goldberg(Contractor)" w:date="2013-11-05T22:57:00Z">
        <w:r w:rsidR="004053E2">
          <w:rPr>
            <w:rFonts w:asciiTheme="minorHAnsi" w:hAnsiTheme="minorHAnsi"/>
          </w:rPr>
          <w:t>Group Name</w:t>
        </w:r>
      </w:ins>
      <w:ins w:id="285" w:author="Ella Goldberg(Contractor)" w:date="2013-11-05T22:56:00Z">
        <w:r w:rsidR="004053E2" w:rsidRPr="000A4E83">
          <w:rPr>
            <w:rFonts w:asciiTheme="minorHAnsi" w:hAnsiTheme="minorHAnsi"/>
          </w:rPr>
          <w:t xml:space="preserve"> + Version Name</w:t>
        </w:r>
      </w:ins>
      <w:ins w:id="286" w:author="Ella Goldberg(Contractor)" w:date="2013-11-05T22:57:00Z">
        <w:r w:rsidR="00167973">
          <w:rPr>
            <w:rFonts w:asciiTheme="minorHAnsi" w:hAnsiTheme="minorHAnsi"/>
          </w:rPr>
          <w:t>.</w:t>
        </w:r>
      </w:ins>
    </w:p>
    <w:p w:rsidR="00EA4733" w:rsidRDefault="00EA4733" w:rsidP="00932DEB">
      <w:pPr>
        <w:ind w:left="432"/>
        <w:rPr>
          <w:ins w:id="287" w:author="Ella Goldberg(Contractor)" w:date="2013-11-05T22:55:00Z"/>
          <w:szCs w:val="18"/>
        </w:rPr>
      </w:pPr>
    </w:p>
    <w:p w:rsidR="00EA4733" w:rsidRPr="00373687" w:rsidRDefault="00EA4733" w:rsidP="00932DEB">
      <w:pPr>
        <w:ind w:left="432"/>
        <w:rPr>
          <w:szCs w:val="18"/>
        </w:rPr>
      </w:pPr>
      <w:ins w:id="288" w:author="Ella Goldberg(Contractor)" w:date="2013-11-05T22:55:00Z">
        <w:r>
          <w:rPr>
            <w:noProof/>
            <w:lang w:bidi="ar-SA"/>
          </w:rPr>
          <w:drawing>
            <wp:inline distT="0" distB="0" distL="0" distR="0" wp14:anchorId="598C08D7" wp14:editId="6C3BF380">
              <wp:extent cx="5943600" cy="4072890"/>
              <wp:effectExtent l="0" t="0" r="0" b="381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72890"/>
                      </a:xfrm>
                      <a:prstGeom prst="rect">
                        <a:avLst/>
                      </a:prstGeom>
                    </pic:spPr>
                  </pic:pic>
                </a:graphicData>
              </a:graphic>
            </wp:inline>
          </w:drawing>
        </w:r>
      </w:ins>
    </w:p>
    <w:p w:rsidR="00932DEB" w:rsidRPr="00373687" w:rsidRDefault="00932DEB" w:rsidP="00D445C4">
      <w:pPr>
        <w:ind w:left="720"/>
        <w:rPr>
          <w:szCs w:val="18"/>
        </w:rPr>
      </w:pPr>
    </w:p>
    <w:p w:rsidR="00932DEB" w:rsidRPr="00F403CC" w:rsidRDefault="00932DEB" w:rsidP="00D445C4">
      <w:pPr>
        <w:ind w:left="720"/>
        <w:rPr>
          <w:rFonts w:asciiTheme="minorHAnsi" w:hAnsiTheme="minorHAnsi"/>
          <w:szCs w:val="18"/>
        </w:rPr>
      </w:pPr>
      <w:r w:rsidRPr="00F403CC">
        <w:rPr>
          <w:rFonts w:asciiTheme="minorHAnsi" w:hAnsiTheme="minorHAnsi"/>
          <w:szCs w:val="18"/>
          <w:u w:val="single"/>
        </w:rPr>
        <w:t>Validations</w:t>
      </w:r>
      <w:r w:rsidRPr="00F403CC">
        <w:rPr>
          <w:rFonts w:asciiTheme="minorHAnsi" w:hAnsiTheme="minorHAnsi"/>
          <w:szCs w:val="18"/>
        </w:rPr>
        <w:t>:</w:t>
      </w:r>
    </w:p>
    <w:p w:rsidR="00932DEB" w:rsidRPr="00F403CC" w:rsidRDefault="00932DEB" w:rsidP="000C2EE1">
      <w:pPr>
        <w:pStyle w:val="ListParagraph"/>
        <w:numPr>
          <w:ilvl w:val="1"/>
          <w:numId w:val="23"/>
        </w:numPr>
        <w:spacing w:line="288" w:lineRule="auto"/>
        <w:rPr>
          <w:rFonts w:asciiTheme="minorHAnsi" w:hAnsiTheme="minorHAnsi"/>
          <w:szCs w:val="18"/>
        </w:rPr>
      </w:pPr>
      <w:r w:rsidRPr="00F403CC">
        <w:rPr>
          <w:rFonts w:asciiTheme="minorHAnsi" w:hAnsiTheme="minorHAnsi"/>
          <w:szCs w:val="18"/>
        </w:rPr>
        <w:t>Unique folder name (Project name) for the Target Folder</w:t>
      </w:r>
    </w:p>
    <w:p w:rsidR="00932DEB" w:rsidRPr="00F403CC" w:rsidRDefault="00932DEB" w:rsidP="000C2EE1">
      <w:pPr>
        <w:pStyle w:val="ListParagraph"/>
        <w:numPr>
          <w:ilvl w:val="1"/>
          <w:numId w:val="23"/>
        </w:numPr>
        <w:spacing w:line="288" w:lineRule="auto"/>
        <w:rPr>
          <w:rFonts w:asciiTheme="minorHAnsi" w:hAnsiTheme="minorHAnsi"/>
          <w:szCs w:val="18"/>
        </w:rPr>
      </w:pPr>
      <w:r w:rsidRPr="00F403CC">
        <w:rPr>
          <w:rFonts w:asciiTheme="minorHAnsi" w:hAnsiTheme="minorHAnsi"/>
          <w:szCs w:val="18"/>
        </w:rPr>
        <w:t>Unique Project code + Project Step</w:t>
      </w:r>
    </w:p>
    <w:p w:rsidR="00932DEB" w:rsidRDefault="00932DEB" w:rsidP="000C2EE1">
      <w:pPr>
        <w:pStyle w:val="ListParagraph"/>
        <w:numPr>
          <w:ilvl w:val="1"/>
          <w:numId w:val="23"/>
        </w:numPr>
        <w:spacing w:line="288" w:lineRule="auto"/>
        <w:rPr>
          <w:ins w:id="289" w:author="Ella Goldberg(Contractor)" w:date="2013-11-05T15:18:00Z"/>
          <w:rFonts w:asciiTheme="minorHAnsi" w:hAnsiTheme="minorHAnsi"/>
          <w:szCs w:val="18"/>
        </w:rPr>
      </w:pPr>
      <w:r w:rsidRPr="00F403CC">
        <w:rPr>
          <w:rFonts w:asciiTheme="minorHAnsi" w:hAnsiTheme="minorHAnsi"/>
          <w:szCs w:val="18"/>
        </w:rPr>
        <w:t>Unique Related Projects group name</w:t>
      </w:r>
    </w:p>
    <w:p w:rsidR="00164045" w:rsidRDefault="00164045" w:rsidP="00164045">
      <w:pPr>
        <w:pStyle w:val="ListParagraph"/>
        <w:spacing w:line="288" w:lineRule="auto"/>
        <w:ind w:left="1620"/>
        <w:rPr>
          <w:ins w:id="290" w:author="Ella Goldberg(Contractor)" w:date="2013-11-05T15:18:00Z"/>
          <w:rFonts w:asciiTheme="minorHAnsi" w:hAnsiTheme="minorHAnsi"/>
          <w:szCs w:val="18"/>
        </w:rPr>
      </w:pPr>
      <w:ins w:id="291" w:author="Ella Goldberg(Contractor)" w:date="2013-11-05T15:18:00Z">
        <w:r>
          <w:rPr>
            <w:rFonts w:asciiTheme="minorHAnsi" w:hAnsiTheme="minorHAnsi"/>
            <w:szCs w:val="18"/>
          </w:rPr>
          <w:t>In case when Group Name is not unique issue error:</w:t>
        </w:r>
      </w:ins>
    </w:p>
    <w:p w:rsidR="00164045" w:rsidRPr="00F403CC" w:rsidRDefault="00164045" w:rsidP="00164045">
      <w:pPr>
        <w:pStyle w:val="ListParagraph"/>
        <w:spacing w:line="288" w:lineRule="auto"/>
        <w:ind w:left="1620"/>
        <w:rPr>
          <w:rFonts w:asciiTheme="minorHAnsi" w:hAnsiTheme="minorHAnsi"/>
          <w:szCs w:val="18"/>
        </w:rPr>
      </w:pPr>
      <w:ins w:id="292" w:author="Ella Goldberg(Contractor)" w:date="2013-11-05T15:18:00Z">
        <w:r>
          <w:rPr>
            <w:rFonts w:asciiTheme="minorHAnsi" w:hAnsiTheme="minorHAnsi"/>
            <w:szCs w:val="18"/>
          </w:rPr>
          <w:t>Message 123</w:t>
        </w:r>
        <w:r w:rsidR="00817015">
          <w:rPr>
            <w:rFonts w:asciiTheme="minorHAnsi" w:hAnsiTheme="minorHAnsi"/>
            <w:szCs w:val="18"/>
          </w:rPr>
          <w:t>: ‘</w:t>
        </w:r>
        <w:r w:rsidR="00817015">
          <w:rPr>
            <w:color w:val="000000"/>
          </w:rPr>
          <w:t>Related projects Group Name is already in use. Please specify another name</w:t>
        </w:r>
        <w:r w:rsidR="00817015">
          <w:rPr>
            <w:rFonts w:asciiTheme="minorHAnsi" w:hAnsiTheme="minorHAnsi"/>
            <w:szCs w:val="18"/>
          </w:rPr>
          <w:t>’</w:t>
        </w:r>
      </w:ins>
    </w:p>
    <w:p w:rsidR="00932DEB" w:rsidRPr="00F403CC" w:rsidRDefault="00932DEB" w:rsidP="000C2EE1">
      <w:pPr>
        <w:pStyle w:val="ListParagraph"/>
        <w:numPr>
          <w:ilvl w:val="1"/>
          <w:numId w:val="23"/>
        </w:numPr>
        <w:spacing w:line="288" w:lineRule="auto"/>
        <w:rPr>
          <w:rFonts w:asciiTheme="minorHAnsi" w:hAnsiTheme="minorHAnsi"/>
          <w:szCs w:val="18"/>
        </w:rPr>
      </w:pPr>
      <w:r w:rsidRPr="00F403CC">
        <w:rPr>
          <w:rFonts w:asciiTheme="minorHAnsi" w:hAnsiTheme="minorHAnsi"/>
          <w:szCs w:val="18"/>
        </w:rPr>
        <w:t xml:space="preserve">O/L – all editable fields are mandatory </w:t>
      </w:r>
    </w:p>
    <w:p w:rsidR="00932DEB" w:rsidRPr="00F403CC" w:rsidRDefault="00932DEB" w:rsidP="00D445C4">
      <w:pPr>
        <w:ind w:left="720"/>
        <w:rPr>
          <w:rFonts w:asciiTheme="minorHAnsi" w:hAnsiTheme="minorHAnsi"/>
          <w:szCs w:val="18"/>
        </w:rPr>
      </w:pPr>
      <w:r w:rsidRPr="00F403CC">
        <w:rPr>
          <w:rFonts w:asciiTheme="minorHAnsi" w:hAnsiTheme="minorHAnsi"/>
          <w:szCs w:val="18"/>
        </w:rPr>
        <w:t xml:space="preserve">Error handling - refer </w:t>
      </w:r>
      <w:hyperlink w:anchor="_Add_New_Project" w:history="1">
        <w:r w:rsidRPr="00F403CC">
          <w:rPr>
            <w:rStyle w:val="Hyperlink"/>
            <w:rFonts w:asciiTheme="minorHAnsi" w:hAnsiTheme="minorHAnsi"/>
            <w:szCs w:val="18"/>
          </w:rPr>
          <w:t>Add New Project section</w:t>
        </w:r>
      </w:hyperlink>
    </w:p>
    <w:p w:rsidR="00932DEB" w:rsidRPr="00373687" w:rsidRDefault="00932DEB" w:rsidP="00932DEB">
      <w:pPr>
        <w:rPr>
          <w:szCs w:val="18"/>
        </w:rPr>
      </w:pPr>
    </w:p>
    <w:p w:rsidR="00932DEB" w:rsidRDefault="00932DEB" w:rsidP="00932DEB">
      <w:pPr>
        <w:ind w:left="432"/>
        <w:rPr>
          <w:ins w:id="293" w:author="Ella Goldberg(Contractor)" w:date="2013-11-05T15:19:00Z"/>
          <w:szCs w:val="18"/>
        </w:rPr>
      </w:pPr>
      <w:r w:rsidRPr="00B224A0">
        <w:rPr>
          <w:b/>
          <w:szCs w:val="18"/>
        </w:rPr>
        <w:t>DB</w:t>
      </w:r>
      <w:r w:rsidRPr="00373687">
        <w:rPr>
          <w:szCs w:val="18"/>
        </w:rPr>
        <w:t>:</w:t>
      </w:r>
    </w:p>
    <w:p w:rsidR="00350938" w:rsidRPr="00A72C50" w:rsidRDefault="00A72C50" w:rsidP="00932DEB">
      <w:pPr>
        <w:ind w:left="432"/>
        <w:rPr>
          <w:ins w:id="294" w:author="Ella Goldberg(Contractor)" w:date="2013-11-05T15:19:00Z"/>
          <w:szCs w:val="18"/>
          <w:u w:val="single"/>
        </w:rPr>
      </w:pPr>
      <w:ins w:id="295" w:author="Ella Goldberg(Contractor)" w:date="2013-11-05T21:36:00Z">
        <w:r w:rsidRPr="00A72C50">
          <w:rPr>
            <w:szCs w:val="18"/>
            <w:u w:val="single"/>
          </w:rPr>
          <w:t>Initial project is Regular (New Group)</w:t>
        </w:r>
      </w:ins>
    </w:p>
    <w:p w:rsidR="00A72C50" w:rsidRDefault="00A72C50" w:rsidP="00350938">
      <w:pPr>
        <w:ind w:left="432"/>
        <w:rPr>
          <w:ins w:id="296" w:author="Ella Goldberg(Contractor)" w:date="2013-11-05T21:36:00Z"/>
          <w:szCs w:val="18"/>
        </w:rPr>
      </w:pPr>
    </w:p>
    <w:p w:rsidR="00350938" w:rsidRDefault="00350938" w:rsidP="00350938">
      <w:pPr>
        <w:ind w:left="432"/>
        <w:rPr>
          <w:ins w:id="297" w:author="Ella Goldberg(Contractor)" w:date="2013-11-05T15:19:00Z"/>
          <w:szCs w:val="18"/>
        </w:rPr>
      </w:pPr>
      <w:proofErr w:type="spellStart"/>
      <w:ins w:id="298" w:author="Ella Goldberg(Contractor)" w:date="2013-11-05T15:19:00Z">
        <w:r>
          <w:rPr>
            <w:szCs w:val="18"/>
          </w:rPr>
          <w:t>ATS_Hierarchy</w:t>
        </w:r>
        <w:proofErr w:type="spellEnd"/>
        <w:r>
          <w:rPr>
            <w:szCs w:val="18"/>
          </w:rPr>
          <w:t>, Group node</w:t>
        </w:r>
      </w:ins>
    </w:p>
    <w:tbl>
      <w:tblPr>
        <w:tblW w:w="6588" w:type="dxa"/>
        <w:tblInd w:w="1152" w:type="dxa"/>
        <w:tblLook w:val="04A0" w:firstRow="1" w:lastRow="0" w:firstColumn="1" w:lastColumn="0" w:noHBand="0" w:noVBand="1"/>
      </w:tblPr>
      <w:tblGrid>
        <w:gridCol w:w="2200"/>
        <w:gridCol w:w="4388"/>
      </w:tblGrid>
      <w:tr w:rsidR="00350938" w:rsidRPr="00B156E6" w:rsidTr="000529C5">
        <w:trPr>
          <w:trHeight w:val="255"/>
          <w:ins w:id="299" w:author="Ella Goldberg(Contractor)" w:date="2013-11-05T15:19:00Z"/>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00" w:author="Ella Goldberg(Contractor)" w:date="2013-11-05T15:19:00Z"/>
                <w:rFonts w:ascii="MS Sans Serif" w:hAnsi="MS Sans Serif"/>
                <w:sz w:val="20"/>
              </w:rPr>
            </w:pPr>
            <w:ins w:id="301" w:author="Ella Goldberg(Contractor)" w:date="2013-11-05T15:19:00Z">
              <w:r w:rsidRPr="00B156E6">
                <w:rPr>
                  <w:rFonts w:ascii="MS Sans Serif" w:hAnsi="MS Sans Serif"/>
                  <w:sz w:val="20"/>
                </w:rPr>
                <w:t>Id</w:t>
              </w:r>
            </w:ins>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02" w:author="Ella Goldberg(Contractor)" w:date="2013-11-05T15:19:00Z"/>
                <w:rFonts w:ascii="MS Sans Serif" w:hAnsi="MS Sans Serif"/>
                <w:sz w:val="20"/>
              </w:rPr>
            </w:pPr>
            <w:ins w:id="303" w:author="Ella Goldberg(Contractor)" w:date="2013-11-05T15:19:00Z">
              <w:r w:rsidRPr="00B156E6">
                <w:rPr>
                  <w:rFonts w:ascii="MS Sans Serif" w:hAnsi="MS Sans Serif"/>
                  <w:sz w:val="20"/>
                </w:rPr>
                <w:t> </w:t>
              </w:r>
              <w:r>
                <w:rPr>
                  <w:rFonts w:ascii="MS Sans Serif" w:hAnsi="MS Sans Serif"/>
                  <w:sz w:val="20"/>
                </w:rPr>
                <w:t>sequence</w:t>
              </w:r>
            </w:ins>
          </w:p>
        </w:tc>
      </w:tr>
      <w:tr w:rsidR="00350938" w:rsidRPr="00B156E6" w:rsidTr="000529C5">
        <w:trPr>
          <w:trHeight w:val="255"/>
          <w:ins w:id="304"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05" w:author="Ella Goldberg(Contractor)" w:date="2013-11-05T15:19:00Z"/>
                <w:rFonts w:ascii="MS Sans Serif" w:hAnsi="MS Sans Serif"/>
                <w:sz w:val="20"/>
              </w:rPr>
            </w:pPr>
            <w:proofErr w:type="spellStart"/>
            <w:ins w:id="306" w:author="Ella Goldberg(Contractor)" w:date="2013-11-05T15:19:00Z">
              <w:r w:rsidRPr="00B156E6">
                <w:rPr>
                  <w:rFonts w:ascii="MS Sans Serif" w:hAnsi="MS Sans Serif"/>
                  <w:sz w:val="20"/>
                </w:rPr>
                <w:t>ParentId</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350938">
            <w:pPr>
              <w:rPr>
                <w:ins w:id="307" w:author="Ella Goldberg(Contractor)" w:date="2013-11-05T15:19:00Z"/>
                <w:rFonts w:ascii="MS Sans Serif" w:hAnsi="MS Sans Serif"/>
                <w:sz w:val="20"/>
              </w:rPr>
            </w:pPr>
            <w:ins w:id="308" w:author="Ella Goldberg(Contractor)" w:date="2013-11-05T15:19:00Z">
              <w:r w:rsidRPr="00B156E6">
                <w:rPr>
                  <w:rFonts w:ascii="MS Sans Serif" w:hAnsi="MS Sans Serif"/>
                  <w:sz w:val="20"/>
                </w:rPr>
                <w:t> </w:t>
              </w:r>
              <w:r>
                <w:rPr>
                  <w:rFonts w:ascii="MS Sans Serif" w:hAnsi="MS Sans Serif"/>
                  <w:sz w:val="20"/>
                </w:rPr>
                <w:t>null</w:t>
              </w:r>
            </w:ins>
          </w:p>
        </w:tc>
      </w:tr>
      <w:tr w:rsidR="00350938" w:rsidRPr="00B156E6" w:rsidTr="000529C5">
        <w:trPr>
          <w:trHeight w:val="255"/>
          <w:ins w:id="309"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10" w:author="Ella Goldberg(Contractor)" w:date="2013-11-05T15:19:00Z"/>
                <w:rFonts w:ascii="MS Sans Serif" w:hAnsi="MS Sans Serif"/>
                <w:sz w:val="20"/>
              </w:rPr>
            </w:pPr>
            <w:ins w:id="311" w:author="Ella Goldberg(Contractor)" w:date="2013-11-05T15:19:00Z">
              <w:r w:rsidRPr="00B156E6">
                <w:rPr>
                  <w:rFonts w:ascii="MS Sans Serif" w:hAnsi="MS Sans Serif"/>
                  <w:sz w:val="20"/>
                </w:rPr>
                <w:t>Sequence</w:t>
              </w:r>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350938">
            <w:pPr>
              <w:rPr>
                <w:ins w:id="312" w:author="Ella Goldberg(Contractor)" w:date="2013-11-05T15:19:00Z"/>
                <w:rFonts w:ascii="MS Sans Serif" w:hAnsi="MS Sans Serif"/>
                <w:sz w:val="20"/>
              </w:rPr>
            </w:pPr>
            <w:ins w:id="313" w:author="Ella Goldberg(Contractor)" w:date="2013-11-05T15:19:00Z">
              <w:r w:rsidRPr="00B156E6">
                <w:rPr>
                  <w:rFonts w:ascii="MS Sans Serif" w:hAnsi="MS Sans Serif"/>
                  <w:sz w:val="20"/>
                </w:rPr>
                <w:t> </w:t>
              </w:r>
              <w:r>
                <w:rPr>
                  <w:rFonts w:ascii="MS Sans Serif" w:hAnsi="MS Sans Serif"/>
                  <w:sz w:val="20"/>
                </w:rPr>
                <w:t xml:space="preserve"> 0</w:t>
              </w:r>
            </w:ins>
          </w:p>
        </w:tc>
      </w:tr>
      <w:tr w:rsidR="00350938" w:rsidRPr="00B156E6" w:rsidTr="000529C5">
        <w:trPr>
          <w:trHeight w:val="255"/>
          <w:ins w:id="314"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15" w:author="Ella Goldberg(Contractor)" w:date="2013-11-05T15:19:00Z"/>
                <w:rFonts w:ascii="MS Sans Serif" w:hAnsi="MS Sans Serif"/>
                <w:sz w:val="20"/>
              </w:rPr>
            </w:pPr>
            <w:proofErr w:type="spellStart"/>
            <w:ins w:id="316" w:author="Ella Goldberg(Contractor)" w:date="2013-11-05T15:19:00Z">
              <w:r w:rsidRPr="00B156E6">
                <w:rPr>
                  <w:rFonts w:ascii="MS Sans Serif" w:hAnsi="MS Sans Serif"/>
                  <w:sz w:val="20"/>
                </w:rPr>
                <w:t>NodeType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350938">
            <w:pPr>
              <w:rPr>
                <w:ins w:id="317" w:author="Ella Goldberg(Contractor)" w:date="2013-11-05T15:19:00Z"/>
                <w:rFonts w:ascii="MS Sans Serif" w:hAnsi="MS Sans Serif"/>
                <w:sz w:val="20"/>
              </w:rPr>
            </w:pPr>
            <w:ins w:id="318" w:author="Ella Goldberg(Contractor)" w:date="2013-11-05T15:19:00Z">
              <w:r w:rsidRPr="00B156E6">
                <w:rPr>
                  <w:rFonts w:ascii="MS Sans Serif" w:hAnsi="MS Sans Serif"/>
                  <w:sz w:val="20"/>
                </w:rPr>
                <w:t> </w:t>
              </w:r>
              <w:r>
                <w:rPr>
                  <w:rFonts w:ascii="MS Sans Serif" w:hAnsi="MS Sans Serif"/>
                  <w:sz w:val="20"/>
                </w:rPr>
                <w:t>‘G’</w:t>
              </w:r>
            </w:ins>
          </w:p>
        </w:tc>
      </w:tr>
      <w:tr w:rsidR="00350938" w:rsidRPr="00B156E6" w:rsidTr="000529C5">
        <w:trPr>
          <w:trHeight w:val="255"/>
          <w:ins w:id="319"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20" w:author="Ella Goldberg(Contractor)" w:date="2013-11-05T15:19:00Z"/>
                <w:rFonts w:ascii="MS Sans Serif" w:hAnsi="MS Sans Serif"/>
                <w:sz w:val="20"/>
              </w:rPr>
            </w:pPr>
            <w:ins w:id="321" w:author="Ella Goldberg(Contractor)" w:date="2013-11-05T15:19:00Z">
              <w:r w:rsidRPr="00B156E6">
                <w:rPr>
                  <w:rFonts w:ascii="MS Sans Serif" w:hAnsi="MS Sans Serif"/>
                  <w:sz w:val="20"/>
                </w:rPr>
                <w:t>Name</w:t>
              </w:r>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22" w:author="Ella Goldberg(Contractor)" w:date="2013-11-05T15:19:00Z"/>
                <w:rFonts w:ascii="MS Sans Serif" w:hAnsi="MS Sans Serif"/>
                <w:sz w:val="20"/>
              </w:rPr>
            </w:pPr>
            <w:ins w:id="323" w:author="Ella Goldberg(Contractor)" w:date="2013-11-05T15:19:00Z">
              <w:r w:rsidRPr="00B156E6">
                <w:rPr>
                  <w:rFonts w:ascii="MS Sans Serif" w:hAnsi="MS Sans Serif"/>
                  <w:sz w:val="20"/>
                </w:rPr>
                <w:t> </w:t>
              </w:r>
              <w:r>
                <w:rPr>
                  <w:rFonts w:ascii="MS Sans Serif" w:hAnsi="MS Sans Serif"/>
                  <w:sz w:val="20"/>
                </w:rPr>
                <w:t>GUI</w:t>
              </w:r>
            </w:ins>
            <w:ins w:id="324" w:author="Ella Goldberg(Contractor)" w:date="2013-11-05T15:20:00Z">
              <w:r>
                <w:rPr>
                  <w:rFonts w:ascii="MS Sans Serif" w:hAnsi="MS Sans Serif"/>
                  <w:sz w:val="20"/>
                </w:rPr>
                <w:t>, Group Name</w:t>
              </w:r>
            </w:ins>
          </w:p>
        </w:tc>
      </w:tr>
      <w:tr w:rsidR="00350938" w:rsidRPr="00B156E6" w:rsidTr="000529C5">
        <w:trPr>
          <w:trHeight w:val="255"/>
          <w:ins w:id="325"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26" w:author="Ella Goldberg(Contractor)" w:date="2013-11-05T15:19:00Z"/>
                <w:rFonts w:ascii="MS Sans Serif" w:hAnsi="MS Sans Serif"/>
                <w:sz w:val="20"/>
              </w:rPr>
            </w:pPr>
            <w:ins w:id="327" w:author="Ella Goldberg(Contractor)" w:date="2013-11-05T15:19:00Z">
              <w:r w:rsidRPr="00B156E6">
                <w:rPr>
                  <w:rFonts w:ascii="MS Sans Serif" w:hAnsi="MS Sans Serif"/>
                  <w:sz w:val="20"/>
                </w:rPr>
                <w:t>Description</w:t>
              </w:r>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28" w:author="Ella Goldberg(Contractor)" w:date="2013-11-05T15:19:00Z"/>
                <w:rFonts w:ascii="MS Sans Serif" w:hAnsi="MS Sans Serif"/>
                <w:sz w:val="20"/>
              </w:rPr>
            </w:pPr>
            <w:ins w:id="329" w:author="Ella Goldberg(Contractor)" w:date="2013-11-05T15:19:00Z">
              <w:r w:rsidRPr="00B156E6">
                <w:rPr>
                  <w:rFonts w:ascii="MS Sans Serif" w:hAnsi="MS Sans Serif"/>
                  <w:sz w:val="20"/>
                </w:rPr>
                <w:t> </w:t>
              </w:r>
              <w:r>
                <w:rPr>
                  <w:rFonts w:ascii="MS Sans Serif" w:hAnsi="MS Sans Serif"/>
                  <w:sz w:val="20"/>
                </w:rPr>
                <w:t>GUI</w:t>
              </w:r>
            </w:ins>
            <w:ins w:id="330" w:author="Ella Goldberg(Contractor)" w:date="2013-11-05T15:20:00Z">
              <w:r w:rsidR="00A72C50">
                <w:rPr>
                  <w:rFonts w:ascii="MS Sans Serif" w:hAnsi="MS Sans Serif"/>
                  <w:sz w:val="20"/>
                </w:rPr>
                <w:t>, Group Desc</w:t>
              </w:r>
              <w:r>
                <w:rPr>
                  <w:rFonts w:ascii="MS Sans Serif" w:hAnsi="MS Sans Serif"/>
                  <w:sz w:val="20"/>
                </w:rPr>
                <w:t>ription</w:t>
              </w:r>
            </w:ins>
          </w:p>
        </w:tc>
      </w:tr>
      <w:tr w:rsidR="00350938" w:rsidRPr="00B156E6" w:rsidTr="000529C5">
        <w:trPr>
          <w:trHeight w:val="255"/>
          <w:ins w:id="331"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32" w:author="Ella Goldberg(Contractor)" w:date="2013-11-05T15:19:00Z"/>
                <w:rFonts w:ascii="MS Sans Serif" w:hAnsi="MS Sans Serif"/>
                <w:sz w:val="20"/>
              </w:rPr>
            </w:pPr>
            <w:proofErr w:type="spellStart"/>
            <w:ins w:id="333" w:author="Ella Goldberg(Contractor)" w:date="2013-11-05T15:19:00Z">
              <w:r>
                <w:rPr>
                  <w:rFonts w:ascii="MS Sans Serif" w:hAnsi="MS Sans Serif"/>
                  <w:sz w:val="20"/>
                </w:rPr>
                <w:t>GroupId</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350938">
            <w:pPr>
              <w:rPr>
                <w:ins w:id="334" w:author="Ella Goldberg(Contractor)" w:date="2013-11-05T15:19:00Z"/>
                <w:rFonts w:ascii="MS Sans Serif" w:hAnsi="MS Sans Serif"/>
                <w:sz w:val="20"/>
              </w:rPr>
            </w:pPr>
            <w:ins w:id="335" w:author="Ella Goldberg(Contractor)" w:date="2013-11-05T15:19:00Z">
              <w:r w:rsidRPr="00B156E6">
                <w:rPr>
                  <w:rFonts w:ascii="MS Sans Serif" w:hAnsi="MS Sans Serif"/>
                  <w:sz w:val="20"/>
                </w:rPr>
                <w:t> </w:t>
              </w:r>
            </w:ins>
            <w:ins w:id="336" w:author="Ella Goldberg(Contractor)" w:date="2013-11-05T15:20:00Z">
              <w:r>
                <w:rPr>
                  <w:rFonts w:ascii="MS Sans Serif" w:hAnsi="MS Sans Serif"/>
                  <w:sz w:val="20"/>
                </w:rPr>
                <w:t>null</w:t>
              </w:r>
            </w:ins>
          </w:p>
        </w:tc>
      </w:tr>
      <w:tr w:rsidR="00350938" w:rsidRPr="00B156E6" w:rsidTr="000529C5">
        <w:trPr>
          <w:trHeight w:val="255"/>
          <w:ins w:id="337"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38" w:author="Ella Goldberg(Contractor)" w:date="2013-11-05T15:19:00Z"/>
                <w:rFonts w:ascii="MS Sans Serif" w:hAnsi="MS Sans Serif"/>
                <w:sz w:val="20"/>
              </w:rPr>
            </w:pPr>
            <w:proofErr w:type="spellStart"/>
            <w:ins w:id="339" w:author="Ella Goldberg(Contractor)" w:date="2013-11-05T15:19:00Z">
              <w:r w:rsidRPr="00B156E6">
                <w:rPr>
                  <w:rFonts w:ascii="MS Sans Serif" w:hAnsi="MS Sans Serif"/>
                  <w:sz w:val="20"/>
                </w:rPr>
                <w:t>ProjectCode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350938">
            <w:pPr>
              <w:rPr>
                <w:ins w:id="340" w:author="Ella Goldberg(Contractor)" w:date="2013-11-05T15:19:00Z"/>
                <w:rFonts w:ascii="MS Sans Serif" w:hAnsi="MS Sans Serif"/>
                <w:sz w:val="20"/>
              </w:rPr>
            </w:pPr>
            <w:ins w:id="341" w:author="Ella Goldberg(Contractor)" w:date="2013-11-05T15:19:00Z">
              <w:r w:rsidRPr="00B156E6">
                <w:rPr>
                  <w:rFonts w:ascii="MS Sans Serif" w:hAnsi="MS Sans Serif"/>
                  <w:sz w:val="20"/>
                </w:rPr>
                <w:t> </w:t>
              </w:r>
            </w:ins>
            <w:ins w:id="342" w:author="Ella Goldberg(Contractor)" w:date="2013-11-05T15:20:00Z">
              <w:r>
                <w:rPr>
                  <w:rFonts w:ascii="MS Sans Serif" w:hAnsi="MS Sans Serif"/>
                  <w:sz w:val="20"/>
                </w:rPr>
                <w:t>null</w:t>
              </w:r>
            </w:ins>
          </w:p>
        </w:tc>
      </w:tr>
      <w:tr w:rsidR="00F7463E" w:rsidRPr="00B156E6" w:rsidTr="000529C5">
        <w:trPr>
          <w:trHeight w:val="255"/>
          <w:ins w:id="343" w:author="Ella Goldberg(Contractor)" w:date="2013-11-05T15:24:00Z"/>
        </w:trPr>
        <w:tc>
          <w:tcPr>
            <w:tcW w:w="2200" w:type="dxa"/>
            <w:tcBorders>
              <w:top w:val="nil"/>
              <w:left w:val="single" w:sz="4" w:space="0" w:color="auto"/>
              <w:bottom w:val="single" w:sz="4" w:space="0" w:color="auto"/>
              <w:right w:val="single" w:sz="4" w:space="0" w:color="auto"/>
            </w:tcBorders>
            <w:shd w:val="clear" w:color="auto" w:fill="auto"/>
            <w:noWrap/>
            <w:vAlign w:val="bottom"/>
          </w:tcPr>
          <w:p w:rsidR="00F7463E" w:rsidRPr="00B156E6" w:rsidRDefault="00F7463E" w:rsidP="000529C5">
            <w:pPr>
              <w:rPr>
                <w:ins w:id="344" w:author="Ella Goldberg(Contractor)" w:date="2013-11-05T15:24:00Z"/>
                <w:rFonts w:ascii="MS Sans Serif" w:hAnsi="MS Sans Serif"/>
                <w:sz w:val="20"/>
              </w:rPr>
            </w:pPr>
            <w:proofErr w:type="spellStart"/>
            <w:ins w:id="345" w:author="Ella Goldberg(Contractor)" w:date="2013-11-05T15:24:00Z">
              <w:r>
                <w:rPr>
                  <w:rFonts w:ascii="MS Sans Serif" w:hAnsi="MS Sans Serif"/>
                  <w:sz w:val="20"/>
                </w:rPr>
                <w:lastRenderedPageBreak/>
                <w:t>ProjectStep</w:t>
              </w:r>
              <w:proofErr w:type="spellEnd"/>
            </w:ins>
          </w:p>
        </w:tc>
        <w:tc>
          <w:tcPr>
            <w:tcW w:w="4388" w:type="dxa"/>
            <w:tcBorders>
              <w:top w:val="nil"/>
              <w:left w:val="nil"/>
              <w:bottom w:val="single" w:sz="4" w:space="0" w:color="auto"/>
              <w:right w:val="single" w:sz="4" w:space="0" w:color="auto"/>
            </w:tcBorders>
            <w:shd w:val="clear" w:color="auto" w:fill="auto"/>
            <w:noWrap/>
            <w:vAlign w:val="bottom"/>
          </w:tcPr>
          <w:p w:rsidR="00F7463E" w:rsidRPr="00B156E6" w:rsidRDefault="00F7463E" w:rsidP="00350938">
            <w:pPr>
              <w:rPr>
                <w:ins w:id="346" w:author="Ella Goldberg(Contractor)" w:date="2013-11-05T15:24:00Z"/>
                <w:rFonts w:ascii="MS Sans Serif" w:hAnsi="MS Sans Serif"/>
                <w:sz w:val="20"/>
              </w:rPr>
            </w:pPr>
            <w:ins w:id="347" w:author="Ella Goldberg(Contractor)" w:date="2013-11-05T15:24:00Z">
              <w:r>
                <w:rPr>
                  <w:rFonts w:ascii="MS Sans Serif" w:hAnsi="MS Sans Serif"/>
                  <w:sz w:val="20"/>
                </w:rPr>
                <w:t>GUI</w:t>
              </w:r>
            </w:ins>
          </w:p>
        </w:tc>
      </w:tr>
      <w:tr w:rsidR="00350938" w:rsidRPr="00B156E6" w:rsidTr="000529C5">
        <w:trPr>
          <w:trHeight w:val="255"/>
          <w:ins w:id="34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49" w:author="Ella Goldberg(Contractor)" w:date="2013-11-05T15:19:00Z"/>
                <w:rFonts w:ascii="MS Sans Serif" w:hAnsi="MS Sans Serif"/>
                <w:sz w:val="20"/>
              </w:rPr>
            </w:pPr>
            <w:proofErr w:type="spellStart"/>
            <w:ins w:id="350" w:author="Ella Goldberg(Contractor)" w:date="2013-11-05T15:19:00Z">
              <w:r w:rsidRPr="00B156E6">
                <w:rPr>
                  <w:rFonts w:ascii="MS Sans Serif" w:hAnsi="MS Sans Serif"/>
                  <w:sz w:val="20"/>
                </w:rPr>
                <w:t>ProjectStatus</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350938">
            <w:pPr>
              <w:rPr>
                <w:ins w:id="351" w:author="Ella Goldberg(Contractor)" w:date="2013-11-05T15:19:00Z"/>
                <w:rFonts w:ascii="MS Sans Serif" w:hAnsi="MS Sans Serif"/>
                <w:sz w:val="20"/>
              </w:rPr>
            </w:pPr>
            <w:ins w:id="352" w:author="Ella Goldberg(Contractor)" w:date="2013-11-05T15:20:00Z">
              <w:r>
                <w:rPr>
                  <w:rFonts w:ascii="MS Sans Serif" w:hAnsi="MS Sans Serif"/>
                  <w:sz w:val="20"/>
                </w:rPr>
                <w:t>null</w:t>
              </w:r>
            </w:ins>
          </w:p>
        </w:tc>
      </w:tr>
      <w:tr w:rsidR="00350938" w:rsidRPr="00B156E6" w:rsidTr="000529C5">
        <w:trPr>
          <w:trHeight w:val="255"/>
          <w:ins w:id="35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54" w:author="Ella Goldberg(Contractor)" w:date="2013-11-05T15:19:00Z"/>
                <w:rFonts w:ascii="MS Sans Serif" w:hAnsi="MS Sans Serif"/>
                <w:sz w:val="20"/>
              </w:rPr>
            </w:pPr>
            <w:proofErr w:type="spellStart"/>
            <w:ins w:id="355" w:author="Ella Goldberg(Contractor)" w:date="2013-11-05T15:19:00Z">
              <w:r w:rsidRPr="00B156E6">
                <w:rPr>
                  <w:rFonts w:ascii="MS Sans Serif" w:hAnsi="MS Sans Serif"/>
                  <w:sz w:val="20"/>
                </w:rPr>
                <w:t>CreationDate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56" w:author="Ella Goldberg(Contractor)" w:date="2013-11-05T15:19:00Z"/>
                <w:rFonts w:ascii="MS Sans Serif" w:hAnsi="MS Sans Serif"/>
                <w:sz w:val="20"/>
              </w:rPr>
            </w:pPr>
            <w:ins w:id="357" w:author="Ella Goldberg(Contractor)" w:date="2013-11-05T15:19:00Z">
              <w:r w:rsidRPr="00B156E6">
                <w:rPr>
                  <w:rFonts w:ascii="MS Sans Serif" w:hAnsi="MS Sans Serif"/>
                  <w:sz w:val="20"/>
                </w:rPr>
                <w:t> </w:t>
              </w:r>
              <w:proofErr w:type="spellStart"/>
              <w:r>
                <w:rPr>
                  <w:rFonts w:ascii="MS Sans Serif" w:hAnsi="MS Sans Serif"/>
                  <w:sz w:val="20"/>
                </w:rPr>
                <w:t>sysdatetime</w:t>
              </w:r>
              <w:proofErr w:type="spellEnd"/>
            </w:ins>
          </w:p>
        </w:tc>
      </w:tr>
      <w:tr w:rsidR="00350938" w:rsidRPr="00B156E6" w:rsidTr="000529C5">
        <w:trPr>
          <w:trHeight w:val="255"/>
          <w:ins w:id="35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59" w:author="Ella Goldberg(Contractor)" w:date="2013-11-05T15:19:00Z"/>
                <w:rFonts w:ascii="MS Sans Serif" w:hAnsi="MS Sans Serif"/>
                <w:sz w:val="20"/>
              </w:rPr>
            </w:pPr>
            <w:proofErr w:type="spellStart"/>
            <w:ins w:id="360" w:author="Ella Goldberg(Contractor)" w:date="2013-11-05T15:19:00Z">
              <w:r w:rsidRPr="00B156E6">
                <w:rPr>
                  <w:rFonts w:ascii="MS Sans Serif" w:hAnsi="MS Sans Serif"/>
                  <w:sz w:val="20"/>
                </w:rPr>
                <w:t>LastUpdateTime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61" w:author="Ella Goldberg(Contractor)" w:date="2013-11-05T15:19:00Z"/>
                <w:rFonts w:ascii="MS Sans Serif" w:hAnsi="MS Sans Serif"/>
                <w:sz w:val="20"/>
              </w:rPr>
            </w:pPr>
            <w:ins w:id="362" w:author="Ella Goldberg(Contractor)" w:date="2013-11-05T15:19:00Z">
              <w:r w:rsidRPr="00B156E6">
                <w:rPr>
                  <w:rFonts w:ascii="MS Sans Serif" w:hAnsi="MS Sans Serif"/>
                  <w:sz w:val="20"/>
                </w:rPr>
                <w:t> </w:t>
              </w:r>
              <w:proofErr w:type="spellStart"/>
              <w:r>
                <w:rPr>
                  <w:rFonts w:ascii="MS Sans Serif" w:hAnsi="MS Sans Serif"/>
                  <w:sz w:val="20"/>
                </w:rPr>
                <w:t>sysdatetime</w:t>
              </w:r>
              <w:proofErr w:type="spellEnd"/>
            </w:ins>
          </w:p>
        </w:tc>
      </w:tr>
      <w:tr w:rsidR="00350938" w:rsidRPr="00B156E6" w:rsidTr="000529C5">
        <w:trPr>
          <w:trHeight w:val="255"/>
          <w:ins w:id="36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64" w:author="Ella Goldberg(Contractor)" w:date="2013-11-05T15:19:00Z"/>
                <w:rFonts w:ascii="MS Sans Serif" w:hAnsi="MS Sans Serif"/>
                <w:sz w:val="20"/>
              </w:rPr>
            </w:pPr>
            <w:proofErr w:type="spellStart"/>
            <w:ins w:id="365" w:author="Ella Goldberg(Contractor)" w:date="2013-11-05T15:19:00Z">
              <w:r w:rsidRPr="00B156E6">
                <w:rPr>
                  <w:rFonts w:ascii="MS Sans Serif" w:hAnsi="MS Sans Serif"/>
                  <w:sz w:val="20"/>
                </w:rPr>
                <w:t>LastUpdateUser</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66" w:author="Ella Goldberg(Contractor)" w:date="2013-11-05T15:19:00Z"/>
                <w:rFonts w:ascii="MS Sans Serif" w:hAnsi="MS Sans Serif"/>
                <w:sz w:val="20"/>
              </w:rPr>
            </w:pPr>
            <w:ins w:id="367" w:author="Ella Goldberg(Contractor)" w:date="2013-11-05T15:19:00Z">
              <w:r w:rsidRPr="00B156E6">
                <w:rPr>
                  <w:rFonts w:ascii="MS Sans Serif" w:hAnsi="MS Sans Serif"/>
                  <w:sz w:val="20"/>
                </w:rPr>
                <w:t> </w:t>
              </w:r>
              <w:proofErr w:type="spellStart"/>
              <w:r>
                <w:rPr>
                  <w:rFonts w:ascii="MS Sans Serif" w:hAnsi="MS Sans Serif"/>
                  <w:sz w:val="20"/>
                </w:rPr>
                <w:t>userId</w:t>
              </w:r>
              <w:proofErr w:type="spellEnd"/>
              <w:r>
                <w:rPr>
                  <w:rFonts w:ascii="MS Sans Serif" w:hAnsi="MS Sans Serif"/>
                  <w:sz w:val="20"/>
                </w:rPr>
                <w:t xml:space="preserve"> – received from access management upon login</w:t>
              </w:r>
            </w:ins>
          </w:p>
        </w:tc>
      </w:tr>
      <w:tr w:rsidR="00350938" w:rsidRPr="00B156E6" w:rsidTr="000529C5">
        <w:trPr>
          <w:trHeight w:val="255"/>
          <w:ins w:id="36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69" w:author="Ella Goldberg(Contractor)" w:date="2013-11-05T15:19:00Z"/>
                <w:rFonts w:ascii="MS Sans Serif" w:hAnsi="MS Sans Serif"/>
                <w:sz w:val="20"/>
              </w:rPr>
            </w:pPr>
            <w:proofErr w:type="spellStart"/>
            <w:ins w:id="370" w:author="Ella Goldberg(Contractor)" w:date="2013-11-05T15:19:00Z">
              <w:r w:rsidRPr="00B156E6">
                <w:rPr>
                  <w:rFonts w:ascii="MS Sans Serif" w:hAnsi="MS Sans Serif"/>
                  <w:sz w:val="20"/>
                </w:rPr>
                <w:t>LastUpdateComputer</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71" w:author="Ella Goldberg(Contractor)" w:date="2013-11-05T15:19:00Z"/>
                <w:rFonts w:ascii="MS Sans Serif" w:hAnsi="MS Sans Serif"/>
                <w:sz w:val="20"/>
              </w:rPr>
            </w:pPr>
            <w:ins w:id="372" w:author="Ella Goldberg(Contractor)" w:date="2013-11-05T15:19:00Z">
              <w:r w:rsidRPr="00B156E6">
                <w:rPr>
                  <w:rFonts w:ascii="MS Sans Serif" w:hAnsi="MS Sans Serif"/>
                  <w:sz w:val="20"/>
                </w:rPr>
                <w:t> </w:t>
              </w:r>
              <w:r>
                <w:rPr>
                  <w:rFonts w:ascii="MS Sans Serif" w:hAnsi="MS Sans Serif"/>
                  <w:sz w:val="20"/>
                </w:rPr>
                <w:t>Computer Name</w:t>
              </w:r>
            </w:ins>
          </w:p>
        </w:tc>
      </w:tr>
      <w:tr w:rsidR="00350938" w:rsidRPr="00B156E6" w:rsidTr="000529C5">
        <w:trPr>
          <w:trHeight w:val="255"/>
          <w:ins w:id="37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350938" w:rsidRPr="00B156E6" w:rsidRDefault="00350938" w:rsidP="000529C5">
            <w:pPr>
              <w:rPr>
                <w:ins w:id="374" w:author="Ella Goldberg(Contractor)" w:date="2013-11-05T15:19:00Z"/>
                <w:rFonts w:ascii="MS Sans Serif" w:hAnsi="MS Sans Serif"/>
                <w:sz w:val="20"/>
              </w:rPr>
            </w:pPr>
            <w:proofErr w:type="spellStart"/>
            <w:ins w:id="375" w:author="Ella Goldberg(Contractor)" w:date="2013-11-05T15:19:00Z">
              <w:r w:rsidRPr="00B156E6">
                <w:rPr>
                  <w:rFonts w:ascii="MS Sans Serif" w:hAnsi="MS Sans Serif"/>
                  <w:sz w:val="20"/>
                </w:rPr>
                <w:t>LastUpdateApplication</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350938" w:rsidRPr="00B156E6" w:rsidRDefault="00350938" w:rsidP="000529C5">
            <w:pPr>
              <w:rPr>
                <w:ins w:id="376" w:author="Ella Goldberg(Contractor)" w:date="2013-11-05T15:19:00Z"/>
                <w:rFonts w:ascii="MS Sans Serif" w:hAnsi="MS Sans Serif"/>
                <w:sz w:val="20"/>
              </w:rPr>
            </w:pPr>
            <w:ins w:id="377" w:author="Ella Goldberg(Contractor)" w:date="2013-11-05T15:19:00Z">
              <w:r w:rsidRPr="00B156E6">
                <w:rPr>
                  <w:rFonts w:ascii="MS Sans Serif" w:hAnsi="MS Sans Serif"/>
                  <w:sz w:val="20"/>
                </w:rPr>
                <w:t> </w:t>
              </w:r>
              <w:r>
                <w:rPr>
                  <w:rFonts w:ascii="MS Sans Serif" w:hAnsi="MS Sans Serif"/>
                  <w:sz w:val="20"/>
                </w:rPr>
                <w:t>PE</w:t>
              </w:r>
            </w:ins>
          </w:p>
        </w:tc>
      </w:tr>
    </w:tbl>
    <w:p w:rsidR="00350938" w:rsidRDefault="00350938" w:rsidP="00350938">
      <w:pPr>
        <w:ind w:left="432"/>
        <w:rPr>
          <w:ins w:id="378" w:author="Ella Goldberg(Contractor)" w:date="2013-11-05T15:19:00Z"/>
          <w:szCs w:val="18"/>
        </w:rPr>
      </w:pPr>
    </w:p>
    <w:p w:rsidR="00350938" w:rsidRPr="00373687" w:rsidRDefault="00350938" w:rsidP="00932DEB">
      <w:pPr>
        <w:ind w:left="432"/>
        <w:rPr>
          <w:szCs w:val="18"/>
        </w:rPr>
      </w:pPr>
    </w:p>
    <w:p w:rsidR="00932DEB" w:rsidRPr="00373687" w:rsidRDefault="00932DEB" w:rsidP="00932DEB">
      <w:pPr>
        <w:ind w:left="432"/>
        <w:rPr>
          <w:szCs w:val="18"/>
        </w:rPr>
      </w:pPr>
    </w:p>
    <w:p w:rsidR="00932DEB" w:rsidRDefault="00350938" w:rsidP="00350938">
      <w:pPr>
        <w:ind w:left="432"/>
        <w:rPr>
          <w:szCs w:val="18"/>
        </w:rPr>
      </w:pPr>
      <w:proofErr w:type="spellStart"/>
      <w:ins w:id="379" w:author="Ella Goldberg(Contractor)" w:date="2013-11-05T15:18:00Z">
        <w:r>
          <w:rPr>
            <w:szCs w:val="18"/>
          </w:rPr>
          <w:t>ATS_</w:t>
        </w:r>
      </w:ins>
      <w:r w:rsidR="00932DEB">
        <w:rPr>
          <w:szCs w:val="18"/>
        </w:rPr>
        <w:t>Hierarchy</w:t>
      </w:r>
      <w:proofErr w:type="spellEnd"/>
      <w:ins w:id="380" w:author="Ella Goldberg(Contractor)" w:date="2013-11-05T15:19:00Z">
        <w:r>
          <w:rPr>
            <w:szCs w:val="18"/>
          </w:rPr>
          <w:t>, Project node</w:t>
        </w:r>
      </w:ins>
    </w:p>
    <w:tbl>
      <w:tblPr>
        <w:tblW w:w="6588" w:type="dxa"/>
        <w:tblInd w:w="1152" w:type="dxa"/>
        <w:tblLook w:val="04A0" w:firstRow="1" w:lastRow="0" w:firstColumn="1" w:lastColumn="0" w:noHBand="0" w:noVBand="1"/>
      </w:tblPr>
      <w:tblGrid>
        <w:gridCol w:w="2227"/>
        <w:gridCol w:w="4388"/>
      </w:tblGrid>
      <w:tr w:rsidR="00932DEB" w:rsidRPr="00B156E6" w:rsidTr="00B224A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Id</w:t>
            </w:r>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sequence</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ParentId</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A72C50">
            <w:pPr>
              <w:rPr>
                <w:rFonts w:ascii="MS Sans Serif" w:hAnsi="MS Sans Serif"/>
                <w:sz w:val="20"/>
              </w:rPr>
            </w:pPr>
            <w:r w:rsidRPr="00B156E6">
              <w:rPr>
                <w:rFonts w:ascii="MS Sans Serif" w:hAnsi="MS Sans Serif"/>
                <w:sz w:val="20"/>
              </w:rPr>
              <w:t> </w:t>
            </w:r>
            <w:del w:id="381" w:author="Ella Goldberg(Contractor)" w:date="2013-11-05T21:37:00Z">
              <w:r w:rsidDel="00A72C50">
                <w:rPr>
                  <w:rFonts w:ascii="MS Sans Serif" w:hAnsi="MS Sans Serif"/>
                  <w:sz w:val="20"/>
                </w:rPr>
                <w:delText xml:space="preserve">Parent </w:delText>
              </w:r>
            </w:del>
            <w:r>
              <w:rPr>
                <w:rFonts w:ascii="MS Sans Serif" w:hAnsi="MS Sans Serif"/>
                <w:sz w:val="20"/>
              </w:rPr>
              <w:t>Id of the Target folder (GUI)</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Sequence</w:t>
            </w:r>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 xml:space="preserve"> count (child folders) +1 for the parent id</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NodeType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‘P’</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Name</w:t>
            </w:r>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GUI</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Description</w:t>
            </w:r>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GUI</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del w:id="382" w:author="Ella Goldberg(Contractor)" w:date="2013-11-05T15:18:00Z">
              <w:r w:rsidRPr="00B156E6" w:rsidDel="00350938">
                <w:rPr>
                  <w:rFonts w:ascii="MS Sans Serif" w:hAnsi="MS Sans Serif"/>
                  <w:sz w:val="20"/>
                </w:rPr>
                <w:delText>IsGroupMember</w:delText>
              </w:r>
            </w:del>
            <w:proofErr w:type="spellStart"/>
            <w:ins w:id="383" w:author="Ella Goldberg(Contractor)" w:date="2013-11-05T15:18:00Z">
              <w:r w:rsidR="00350938">
                <w:rPr>
                  <w:rFonts w:ascii="MS Sans Serif" w:hAnsi="MS Sans Serif"/>
                  <w:sz w:val="20"/>
                </w:rPr>
                <w:t>GroupId</w:t>
              </w:r>
            </w:ins>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701A07" w:rsidP="00701A07">
            <w:pPr>
              <w:rPr>
                <w:rFonts w:ascii="MS Sans Serif" w:hAnsi="MS Sans Serif"/>
                <w:sz w:val="20"/>
              </w:rPr>
            </w:pPr>
            <w:ins w:id="384" w:author="Ella Goldberg(Contractor)" w:date="2013-11-05T15:20:00Z">
              <w:r>
                <w:rPr>
                  <w:rFonts w:ascii="MS Sans Serif" w:hAnsi="MS Sans Serif"/>
                  <w:sz w:val="20"/>
                </w:rPr>
                <w:t>Id of the previously created group</w:t>
              </w:r>
            </w:ins>
            <w:del w:id="385" w:author="Ella Goldberg(Contractor)" w:date="2013-11-05T15:20:00Z">
              <w:r w:rsidR="00932DEB" w:rsidRPr="00B156E6" w:rsidDel="00701A07">
                <w:rPr>
                  <w:rFonts w:ascii="MS Sans Serif" w:hAnsi="MS Sans Serif"/>
                  <w:sz w:val="20"/>
                </w:rPr>
                <w:delText> </w:delText>
              </w:r>
              <w:r w:rsidR="00932DEB" w:rsidDel="00701A07">
                <w:rPr>
                  <w:rFonts w:ascii="MS Sans Serif" w:hAnsi="MS Sans Serif"/>
                  <w:sz w:val="20"/>
                </w:rPr>
                <w:delText>1</w:delText>
              </w:r>
            </w:del>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ProjectCode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GUI</w:t>
            </w:r>
          </w:p>
        </w:tc>
      </w:tr>
      <w:tr w:rsidR="00F7463E" w:rsidRPr="00B156E6" w:rsidTr="00B224A0">
        <w:trPr>
          <w:trHeight w:val="255"/>
          <w:ins w:id="386" w:author="Ella Goldberg(Contractor)" w:date="2013-11-05T15:24:00Z"/>
        </w:trPr>
        <w:tc>
          <w:tcPr>
            <w:tcW w:w="2200" w:type="dxa"/>
            <w:tcBorders>
              <w:top w:val="nil"/>
              <w:left w:val="single" w:sz="4" w:space="0" w:color="auto"/>
              <w:bottom w:val="single" w:sz="4" w:space="0" w:color="auto"/>
              <w:right w:val="single" w:sz="4" w:space="0" w:color="auto"/>
            </w:tcBorders>
            <w:shd w:val="clear" w:color="auto" w:fill="auto"/>
            <w:noWrap/>
            <w:vAlign w:val="bottom"/>
          </w:tcPr>
          <w:p w:rsidR="00F7463E" w:rsidRPr="00B156E6" w:rsidRDefault="00F7463E" w:rsidP="00EE05BE">
            <w:pPr>
              <w:rPr>
                <w:ins w:id="387" w:author="Ella Goldberg(Contractor)" w:date="2013-11-05T15:24:00Z"/>
                <w:rFonts w:ascii="MS Sans Serif" w:hAnsi="MS Sans Serif"/>
                <w:sz w:val="20"/>
              </w:rPr>
            </w:pPr>
            <w:proofErr w:type="spellStart"/>
            <w:ins w:id="388" w:author="Ella Goldberg(Contractor)" w:date="2013-11-05T15:24:00Z">
              <w:r>
                <w:rPr>
                  <w:rFonts w:ascii="MS Sans Serif" w:hAnsi="MS Sans Serif"/>
                  <w:sz w:val="20"/>
                </w:rPr>
                <w:t>ProjectStep</w:t>
              </w:r>
              <w:proofErr w:type="spellEnd"/>
            </w:ins>
          </w:p>
        </w:tc>
        <w:tc>
          <w:tcPr>
            <w:tcW w:w="4388" w:type="dxa"/>
            <w:tcBorders>
              <w:top w:val="nil"/>
              <w:left w:val="nil"/>
              <w:bottom w:val="single" w:sz="4" w:space="0" w:color="auto"/>
              <w:right w:val="single" w:sz="4" w:space="0" w:color="auto"/>
            </w:tcBorders>
            <w:shd w:val="clear" w:color="auto" w:fill="auto"/>
            <w:noWrap/>
            <w:vAlign w:val="bottom"/>
          </w:tcPr>
          <w:p w:rsidR="00F7463E" w:rsidRPr="00B156E6" w:rsidRDefault="00F7463E" w:rsidP="00EE05BE">
            <w:pPr>
              <w:rPr>
                <w:ins w:id="389" w:author="Ella Goldberg(Contractor)" w:date="2013-11-05T15:24:00Z"/>
                <w:rFonts w:ascii="MS Sans Serif" w:hAnsi="MS Sans Serif"/>
                <w:sz w:val="20"/>
              </w:rPr>
            </w:pPr>
            <w:ins w:id="390" w:author="Ella Goldberg(Contractor)" w:date="2013-11-05T15:24:00Z">
              <w:r>
                <w:rPr>
                  <w:rFonts w:ascii="MS Sans Serif" w:hAnsi="MS Sans Serif"/>
                  <w:sz w:val="20"/>
                </w:rPr>
                <w:t>null</w:t>
              </w:r>
            </w:ins>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ProjectStatus</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Pr>
                <w:rFonts w:ascii="MS Sans Serif" w:hAnsi="MS Sans Serif"/>
                <w:sz w:val="20"/>
              </w:rPr>
              <w:t>‘O’</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CreationDate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proofErr w:type="spellStart"/>
            <w:r>
              <w:rPr>
                <w:rFonts w:ascii="MS Sans Serif" w:hAnsi="MS Sans Serif"/>
                <w:sz w:val="20"/>
              </w:rPr>
              <w:t>sysdatetime</w:t>
            </w:r>
            <w:proofErr w:type="spellEnd"/>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LastUpdateTime</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proofErr w:type="spellStart"/>
            <w:r>
              <w:rPr>
                <w:rFonts w:ascii="MS Sans Serif" w:hAnsi="MS Sans Serif"/>
                <w:sz w:val="20"/>
              </w:rPr>
              <w:t>sysdatetime</w:t>
            </w:r>
            <w:proofErr w:type="spellEnd"/>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LastUpdateUser</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proofErr w:type="spellStart"/>
            <w:r>
              <w:rPr>
                <w:rFonts w:ascii="MS Sans Serif" w:hAnsi="MS Sans Serif"/>
                <w:sz w:val="20"/>
              </w:rPr>
              <w:t>userId</w:t>
            </w:r>
            <w:proofErr w:type="spellEnd"/>
            <w:r>
              <w:rPr>
                <w:rFonts w:ascii="MS Sans Serif" w:hAnsi="MS Sans Serif"/>
                <w:sz w:val="20"/>
              </w:rPr>
              <w:t xml:space="preserve"> – received from access management upon login</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LastUpdateComputer</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Computer Name</w:t>
            </w:r>
          </w:p>
        </w:tc>
      </w:tr>
      <w:tr w:rsidR="00932DEB" w:rsidRPr="00B156E6" w:rsidTr="00B224A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proofErr w:type="spellStart"/>
            <w:r w:rsidRPr="00B156E6">
              <w:rPr>
                <w:rFonts w:ascii="MS Sans Serif" w:hAnsi="MS Sans Serif"/>
                <w:sz w:val="20"/>
              </w:rPr>
              <w:t>LastUpdateApplication</w:t>
            </w:r>
            <w:proofErr w:type="spellEnd"/>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B156E6" w:rsidRDefault="00932DEB" w:rsidP="00EE05BE">
            <w:pPr>
              <w:rPr>
                <w:rFonts w:ascii="MS Sans Serif" w:hAnsi="MS Sans Serif"/>
                <w:sz w:val="20"/>
              </w:rPr>
            </w:pPr>
            <w:r w:rsidRPr="00B156E6">
              <w:rPr>
                <w:rFonts w:ascii="MS Sans Serif" w:hAnsi="MS Sans Serif"/>
                <w:sz w:val="20"/>
              </w:rPr>
              <w:t> </w:t>
            </w:r>
            <w:r>
              <w:rPr>
                <w:rFonts w:ascii="MS Sans Serif" w:hAnsi="MS Sans Serif"/>
                <w:sz w:val="20"/>
              </w:rPr>
              <w:t>PE</w:t>
            </w:r>
          </w:p>
        </w:tc>
      </w:tr>
    </w:tbl>
    <w:p w:rsidR="00932DEB" w:rsidRDefault="00932DEB" w:rsidP="00B224A0">
      <w:pPr>
        <w:ind w:left="432"/>
        <w:rPr>
          <w:szCs w:val="18"/>
        </w:rPr>
      </w:pPr>
    </w:p>
    <w:p w:rsidR="00932DEB" w:rsidDel="00350938" w:rsidRDefault="00932DEB" w:rsidP="00B224A0">
      <w:pPr>
        <w:ind w:left="432"/>
        <w:rPr>
          <w:del w:id="391" w:author="Ella Goldberg(Contractor)" w:date="2013-11-05T15:19:00Z"/>
          <w:szCs w:val="18"/>
        </w:rPr>
      </w:pPr>
      <w:del w:id="392" w:author="Ella Goldberg(Contractor)" w:date="2013-11-05T15:19:00Z">
        <w:r w:rsidDel="00350938">
          <w:rPr>
            <w:szCs w:val="18"/>
          </w:rPr>
          <w:delText xml:space="preserve">ProjectGroup </w:delText>
        </w:r>
      </w:del>
    </w:p>
    <w:tbl>
      <w:tblPr>
        <w:tblW w:w="6588" w:type="dxa"/>
        <w:tblInd w:w="1152" w:type="dxa"/>
        <w:tblLook w:val="04A0" w:firstRow="1" w:lastRow="0" w:firstColumn="1" w:lastColumn="0" w:noHBand="0" w:noVBand="1"/>
      </w:tblPr>
      <w:tblGrid>
        <w:gridCol w:w="2200"/>
        <w:gridCol w:w="4388"/>
      </w:tblGrid>
      <w:tr w:rsidR="00932DEB" w:rsidRPr="006A47F0" w:rsidDel="00350938" w:rsidTr="00B224A0">
        <w:trPr>
          <w:trHeight w:val="255"/>
          <w:del w:id="393" w:author="Ella Goldberg(Contractor)" w:date="2013-11-05T15:19:00Z"/>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394" w:author="Ella Goldberg(Contractor)" w:date="2013-11-05T15:19:00Z"/>
                <w:rFonts w:ascii="MS Sans Serif" w:hAnsi="MS Sans Serif"/>
                <w:sz w:val="20"/>
              </w:rPr>
            </w:pPr>
            <w:del w:id="395" w:author="Ella Goldberg(Contractor)" w:date="2013-11-05T15:19:00Z">
              <w:r w:rsidRPr="006A47F0" w:rsidDel="00350938">
                <w:rPr>
                  <w:rFonts w:ascii="MS Sans Serif" w:hAnsi="MS Sans Serif"/>
                  <w:sz w:val="20"/>
                </w:rPr>
                <w:delText>Rowid</w:delText>
              </w:r>
            </w:del>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396" w:author="Ella Goldberg(Contractor)" w:date="2013-11-05T15:19:00Z"/>
                <w:rFonts w:ascii="MS Sans Serif" w:hAnsi="MS Sans Serif"/>
                <w:sz w:val="20"/>
              </w:rPr>
            </w:pPr>
            <w:del w:id="397" w:author="Ella Goldberg(Contractor)" w:date="2013-11-05T15:19:00Z">
              <w:r w:rsidRPr="006A47F0" w:rsidDel="00350938">
                <w:rPr>
                  <w:rFonts w:ascii="MS Sans Serif" w:hAnsi="MS Sans Serif"/>
                  <w:sz w:val="20"/>
                </w:rPr>
                <w:delText> </w:delText>
              </w:r>
              <w:r w:rsidDel="00350938">
                <w:rPr>
                  <w:rFonts w:ascii="MS Sans Serif" w:hAnsi="MS Sans Serif"/>
                  <w:sz w:val="20"/>
                </w:rPr>
                <w:delText>sequence</w:delText>
              </w:r>
            </w:del>
          </w:p>
        </w:tc>
      </w:tr>
      <w:tr w:rsidR="00932DEB" w:rsidRPr="006A47F0" w:rsidDel="00350938" w:rsidTr="00B224A0">
        <w:trPr>
          <w:trHeight w:val="255"/>
          <w:del w:id="39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399" w:author="Ella Goldberg(Contractor)" w:date="2013-11-05T15:19:00Z"/>
                <w:rFonts w:ascii="MS Sans Serif" w:hAnsi="MS Sans Serif"/>
                <w:sz w:val="20"/>
              </w:rPr>
            </w:pPr>
            <w:del w:id="400" w:author="Ella Goldberg(Contractor)" w:date="2013-11-05T15:19:00Z">
              <w:r w:rsidRPr="006A47F0" w:rsidDel="00350938">
                <w:rPr>
                  <w:rFonts w:ascii="MS Sans Serif" w:hAnsi="MS Sans Serif"/>
                  <w:sz w:val="20"/>
                </w:rPr>
                <w:delText>HierarchyId</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01" w:author="Ella Goldberg(Contractor)" w:date="2013-11-05T15:19:00Z"/>
                <w:rFonts w:ascii="MS Sans Serif" w:hAnsi="MS Sans Serif"/>
                <w:sz w:val="20"/>
              </w:rPr>
            </w:pPr>
            <w:del w:id="402" w:author="Ella Goldberg(Contractor)" w:date="2013-11-05T15:19:00Z">
              <w:r w:rsidRPr="006A47F0" w:rsidDel="00350938">
                <w:rPr>
                  <w:rFonts w:ascii="MS Sans Serif" w:hAnsi="MS Sans Serif"/>
                  <w:sz w:val="20"/>
                </w:rPr>
                <w:delText> </w:delText>
              </w:r>
              <w:r w:rsidR="00B34A2C" w:rsidDel="00350938">
                <w:rPr>
                  <w:rFonts w:ascii="MS Sans Serif" w:hAnsi="MS Sans Serif"/>
                  <w:sz w:val="20"/>
                </w:rPr>
                <w:delText>ATS_</w:delText>
              </w:r>
              <w:r w:rsidR="00087904" w:rsidDel="00350938">
                <w:rPr>
                  <w:rFonts w:ascii="MS Sans Serif" w:hAnsi="MS Sans Serif"/>
                  <w:sz w:val="20"/>
                </w:rPr>
                <w:delText>Hierarchy.</w:delText>
              </w:r>
              <w:r w:rsidDel="00350938">
                <w:rPr>
                  <w:rFonts w:ascii="MS Sans Serif" w:hAnsi="MS Sans Serif"/>
                  <w:sz w:val="20"/>
                </w:rPr>
                <w:delText>Id</w:delText>
              </w:r>
            </w:del>
          </w:p>
        </w:tc>
      </w:tr>
      <w:tr w:rsidR="00932DEB" w:rsidRPr="006A47F0" w:rsidDel="00350938" w:rsidTr="00B224A0">
        <w:trPr>
          <w:trHeight w:val="255"/>
          <w:del w:id="40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04" w:author="Ella Goldberg(Contractor)" w:date="2013-11-05T15:19:00Z"/>
                <w:rFonts w:ascii="MS Sans Serif" w:hAnsi="MS Sans Serif"/>
                <w:sz w:val="20"/>
              </w:rPr>
            </w:pPr>
            <w:del w:id="405" w:author="Ella Goldberg(Contractor)" w:date="2013-11-05T15:19:00Z">
              <w:r w:rsidRPr="006A47F0" w:rsidDel="00350938">
                <w:rPr>
                  <w:rFonts w:ascii="MS Sans Serif" w:hAnsi="MS Sans Serif"/>
                  <w:sz w:val="20"/>
                </w:rPr>
                <w:delText>GroupId</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06" w:author="Ella Goldberg(Contractor)" w:date="2013-11-05T15:19:00Z"/>
                <w:rFonts w:ascii="MS Sans Serif" w:hAnsi="MS Sans Serif"/>
                <w:sz w:val="20"/>
              </w:rPr>
            </w:pPr>
            <w:del w:id="407" w:author="Ella Goldberg(Contractor)" w:date="2013-11-05T15:19:00Z">
              <w:r w:rsidRPr="006A47F0" w:rsidDel="00350938">
                <w:rPr>
                  <w:rFonts w:ascii="MS Sans Serif" w:hAnsi="MS Sans Serif"/>
                  <w:sz w:val="20"/>
                </w:rPr>
                <w:delText> </w:delText>
              </w:r>
              <w:r w:rsidDel="00350938">
                <w:rPr>
                  <w:rFonts w:ascii="MS Sans Serif" w:hAnsi="MS Sans Serif"/>
                  <w:sz w:val="20"/>
                </w:rPr>
                <w:delText>Groups.Id of the initial project</w:delText>
              </w:r>
            </w:del>
          </w:p>
        </w:tc>
      </w:tr>
      <w:tr w:rsidR="00932DEB" w:rsidRPr="006A47F0" w:rsidDel="00350938" w:rsidTr="00B224A0">
        <w:trPr>
          <w:trHeight w:val="255"/>
          <w:del w:id="40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09" w:author="Ella Goldberg(Contractor)" w:date="2013-11-05T15:19:00Z"/>
                <w:rFonts w:ascii="MS Sans Serif" w:hAnsi="MS Sans Serif"/>
                <w:sz w:val="20"/>
              </w:rPr>
            </w:pPr>
            <w:del w:id="410" w:author="Ella Goldberg(Contractor)" w:date="2013-11-05T15:19:00Z">
              <w:r w:rsidRPr="006A47F0" w:rsidDel="00350938">
                <w:rPr>
                  <w:rFonts w:ascii="MS Sans Serif" w:hAnsi="MS Sans Serif"/>
                  <w:sz w:val="20"/>
                </w:rPr>
                <w:delText>EffectiveDate</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11" w:author="Ella Goldberg(Contractor)" w:date="2013-11-05T15:19:00Z"/>
                <w:rFonts w:ascii="MS Sans Serif" w:hAnsi="MS Sans Serif"/>
                <w:sz w:val="20"/>
              </w:rPr>
            </w:pPr>
            <w:del w:id="412" w:author="Ella Goldberg(Contractor)" w:date="2013-11-05T15:19:00Z">
              <w:r w:rsidRPr="006A47F0" w:rsidDel="00350938">
                <w:rPr>
                  <w:rFonts w:ascii="MS Sans Serif" w:hAnsi="MS Sans Serif"/>
                  <w:sz w:val="20"/>
                </w:rPr>
                <w:delText> </w:delText>
              </w:r>
              <w:r w:rsidDel="00350938">
                <w:rPr>
                  <w:rFonts w:ascii="MS Sans Serif" w:hAnsi="MS Sans Serif"/>
                  <w:sz w:val="20"/>
                </w:rPr>
                <w:delText>sysdatetime</w:delText>
              </w:r>
            </w:del>
          </w:p>
        </w:tc>
      </w:tr>
      <w:tr w:rsidR="00932DEB" w:rsidRPr="006A47F0" w:rsidDel="00350938" w:rsidTr="00B224A0">
        <w:trPr>
          <w:trHeight w:val="255"/>
          <w:del w:id="41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14" w:author="Ella Goldberg(Contractor)" w:date="2013-11-05T15:19:00Z"/>
                <w:rFonts w:ascii="MS Sans Serif" w:hAnsi="MS Sans Serif"/>
                <w:sz w:val="20"/>
              </w:rPr>
            </w:pPr>
            <w:del w:id="415" w:author="Ella Goldberg(Contractor)" w:date="2013-11-05T15:19:00Z">
              <w:r w:rsidRPr="006A47F0" w:rsidDel="00350938">
                <w:rPr>
                  <w:rFonts w:ascii="MS Sans Serif" w:hAnsi="MS Sans Serif"/>
                  <w:sz w:val="20"/>
                </w:rPr>
                <w:delText>ExpirationDate</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16" w:author="Ella Goldberg(Contractor)" w:date="2013-11-05T15:19:00Z"/>
                <w:rFonts w:ascii="MS Sans Serif" w:hAnsi="MS Sans Serif"/>
                <w:sz w:val="20"/>
              </w:rPr>
            </w:pPr>
            <w:del w:id="417" w:author="Ella Goldberg(Contractor)" w:date="2013-11-05T15:19:00Z">
              <w:r w:rsidRPr="006A47F0" w:rsidDel="00350938">
                <w:rPr>
                  <w:rFonts w:ascii="MS Sans Serif" w:hAnsi="MS Sans Serif"/>
                  <w:sz w:val="20"/>
                </w:rPr>
                <w:delText> </w:delText>
              </w:r>
              <w:r w:rsidDel="00350938">
                <w:rPr>
                  <w:rFonts w:ascii="MS Sans Serif" w:hAnsi="MS Sans Serif"/>
                  <w:sz w:val="20"/>
                </w:rPr>
                <w:delText>null</w:delText>
              </w:r>
            </w:del>
          </w:p>
        </w:tc>
      </w:tr>
      <w:tr w:rsidR="00932DEB" w:rsidRPr="006A47F0" w:rsidDel="00350938" w:rsidTr="00B224A0">
        <w:trPr>
          <w:trHeight w:val="255"/>
          <w:del w:id="41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19" w:author="Ella Goldberg(Contractor)" w:date="2013-11-05T15:19:00Z"/>
                <w:rFonts w:ascii="MS Sans Serif" w:hAnsi="MS Sans Serif"/>
                <w:sz w:val="20"/>
              </w:rPr>
            </w:pPr>
            <w:del w:id="420" w:author="Ella Goldberg(Contractor)" w:date="2013-11-05T15:19:00Z">
              <w:r w:rsidRPr="006A47F0" w:rsidDel="00350938">
                <w:rPr>
                  <w:rFonts w:ascii="MS Sans Serif" w:hAnsi="MS Sans Serif"/>
                  <w:sz w:val="20"/>
                </w:rPr>
                <w:delText>LastUpdateTime</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21" w:author="Ella Goldberg(Contractor)" w:date="2013-11-05T15:19:00Z"/>
                <w:rFonts w:ascii="MS Sans Serif" w:hAnsi="MS Sans Serif"/>
                <w:sz w:val="20"/>
              </w:rPr>
            </w:pPr>
            <w:del w:id="422" w:author="Ella Goldberg(Contractor)" w:date="2013-11-05T15:19:00Z">
              <w:r w:rsidRPr="006A47F0" w:rsidDel="00350938">
                <w:rPr>
                  <w:rFonts w:ascii="MS Sans Serif" w:hAnsi="MS Sans Serif"/>
                  <w:sz w:val="20"/>
                </w:rPr>
                <w:delText> </w:delText>
              </w:r>
              <w:r w:rsidDel="00350938">
                <w:rPr>
                  <w:rFonts w:ascii="MS Sans Serif" w:hAnsi="MS Sans Serif"/>
                  <w:sz w:val="20"/>
                </w:rPr>
                <w:delText>sysdatetime</w:delText>
              </w:r>
            </w:del>
          </w:p>
        </w:tc>
      </w:tr>
      <w:tr w:rsidR="00932DEB" w:rsidRPr="006A47F0" w:rsidDel="00350938" w:rsidTr="00B224A0">
        <w:trPr>
          <w:trHeight w:val="255"/>
          <w:del w:id="42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24" w:author="Ella Goldberg(Contractor)" w:date="2013-11-05T15:19:00Z"/>
                <w:rFonts w:ascii="MS Sans Serif" w:hAnsi="MS Sans Serif"/>
                <w:sz w:val="20"/>
              </w:rPr>
            </w:pPr>
            <w:del w:id="425" w:author="Ella Goldberg(Contractor)" w:date="2013-11-05T15:19:00Z">
              <w:r w:rsidRPr="006A47F0" w:rsidDel="00350938">
                <w:rPr>
                  <w:rFonts w:ascii="MS Sans Serif" w:hAnsi="MS Sans Serif"/>
                  <w:sz w:val="20"/>
                </w:rPr>
                <w:delText>LastUpdateUser</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26" w:author="Ella Goldberg(Contractor)" w:date="2013-11-05T15:19:00Z"/>
                <w:rFonts w:ascii="MS Sans Serif" w:hAnsi="MS Sans Serif"/>
                <w:sz w:val="20"/>
              </w:rPr>
            </w:pPr>
            <w:del w:id="427" w:author="Ella Goldberg(Contractor)" w:date="2013-11-05T15:19:00Z">
              <w:r w:rsidRPr="006A47F0" w:rsidDel="00350938">
                <w:rPr>
                  <w:rFonts w:ascii="MS Sans Serif" w:hAnsi="MS Sans Serif"/>
                  <w:sz w:val="20"/>
                </w:rPr>
                <w:delText> </w:delText>
              </w:r>
              <w:r w:rsidDel="00350938">
                <w:rPr>
                  <w:rFonts w:ascii="MS Sans Serif" w:hAnsi="MS Sans Serif"/>
                  <w:sz w:val="20"/>
                </w:rPr>
                <w:delText>Control fields</w:delText>
              </w:r>
            </w:del>
          </w:p>
        </w:tc>
      </w:tr>
      <w:tr w:rsidR="00932DEB" w:rsidRPr="006A47F0" w:rsidDel="00350938" w:rsidTr="00B224A0">
        <w:trPr>
          <w:trHeight w:val="255"/>
          <w:del w:id="428"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29" w:author="Ella Goldberg(Contractor)" w:date="2013-11-05T15:19:00Z"/>
                <w:rFonts w:ascii="MS Sans Serif" w:hAnsi="MS Sans Serif"/>
                <w:sz w:val="20"/>
              </w:rPr>
            </w:pPr>
            <w:del w:id="430" w:author="Ella Goldberg(Contractor)" w:date="2013-11-05T15:19:00Z">
              <w:r w:rsidRPr="006A47F0" w:rsidDel="00350938">
                <w:rPr>
                  <w:rFonts w:ascii="MS Sans Serif" w:hAnsi="MS Sans Serif"/>
                  <w:sz w:val="20"/>
                </w:rPr>
                <w:delText>LastUpdateComputer</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31" w:author="Ella Goldberg(Contractor)" w:date="2013-11-05T15:19:00Z"/>
                <w:rFonts w:ascii="MS Sans Serif" w:hAnsi="MS Sans Serif"/>
                <w:sz w:val="20"/>
              </w:rPr>
            </w:pPr>
            <w:del w:id="432" w:author="Ella Goldberg(Contractor)" w:date="2013-11-05T15:19:00Z">
              <w:r w:rsidRPr="006A47F0" w:rsidDel="00350938">
                <w:rPr>
                  <w:rFonts w:ascii="MS Sans Serif" w:hAnsi="MS Sans Serif"/>
                  <w:sz w:val="20"/>
                </w:rPr>
                <w:delText> </w:delText>
              </w:r>
            </w:del>
          </w:p>
        </w:tc>
      </w:tr>
      <w:tr w:rsidR="00932DEB" w:rsidRPr="006A47F0" w:rsidDel="00350938" w:rsidTr="00B224A0">
        <w:trPr>
          <w:trHeight w:val="255"/>
          <w:del w:id="433" w:author="Ella Goldberg(Contractor)" w:date="2013-11-05T15:19: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34" w:author="Ella Goldberg(Contractor)" w:date="2013-11-05T15:19:00Z"/>
                <w:rFonts w:ascii="MS Sans Serif" w:hAnsi="MS Sans Serif"/>
                <w:sz w:val="20"/>
              </w:rPr>
            </w:pPr>
            <w:del w:id="435" w:author="Ella Goldberg(Contractor)" w:date="2013-11-05T15:19:00Z">
              <w:r w:rsidRPr="006A47F0" w:rsidDel="00350938">
                <w:rPr>
                  <w:rFonts w:ascii="MS Sans Serif" w:hAnsi="MS Sans Serif"/>
                  <w:sz w:val="20"/>
                </w:rPr>
                <w:delText>LastUpdateApplication</w:delText>
              </w:r>
            </w:del>
          </w:p>
        </w:tc>
        <w:tc>
          <w:tcPr>
            <w:tcW w:w="4388" w:type="dxa"/>
            <w:tcBorders>
              <w:top w:val="nil"/>
              <w:left w:val="nil"/>
              <w:bottom w:val="single" w:sz="4" w:space="0" w:color="auto"/>
              <w:right w:val="single" w:sz="4" w:space="0" w:color="auto"/>
            </w:tcBorders>
            <w:shd w:val="clear" w:color="auto" w:fill="auto"/>
            <w:noWrap/>
            <w:vAlign w:val="bottom"/>
            <w:hideMark/>
          </w:tcPr>
          <w:p w:rsidR="00932DEB" w:rsidRPr="006A47F0" w:rsidDel="00350938" w:rsidRDefault="00932DEB" w:rsidP="00EE05BE">
            <w:pPr>
              <w:rPr>
                <w:del w:id="436" w:author="Ella Goldberg(Contractor)" w:date="2013-11-05T15:19:00Z"/>
                <w:rFonts w:ascii="MS Sans Serif" w:hAnsi="MS Sans Serif"/>
                <w:sz w:val="20"/>
              </w:rPr>
            </w:pPr>
            <w:del w:id="437" w:author="Ella Goldberg(Contractor)" w:date="2013-11-05T15:19:00Z">
              <w:r w:rsidRPr="006A47F0" w:rsidDel="00350938">
                <w:rPr>
                  <w:rFonts w:ascii="MS Sans Serif" w:hAnsi="MS Sans Serif"/>
                  <w:sz w:val="20"/>
                </w:rPr>
                <w:delText> </w:delText>
              </w:r>
            </w:del>
          </w:p>
        </w:tc>
      </w:tr>
    </w:tbl>
    <w:p w:rsidR="00932DEB" w:rsidRDefault="00932DEB" w:rsidP="00B224A0">
      <w:pPr>
        <w:ind w:left="432"/>
        <w:rPr>
          <w:szCs w:val="18"/>
        </w:rPr>
      </w:pPr>
    </w:p>
    <w:p w:rsidR="00932DEB" w:rsidRDefault="00A72C50" w:rsidP="00B224A0">
      <w:pPr>
        <w:ind w:left="432"/>
        <w:rPr>
          <w:szCs w:val="18"/>
        </w:rPr>
      </w:pPr>
      <w:proofErr w:type="spellStart"/>
      <w:ins w:id="438" w:author="Ella Goldberg(Contractor)" w:date="2013-11-05T21:39:00Z">
        <w:r>
          <w:rPr>
            <w:szCs w:val="18"/>
          </w:rPr>
          <w:t>ATS_</w:t>
        </w:r>
      </w:ins>
      <w:r w:rsidR="00932DEB">
        <w:rPr>
          <w:szCs w:val="18"/>
        </w:rPr>
        <w:t>ProjectSynchronization</w:t>
      </w:r>
      <w:proofErr w:type="spellEnd"/>
      <w:r w:rsidR="00932DEB">
        <w:rPr>
          <w:szCs w:val="18"/>
        </w:rPr>
        <w:t xml:space="preserve"> (for checked Sync types)</w:t>
      </w:r>
    </w:p>
    <w:tbl>
      <w:tblPr>
        <w:tblW w:w="6588" w:type="dxa"/>
        <w:tblInd w:w="1152" w:type="dxa"/>
        <w:tblLook w:val="04A0" w:firstRow="1" w:lastRow="0" w:firstColumn="1" w:lastColumn="0" w:noHBand="0" w:noVBand="1"/>
      </w:tblPr>
      <w:tblGrid>
        <w:gridCol w:w="2180"/>
        <w:gridCol w:w="4408"/>
      </w:tblGrid>
      <w:tr w:rsidR="00932DEB" w:rsidRPr="003500BA" w:rsidTr="00B224A0">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Rowid</w:t>
            </w:r>
            <w:proofErr w:type="spellEnd"/>
          </w:p>
        </w:tc>
        <w:tc>
          <w:tcPr>
            <w:tcW w:w="4408" w:type="dxa"/>
            <w:tcBorders>
              <w:top w:val="single" w:sz="4" w:space="0" w:color="auto"/>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sequence</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HierarchyId</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roofErr w:type="spellStart"/>
            <w:r w:rsidR="00B34A2C">
              <w:rPr>
                <w:rFonts w:ascii="MS Sans Serif" w:hAnsi="MS Sans Serif"/>
                <w:sz w:val="20"/>
              </w:rPr>
              <w:t>ATS_</w:t>
            </w:r>
            <w:r w:rsidR="00087904">
              <w:rPr>
                <w:rFonts w:ascii="MS Sans Serif" w:hAnsi="MS Sans Serif"/>
                <w:sz w:val="20"/>
              </w:rPr>
              <w:t>Hierarchy.</w:t>
            </w:r>
            <w:r>
              <w:rPr>
                <w:rFonts w:ascii="MS Sans Serif" w:hAnsi="MS Sans Serif"/>
                <w:sz w:val="20"/>
              </w:rPr>
              <w:t>Id</w:t>
            </w:r>
            <w:proofErr w:type="spellEnd"/>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SyncType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GUI</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EffectiveDate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roofErr w:type="spellStart"/>
            <w:r>
              <w:rPr>
                <w:rFonts w:ascii="MS Sans Serif" w:hAnsi="MS Sans Serif"/>
                <w:sz w:val="20"/>
              </w:rPr>
              <w:t>sysdatetime</w:t>
            </w:r>
            <w:proofErr w:type="spellEnd"/>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ExpirationDate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null</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LastUpdateTime</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r>
              <w:rPr>
                <w:rFonts w:ascii="MS Sans Serif" w:hAnsi="MS Sans Serif"/>
                <w:sz w:val="20"/>
              </w:rPr>
              <w:t>Control fields</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LastUpdateUser</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LastUpdateComputer</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
        </w:tc>
      </w:tr>
      <w:tr w:rsidR="00932DEB" w:rsidRPr="003500BA" w:rsidTr="00B224A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proofErr w:type="spellStart"/>
            <w:r w:rsidRPr="003500BA">
              <w:rPr>
                <w:rFonts w:ascii="MS Sans Serif" w:hAnsi="MS Sans Serif"/>
                <w:sz w:val="20"/>
              </w:rPr>
              <w:t>LastUpdateapplication</w:t>
            </w:r>
            <w:proofErr w:type="spellEnd"/>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3500BA" w:rsidRDefault="00932DEB" w:rsidP="00EE05BE">
            <w:pPr>
              <w:rPr>
                <w:rFonts w:ascii="MS Sans Serif" w:hAnsi="MS Sans Serif"/>
                <w:sz w:val="20"/>
              </w:rPr>
            </w:pPr>
            <w:r w:rsidRPr="003500BA">
              <w:rPr>
                <w:rFonts w:ascii="MS Sans Serif" w:hAnsi="MS Sans Serif"/>
                <w:sz w:val="20"/>
              </w:rPr>
              <w:t> </w:t>
            </w:r>
          </w:p>
        </w:tc>
      </w:tr>
    </w:tbl>
    <w:p w:rsidR="00932DEB" w:rsidRDefault="00932DEB" w:rsidP="00932DEB">
      <w:pPr>
        <w:rPr>
          <w:szCs w:val="18"/>
        </w:rPr>
      </w:pPr>
    </w:p>
    <w:p w:rsidR="00F403CC" w:rsidRDefault="00F403CC" w:rsidP="00932DEB">
      <w:pPr>
        <w:rPr>
          <w:szCs w:val="18"/>
        </w:rPr>
      </w:pPr>
    </w:p>
    <w:p w:rsidR="00F403CC" w:rsidRDefault="00F403CC" w:rsidP="00932DEB">
      <w:pPr>
        <w:rPr>
          <w:szCs w:val="18"/>
        </w:rPr>
      </w:pPr>
    </w:p>
    <w:p w:rsidR="00F403CC" w:rsidRDefault="00F403CC" w:rsidP="00932DEB">
      <w:pPr>
        <w:rPr>
          <w:szCs w:val="18"/>
        </w:rPr>
      </w:pPr>
    </w:p>
    <w:p w:rsidR="00F403CC" w:rsidRDefault="00F403CC" w:rsidP="00932DEB">
      <w:pPr>
        <w:rPr>
          <w:szCs w:val="18"/>
        </w:rPr>
      </w:pPr>
    </w:p>
    <w:p w:rsidR="006D1845" w:rsidDel="00A72C50" w:rsidRDefault="00932DEB" w:rsidP="00A72C50">
      <w:pPr>
        <w:ind w:left="720"/>
        <w:rPr>
          <w:del w:id="439" w:author="Ella Goldberg(Contractor)" w:date="2013-11-05T21:40:00Z"/>
          <w:szCs w:val="18"/>
        </w:rPr>
      </w:pPr>
      <w:del w:id="440" w:author="Ella Goldberg(Contractor)" w:date="2013-11-05T21:40:00Z">
        <w:r w:rsidDel="00A72C50">
          <w:rPr>
            <w:szCs w:val="18"/>
          </w:rPr>
          <w:delText>Only if exists record for the initial project:</w:delText>
        </w:r>
      </w:del>
      <w:ins w:id="441" w:author="Ella Goldberg(Contractor)" w:date="2013-11-05T20:15:00Z">
        <w:r w:rsidR="006D1845">
          <w:rPr>
            <w:szCs w:val="18"/>
          </w:rPr>
          <w:t xml:space="preserve"> </w:t>
        </w:r>
      </w:ins>
    </w:p>
    <w:p w:rsidR="00932DEB" w:rsidDel="006D1845" w:rsidRDefault="00932DEB" w:rsidP="00B224A0">
      <w:pPr>
        <w:ind w:left="720"/>
        <w:rPr>
          <w:del w:id="442" w:author="Ella Goldberg(Contractor)" w:date="2013-11-05T20:15:00Z"/>
          <w:szCs w:val="18"/>
        </w:rPr>
      </w:pPr>
      <w:del w:id="443" w:author="Ella Goldberg(Contractor)" w:date="2013-11-05T13:45:00Z">
        <w:r w:rsidDel="00A53F18">
          <w:rPr>
            <w:szCs w:val="18"/>
          </w:rPr>
          <w:delText>FolderNote</w:delText>
        </w:r>
      </w:del>
      <w:del w:id="444" w:author="Ella Goldberg(Contractor)" w:date="2013-11-05T20:03:00Z">
        <w:r w:rsidDel="00555C62">
          <w:rPr>
            <w:szCs w:val="18"/>
          </w:rPr>
          <w:delText>Group</w:delText>
        </w:r>
      </w:del>
    </w:p>
    <w:tbl>
      <w:tblPr>
        <w:tblW w:w="6588" w:type="dxa"/>
        <w:tblInd w:w="1440" w:type="dxa"/>
        <w:tblLook w:val="04A0" w:firstRow="1" w:lastRow="0" w:firstColumn="1" w:lastColumn="0" w:noHBand="0" w:noVBand="1"/>
      </w:tblPr>
      <w:tblGrid>
        <w:gridCol w:w="2180"/>
        <w:gridCol w:w="4408"/>
      </w:tblGrid>
      <w:tr w:rsidR="00932DEB" w:rsidRPr="008F2615" w:rsidDel="006D1845" w:rsidTr="00B224A0">
        <w:trPr>
          <w:trHeight w:val="255"/>
          <w:del w:id="445" w:author="Ella Goldberg(Contractor)" w:date="2013-11-05T20:15:00Z"/>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46" w:author="Ella Goldberg(Contractor)" w:date="2013-11-05T20:15:00Z"/>
                <w:rFonts w:ascii="MS Sans Serif" w:hAnsi="MS Sans Serif"/>
                <w:sz w:val="20"/>
              </w:rPr>
            </w:pPr>
            <w:del w:id="447" w:author="Ella Goldberg(Contractor)" w:date="2013-11-05T20:15:00Z">
              <w:r w:rsidRPr="008F2615" w:rsidDel="006D1845">
                <w:rPr>
                  <w:rFonts w:ascii="MS Sans Serif" w:hAnsi="MS Sans Serif"/>
                  <w:sz w:val="20"/>
                </w:rPr>
                <w:delText>Rowid</w:delText>
              </w:r>
            </w:del>
          </w:p>
        </w:tc>
        <w:tc>
          <w:tcPr>
            <w:tcW w:w="4408" w:type="dxa"/>
            <w:tcBorders>
              <w:top w:val="single" w:sz="4" w:space="0" w:color="auto"/>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48" w:author="Ella Goldberg(Contractor)" w:date="2013-11-05T20:15:00Z"/>
                <w:rFonts w:ascii="MS Sans Serif" w:hAnsi="MS Sans Serif"/>
                <w:sz w:val="20"/>
              </w:rPr>
            </w:pPr>
            <w:del w:id="449" w:author="Ella Goldberg(Contractor)" w:date="2013-11-05T20:15:00Z">
              <w:r w:rsidRPr="008F2615" w:rsidDel="006D1845">
                <w:rPr>
                  <w:rFonts w:ascii="MS Sans Serif" w:hAnsi="MS Sans Serif"/>
                  <w:sz w:val="20"/>
                </w:rPr>
                <w:delText> </w:delText>
              </w:r>
              <w:r w:rsidDel="006D1845">
                <w:rPr>
                  <w:rFonts w:ascii="MS Sans Serif" w:hAnsi="MS Sans Serif"/>
                  <w:sz w:val="20"/>
                </w:rPr>
                <w:delText>sequence</w:delText>
              </w:r>
            </w:del>
          </w:p>
        </w:tc>
      </w:tr>
      <w:tr w:rsidR="00932DEB" w:rsidRPr="008F2615" w:rsidDel="006D1845" w:rsidTr="00B224A0">
        <w:trPr>
          <w:trHeight w:val="255"/>
          <w:del w:id="450"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51" w:author="Ella Goldberg(Contractor)" w:date="2013-11-05T20:15:00Z"/>
                <w:rFonts w:ascii="MS Sans Serif" w:hAnsi="MS Sans Serif"/>
                <w:sz w:val="20"/>
              </w:rPr>
            </w:pPr>
            <w:del w:id="452" w:author="Ella Goldberg(Contractor)" w:date="2013-11-05T20:15:00Z">
              <w:r w:rsidRPr="008F2615" w:rsidDel="006D1845">
                <w:rPr>
                  <w:rFonts w:ascii="MS Sans Serif" w:hAnsi="MS Sans Serif"/>
                  <w:sz w:val="20"/>
                </w:rPr>
                <w:delText>HierarchyId</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53" w:author="Ella Goldberg(Contractor)" w:date="2013-11-05T20:15:00Z"/>
                <w:rFonts w:ascii="MS Sans Serif" w:hAnsi="MS Sans Serif"/>
                <w:sz w:val="20"/>
              </w:rPr>
            </w:pPr>
            <w:del w:id="454" w:author="Ella Goldberg(Contractor)" w:date="2013-11-05T20:15:00Z">
              <w:r w:rsidRPr="008F2615" w:rsidDel="006D1845">
                <w:rPr>
                  <w:rFonts w:ascii="MS Sans Serif" w:hAnsi="MS Sans Serif"/>
                  <w:sz w:val="20"/>
                </w:rPr>
                <w:delText> </w:delText>
              </w:r>
              <w:r w:rsidR="00B34A2C" w:rsidDel="006D1845">
                <w:rPr>
                  <w:rFonts w:ascii="MS Sans Serif" w:hAnsi="MS Sans Serif"/>
                  <w:sz w:val="20"/>
                </w:rPr>
                <w:delText>ATS_</w:delText>
              </w:r>
              <w:r w:rsidR="00087904" w:rsidDel="006D1845">
                <w:rPr>
                  <w:rFonts w:ascii="MS Sans Serif" w:hAnsi="MS Sans Serif"/>
                  <w:sz w:val="20"/>
                </w:rPr>
                <w:delText>Hierarchy.</w:delText>
              </w:r>
              <w:r w:rsidDel="006D1845">
                <w:rPr>
                  <w:rFonts w:ascii="MS Sans Serif" w:hAnsi="MS Sans Serif"/>
                  <w:sz w:val="20"/>
                </w:rPr>
                <w:delText>Id</w:delText>
              </w:r>
            </w:del>
          </w:p>
        </w:tc>
      </w:tr>
      <w:tr w:rsidR="00932DEB" w:rsidRPr="008F2615" w:rsidDel="006D1845" w:rsidTr="00B224A0">
        <w:trPr>
          <w:trHeight w:val="255"/>
          <w:del w:id="455"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56" w:author="Ella Goldberg(Contractor)" w:date="2013-11-05T20:15:00Z"/>
                <w:rFonts w:ascii="MS Sans Serif" w:hAnsi="MS Sans Serif"/>
                <w:sz w:val="20"/>
              </w:rPr>
            </w:pPr>
            <w:del w:id="457" w:author="Ella Goldberg(Contractor)" w:date="2013-11-05T20:15:00Z">
              <w:r w:rsidRPr="008F2615" w:rsidDel="006D1845">
                <w:rPr>
                  <w:rFonts w:ascii="MS Sans Serif" w:hAnsi="MS Sans Serif"/>
                  <w:sz w:val="20"/>
                </w:rPr>
                <w:delText>NoteGroupId</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58" w:author="Ella Goldberg(Contractor)" w:date="2013-11-05T20:15:00Z"/>
                <w:rFonts w:ascii="MS Sans Serif" w:hAnsi="MS Sans Serif"/>
                <w:sz w:val="20"/>
              </w:rPr>
            </w:pPr>
            <w:del w:id="459" w:author="Ella Goldberg(Contractor)" w:date="2013-11-05T20:14:00Z">
              <w:r w:rsidRPr="008F2615" w:rsidDel="006D1845">
                <w:rPr>
                  <w:rFonts w:ascii="MS Sans Serif" w:hAnsi="MS Sans Serif"/>
                  <w:sz w:val="20"/>
                </w:rPr>
                <w:delText> </w:delText>
              </w:r>
              <w:r w:rsidDel="006D1845">
                <w:rPr>
                  <w:rFonts w:ascii="MS Sans Serif" w:hAnsi="MS Sans Serif"/>
                  <w:sz w:val="20"/>
                </w:rPr>
                <w:delText>NoteGroupId of the initial project</w:delText>
              </w:r>
            </w:del>
          </w:p>
        </w:tc>
      </w:tr>
      <w:tr w:rsidR="00932DEB" w:rsidRPr="008F2615" w:rsidDel="006D1845" w:rsidTr="00B224A0">
        <w:trPr>
          <w:trHeight w:val="255"/>
          <w:del w:id="460"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61" w:author="Ella Goldberg(Contractor)" w:date="2013-11-05T20:15:00Z"/>
                <w:rFonts w:ascii="MS Sans Serif" w:hAnsi="MS Sans Serif"/>
                <w:sz w:val="20"/>
              </w:rPr>
            </w:pPr>
            <w:del w:id="462" w:author="Ella Goldberg(Contractor)" w:date="2013-11-05T20:15:00Z">
              <w:r w:rsidRPr="008F2615" w:rsidDel="006D1845">
                <w:rPr>
                  <w:rFonts w:ascii="MS Sans Serif" w:hAnsi="MS Sans Serif"/>
                  <w:sz w:val="20"/>
                </w:rPr>
                <w:delText>EffectiveDate</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63" w:author="Ella Goldberg(Contractor)" w:date="2013-11-05T20:15:00Z"/>
                <w:rFonts w:ascii="MS Sans Serif" w:hAnsi="MS Sans Serif"/>
                <w:sz w:val="20"/>
              </w:rPr>
            </w:pPr>
            <w:del w:id="464" w:author="Ella Goldberg(Contractor)" w:date="2013-11-05T20:15:00Z">
              <w:r w:rsidRPr="008F2615" w:rsidDel="006D1845">
                <w:rPr>
                  <w:rFonts w:ascii="MS Sans Serif" w:hAnsi="MS Sans Serif"/>
                  <w:sz w:val="20"/>
                </w:rPr>
                <w:delText> </w:delText>
              </w:r>
              <w:r w:rsidDel="006D1845">
                <w:rPr>
                  <w:rFonts w:ascii="MS Sans Serif" w:hAnsi="MS Sans Serif"/>
                  <w:sz w:val="20"/>
                </w:rPr>
                <w:delText>sysdatetime</w:delText>
              </w:r>
            </w:del>
          </w:p>
        </w:tc>
      </w:tr>
      <w:tr w:rsidR="00932DEB" w:rsidRPr="008F2615" w:rsidDel="006D1845" w:rsidTr="00B224A0">
        <w:trPr>
          <w:trHeight w:val="255"/>
          <w:del w:id="465"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66" w:author="Ella Goldberg(Contractor)" w:date="2013-11-05T20:15:00Z"/>
                <w:rFonts w:ascii="MS Sans Serif" w:hAnsi="MS Sans Serif"/>
                <w:sz w:val="20"/>
              </w:rPr>
            </w:pPr>
            <w:del w:id="467" w:author="Ella Goldberg(Contractor)" w:date="2013-11-05T20:15:00Z">
              <w:r w:rsidRPr="008F2615" w:rsidDel="006D1845">
                <w:rPr>
                  <w:rFonts w:ascii="MS Sans Serif" w:hAnsi="MS Sans Serif"/>
                  <w:sz w:val="20"/>
                </w:rPr>
                <w:delText>ExpirationDate</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68" w:author="Ella Goldberg(Contractor)" w:date="2013-11-05T20:15:00Z"/>
                <w:rFonts w:ascii="MS Sans Serif" w:hAnsi="MS Sans Serif"/>
                <w:sz w:val="20"/>
              </w:rPr>
            </w:pPr>
            <w:del w:id="469" w:author="Ella Goldberg(Contractor)" w:date="2013-11-05T20:15:00Z">
              <w:r w:rsidRPr="008F2615" w:rsidDel="006D1845">
                <w:rPr>
                  <w:rFonts w:ascii="MS Sans Serif" w:hAnsi="MS Sans Serif"/>
                  <w:sz w:val="20"/>
                </w:rPr>
                <w:delText> </w:delText>
              </w:r>
              <w:r w:rsidDel="006D1845">
                <w:rPr>
                  <w:rFonts w:ascii="MS Sans Serif" w:hAnsi="MS Sans Serif"/>
                  <w:sz w:val="20"/>
                </w:rPr>
                <w:delText>null</w:delText>
              </w:r>
            </w:del>
          </w:p>
        </w:tc>
      </w:tr>
      <w:tr w:rsidR="00932DEB" w:rsidRPr="008F2615" w:rsidDel="006D1845" w:rsidTr="00B224A0">
        <w:trPr>
          <w:trHeight w:val="255"/>
          <w:del w:id="470"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71" w:author="Ella Goldberg(Contractor)" w:date="2013-11-05T20:15:00Z"/>
                <w:rFonts w:ascii="MS Sans Serif" w:hAnsi="MS Sans Serif"/>
                <w:sz w:val="20"/>
              </w:rPr>
            </w:pPr>
            <w:del w:id="472" w:author="Ella Goldberg(Contractor)" w:date="2013-11-05T20:15:00Z">
              <w:r w:rsidRPr="008F2615" w:rsidDel="006D1845">
                <w:rPr>
                  <w:rFonts w:ascii="MS Sans Serif" w:hAnsi="MS Sans Serif"/>
                  <w:sz w:val="20"/>
                </w:rPr>
                <w:delText>LastUpdateTime</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73" w:author="Ella Goldberg(Contractor)" w:date="2013-11-05T20:15:00Z"/>
                <w:rFonts w:ascii="MS Sans Serif" w:hAnsi="MS Sans Serif"/>
                <w:sz w:val="20"/>
              </w:rPr>
            </w:pPr>
            <w:del w:id="474" w:author="Ella Goldberg(Contractor)" w:date="2013-11-05T20:15:00Z">
              <w:r w:rsidRPr="008F2615" w:rsidDel="006D1845">
                <w:rPr>
                  <w:rFonts w:ascii="MS Sans Serif" w:hAnsi="MS Sans Serif"/>
                  <w:sz w:val="20"/>
                </w:rPr>
                <w:delText> </w:delText>
              </w:r>
              <w:r w:rsidDel="006D1845">
                <w:rPr>
                  <w:rFonts w:ascii="MS Sans Serif" w:hAnsi="MS Sans Serif"/>
                  <w:sz w:val="20"/>
                </w:rPr>
                <w:delText>Control fields</w:delText>
              </w:r>
            </w:del>
          </w:p>
        </w:tc>
      </w:tr>
      <w:tr w:rsidR="00932DEB" w:rsidRPr="008F2615" w:rsidDel="006D1845" w:rsidTr="00B224A0">
        <w:trPr>
          <w:trHeight w:val="255"/>
          <w:del w:id="475"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76" w:author="Ella Goldberg(Contractor)" w:date="2013-11-05T20:15:00Z"/>
                <w:rFonts w:ascii="MS Sans Serif" w:hAnsi="MS Sans Serif"/>
                <w:sz w:val="20"/>
              </w:rPr>
            </w:pPr>
            <w:del w:id="477" w:author="Ella Goldberg(Contractor)" w:date="2013-11-05T20:15:00Z">
              <w:r w:rsidRPr="008F2615" w:rsidDel="006D1845">
                <w:rPr>
                  <w:rFonts w:ascii="MS Sans Serif" w:hAnsi="MS Sans Serif"/>
                  <w:sz w:val="20"/>
                </w:rPr>
                <w:delText>LastUpdateUser</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78" w:author="Ella Goldberg(Contractor)" w:date="2013-11-05T20:15:00Z"/>
                <w:rFonts w:ascii="MS Sans Serif" w:hAnsi="MS Sans Serif"/>
                <w:sz w:val="20"/>
              </w:rPr>
            </w:pPr>
            <w:del w:id="479" w:author="Ella Goldberg(Contractor)" w:date="2013-11-05T20:15:00Z">
              <w:r w:rsidRPr="008F2615" w:rsidDel="006D1845">
                <w:rPr>
                  <w:rFonts w:ascii="MS Sans Serif" w:hAnsi="MS Sans Serif"/>
                  <w:sz w:val="20"/>
                </w:rPr>
                <w:delText> </w:delText>
              </w:r>
            </w:del>
          </w:p>
        </w:tc>
      </w:tr>
      <w:tr w:rsidR="00932DEB" w:rsidRPr="008F2615" w:rsidDel="006D1845" w:rsidTr="00B224A0">
        <w:trPr>
          <w:trHeight w:val="255"/>
          <w:del w:id="480"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81" w:author="Ella Goldberg(Contractor)" w:date="2013-11-05T20:15:00Z"/>
                <w:rFonts w:ascii="MS Sans Serif" w:hAnsi="MS Sans Serif"/>
                <w:sz w:val="20"/>
              </w:rPr>
            </w:pPr>
            <w:del w:id="482" w:author="Ella Goldberg(Contractor)" w:date="2013-11-05T20:15:00Z">
              <w:r w:rsidRPr="008F2615" w:rsidDel="006D1845">
                <w:rPr>
                  <w:rFonts w:ascii="MS Sans Serif" w:hAnsi="MS Sans Serif"/>
                  <w:sz w:val="20"/>
                </w:rPr>
                <w:delText>LastUpdateComputer</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83" w:author="Ella Goldberg(Contractor)" w:date="2013-11-05T20:15:00Z"/>
                <w:rFonts w:ascii="MS Sans Serif" w:hAnsi="MS Sans Serif"/>
                <w:sz w:val="20"/>
              </w:rPr>
            </w:pPr>
            <w:del w:id="484" w:author="Ella Goldberg(Contractor)" w:date="2013-11-05T20:15:00Z">
              <w:r w:rsidRPr="008F2615" w:rsidDel="006D1845">
                <w:rPr>
                  <w:rFonts w:ascii="MS Sans Serif" w:hAnsi="MS Sans Serif"/>
                  <w:sz w:val="20"/>
                </w:rPr>
                <w:delText> </w:delText>
              </w:r>
            </w:del>
          </w:p>
        </w:tc>
      </w:tr>
      <w:tr w:rsidR="00932DEB" w:rsidRPr="008F2615" w:rsidDel="006D1845" w:rsidTr="00B224A0">
        <w:trPr>
          <w:trHeight w:val="255"/>
          <w:del w:id="485" w:author="Ella Goldberg(Contractor)" w:date="2013-11-05T20:15: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86" w:author="Ella Goldberg(Contractor)" w:date="2013-11-05T20:15:00Z"/>
                <w:rFonts w:ascii="MS Sans Serif" w:hAnsi="MS Sans Serif"/>
                <w:sz w:val="20"/>
              </w:rPr>
            </w:pPr>
            <w:del w:id="487" w:author="Ella Goldberg(Contractor)" w:date="2013-11-05T20:15:00Z">
              <w:r w:rsidRPr="008F2615" w:rsidDel="006D1845">
                <w:rPr>
                  <w:rFonts w:ascii="MS Sans Serif" w:hAnsi="MS Sans Serif"/>
                  <w:sz w:val="20"/>
                </w:rPr>
                <w:delText>LastUpdateapplication</w:delText>
              </w:r>
            </w:del>
          </w:p>
        </w:tc>
        <w:tc>
          <w:tcPr>
            <w:tcW w:w="4408" w:type="dxa"/>
            <w:tcBorders>
              <w:top w:val="nil"/>
              <w:left w:val="nil"/>
              <w:bottom w:val="single" w:sz="4" w:space="0" w:color="auto"/>
              <w:right w:val="single" w:sz="4" w:space="0" w:color="auto"/>
            </w:tcBorders>
            <w:shd w:val="clear" w:color="auto" w:fill="auto"/>
            <w:noWrap/>
            <w:vAlign w:val="bottom"/>
            <w:hideMark/>
          </w:tcPr>
          <w:p w:rsidR="00932DEB" w:rsidRPr="008F2615" w:rsidDel="006D1845" w:rsidRDefault="00932DEB" w:rsidP="00EE05BE">
            <w:pPr>
              <w:rPr>
                <w:del w:id="488" w:author="Ella Goldberg(Contractor)" w:date="2013-11-05T20:15:00Z"/>
                <w:rFonts w:ascii="MS Sans Serif" w:hAnsi="MS Sans Serif"/>
                <w:sz w:val="20"/>
              </w:rPr>
            </w:pPr>
            <w:del w:id="489" w:author="Ella Goldberg(Contractor)" w:date="2013-11-05T20:15:00Z">
              <w:r w:rsidRPr="008F2615" w:rsidDel="006D1845">
                <w:rPr>
                  <w:rFonts w:ascii="MS Sans Serif" w:hAnsi="MS Sans Serif"/>
                  <w:sz w:val="20"/>
                </w:rPr>
                <w:delText> </w:delText>
              </w:r>
            </w:del>
          </w:p>
        </w:tc>
      </w:tr>
    </w:tbl>
    <w:p w:rsidR="00932DEB" w:rsidDel="006D1845" w:rsidRDefault="00932DEB" w:rsidP="00932DEB">
      <w:pPr>
        <w:rPr>
          <w:del w:id="490" w:author="Ella Goldberg(Contractor)" w:date="2013-11-05T20:15:00Z"/>
          <w:szCs w:val="18"/>
        </w:rPr>
      </w:pPr>
    </w:p>
    <w:p w:rsidR="00932DEB" w:rsidRPr="00B224A0" w:rsidDel="00A72C50" w:rsidRDefault="00932DEB" w:rsidP="003724A1">
      <w:pPr>
        <w:ind w:left="720"/>
        <w:rPr>
          <w:del w:id="491" w:author="Ella Goldberg(Contractor)" w:date="2013-11-05T21:40:00Z"/>
          <w:rFonts w:asciiTheme="minorHAnsi" w:hAnsiTheme="minorHAnsi"/>
        </w:rPr>
      </w:pPr>
      <w:del w:id="492" w:author="Ella Goldberg(Contractor)" w:date="2013-11-05T21:40:00Z">
        <w:r w:rsidRPr="00B224A0" w:rsidDel="00A72C50">
          <w:rPr>
            <w:rFonts w:asciiTheme="minorHAnsi" w:hAnsiTheme="minorHAnsi"/>
          </w:rPr>
          <w:delText>Only if initial project is stand alone:</w:delText>
        </w:r>
      </w:del>
    </w:p>
    <w:p w:rsidR="00932DEB" w:rsidRPr="00B224A0" w:rsidDel="00A72C50" w:rsidRDefault="00932DEB" w:rsidP="000C2EE1">
      <w:pPr>
        <w:pStyle w:val="ListParagraph"/>
        <w:numPr>
          <w:ilvl w:val="0"/>
          <w:numId w:val="32"/>
        </w:numPr>
        <w:spacing w:line="288" w:lineRule="auto"/>
        <w:ind w:left="1440"/>
        <w:rPr>
          <w:del w:id="493" w:author="Ella Goldberg(Contractor)" w:date="2013-11-05T21:40:00Z"/>
          <w:rFonts w:asciiTheme="minorHAnsi" w:hAnsiTheme="minorHAnsi"/>
          <w:sz w:val="24"/>
          <w:szCs w:val="24"/>
        </w:rPr>
      </w:pPr>
      <w:del w:id="494" w:author="Ella Goldberg(Contractor)" w:date="2013-11-05T21:40:00Z">
        <w:r w:rsidRPr="00B224A0" w:rsidDel="00A72C50">
          <w:rPr>
            <w:rFonts w:asciiTheme="minorHAnsi" w:hAnsiTheme="minorHAnsi"/>
            <w:sz w:val="24"/>
            <w:szCs w:val="24"/>
          </w:rPr>
          <w:delText xml:space="preserve">Update Groups set GroupName and GroupDescription values from GUI </w:delText>
        </w:r>
      </w:del>
    </w:p>
    <w:p w:rsidR="00932DEB" w:rsidRPr="00B224A0" w:rsidDel="00A72C50" w:rsidRDefault="00932DEB" w:rsidP="003724A1">
      <w:pPr>
        <w:ind w:left="720" w:firstLine="720"/>
        <w:rPr>
          <w:del w:id="495" w:author="Ella Goldberg(Contractor)" w:date="2013-11-05T21:40:00Z"/>
          <w:rFonts w:asciiTheme="minorHAnsi" w:hAnsiTheme="minorHAnsi"/>
        </w:rPr>
      </w:pPr>
      <w:del w:id="496" w:author="Ella Goldberg(Contractor)" w:date="2013-11-05T21:40:00Z">
        <w:r w:rsidRPr="00B224A0" w:rsidDel="00A72C50">
          <w:rPr>
            <w:rFonts w:asciiTheme="minorHAnsi" w:hAnsiTheme="minorHAnsi"/>
          </w:rPr>
          <w:delText>where Id = Group Id of the initial project</w:delText>
        </w:r>
      </w:del>
    </w:p>
    <w:p w:rsidR="00932DEB" w:rsidRPr="00B224A0" w:rsidDel="00A72C50" w:rsidRDefault="00932DEB" w:rsidP="000C2EE1">
      <w:pPr>
        <w:pStyle w:val="ListParagraph"/>
        <w:numPr>
          <w:ilvl w:val="0"/>
          <w:numId w:val="32"/>
        </w:numPr>
        <w:spacing w:line="288" w:lineRule="auto"/>
        <w:ind w:left="1440"/>
        <w:rPr>
          <w:del w:id="497" w:author="Ella Goldberg(Contractor)" w:date="2013-11-05T21:40:00Z"/>
          <w:rFonts w:asciiTheme="minorHAnsi" w:hAnsiTheme="minorHAnsi"/>
          <w:sz w:val="24"/>
          <w:szCs w:val="24"/>
        </w:rPr>
      </w:pPr>
      <w:del w:id="498" w:author="Ella Goldberg(Contractor)" w:date="2013-11-05T21:40:00Z">
        <w:r w:rsidRPr="00B224A0" w:rsidDel="00A72C50">
          <w:rPr>
            <w:rFonts w:asciiTheme="minorHAnsi" w:hAnsiTheme="minorHAnsi"/>
            <w:sz w:val="24"/>
            <w:szCs w:val="24"/>
          </w:rPr>
          <w:delText>Update Hierarchy set  IsGroupMember=1 for  initial project</w:delText>
        </w:r>
      </w:del>
    </w:p>
    <w:p w:rsidR="00F36229" w:rsidRDefault="00F36229" w:rsidP="003724A1">
      <w:pPr>
        <w:ind w:left="720"/>
        <w:rPr>
          <w:ins w:id="499" w:author="Ella Goldberg(Contractor)" w:date="2013-11-05T22:06:00Z"/>
          <w:rFonts w:asciiTheme="minorHAnsi" w:hAnsiTheme="minorHAnsi"/>
        </w:rPr>
      </w:pPr>
    </w:p>
    <w:p w:rsidR="00F36229" w:rsidRDefault="00F36229" w:rsidP="003724A1">
      <w:pPr>
        <w:ind w:left="720"/>
        <w:rPr>
          <w:ins w:id="500" w:author="Ella Goldberg(Contractor)" w:date="2013-11-05T22:07:00Z"/>
          <w:rFonts w:asciiTheme="minorHAnsi" w:hAnsiTheme="minorHAnsi"/>
        </w:rPr>
      </w:pPr>
      <w:ins w:id="501" w:author="Ella Goldberg(Contractor)" w:date="2013-11-05T22:07:00Z">
        <w:r>
          <w:rPr>
            <w:rFonts w:asciiTheme="minorHAnsi" w:hAnsiTheme="minorHAnsi"/>
          </w:rPr>
          <w:t xml:space="preserve">Update </w:t>
        </w:r>
      </w:ins>
      <w:proofErr w:type="spellStart"/>
      <w:ins w:id="502" w:author="Ella Goldberg(Contractor)" w:date="2013-11-05T22:16:00Z">
        <w:r>
          <w:rPr>
            <w:rFonts w:asciiTheme="minorHAnsi" w:hAnsiTheme="minorHAnsi"/>
          </w:rPr>
          <w:t>ATS_Hierarchy</w:t>
        </w:r>
        <w:proofErr w:type="spellEnd"/>
        <w:r>
          <w:rPr>
            <w:rFonts w:asciiTheme="minorHAnsi" w:hAnsiTheme="minorHAnsi"/>
          </w:rPr>
          <w:t xml:space="preserve">, </w:t>
        </w:r>
      </w:ins>
      <w:ins w:id="503" w:author="Ella Goldberg(Contractor)" w:date="2013-11-05T22:07:00Z">
        <w:r>
          <w:rPr>
            <w:rFonts w:asciiTheme="minorHAnsi" w:hAnsiTheme="minorHAnsi"/>
          </w:rPr>
          <w:t>parent project entry:</w:t>
        </w:r>
      </w:ins>
    </w:p>
    <w:p w:rsidR="00F36229" w:rsidRDefault="00F36229" w:rsidP="003724A1">
      <w:pPr>
        <w:ind w:left="720"/>
        <w:rPr>
          <w:ins w:id="504" w:author="Ella Goldberg(Contractor)" w:date="2013-11-05T22:14:00Z"/>
          <w:rFonts w:asciiTheme="minorHAnsi" w:hAnsiTheme="minorHAnsi"/>
        </w:rPr>
      </w:pPr>
      <w:ins w:id="505" w:author="Ella Goldberg(Contractor)" w:date="2013-11-05T22:07:00Z">
        <w:r>
          <w:rPr>
            <w:rFonts w:asciiTheme="minorHAnsi" w:hAnsiTheme="minorHAnsi"/>
          </w:rPr>
          <w:t>UPD</w:t>
        </w:r>
      </w:ins>
      <w:ins w:id="506" w:author="Ella Goldberg(Contractor)" w:date="2013-11-05T22:08:00Z">
        <w:r>
          <w:rPr>
            <w:rFonts w:asciiTheme="minorHAnsi" w:hAnsiTheme="minorHAnsi"/>
          </w:rPr>
          <w:t>A</w:t>
        </w:r>
      </w:ins>
      <w:ins w:id="507" w:author="Ella Goldberg(Contractor)" w:date="2013-11-05T22:07:00Z">
        <w:r>
          <w:rPr>
            <w:rFonts w:asciiTheme="minorHAnsi" w:hAnsiTheme="minorHAnsi"/>
          </w:rPr>
          <w:t>TE</w:t>
        </w:r>
      </w:ins>
      <w:ins w:id="508" w:author="Ella Goldberg(Contractor)" w:date="2013-11-05T22:08:00Z">
        <w:r>
          <w:rPr>
            <w:rFonts w:asciiTheme="minorHAnsi" w:hAnsiTheme="minorHAnsi"/>
          </w:rPr>
          <w:t xml:space="preserve"> </w:t>
        </w:r>
        <w:proofErr w:type="spellStart"/>
        <w:r>
          <w:rPr>
            <w:rFonts w:asciiTheme="minorHAnsi" w:hAnsiTheme="minorHAnsi"/>
          </w:rPr>
          <w:t>ATS_Hierarchy</w:t>
        </w:r>
        <w:proofErr w:type="spellEnd"/>
        <w:r>
          <w:rPr>
            <w:rFonts w:asciiTheme="minorHAnsi" w:hAnsiTheme="minorHAnsi"/>
          </w:rPr>
          <w:t xml:space="preserve"> set </w:t>
        </w:r>
        <w:proofErr w:type="spellStart"/>
        <w:r>
          <w:rPr>
            <w:rFonts w:asciiTheme="minorHAnsi" w:hAnsiTheme="minorHAnsi"/>
          </w:rPr>
          <w:t>GroupId</w:t>
        </w:r>
        <w:proofErr w:type="spellEnd"/>
        <w:r>
          <w:rPr>
            <w:rFonts w:asciiTheme="minorHAnsi" w:hAnsiTheme="minorHAnsi"/>
          </w:rPr>
          <w:t>=’id of the created group’ where Id=</w:t>
        </w:r>
      </w:ins>
      <w:ins w:id="509" w:author="Ella Goldberg(Contractor)" w:date="2013-11-05T22:13:00Z">
        <w:r>
          <w:rPr>
            <w:rFonts w:asciiTheme="minorHAnsi" w:hAnsiTheme="minorHAnsi"/>
          </w:rPr>
          <w:t>’id of the parent project’</w:t>
        </w:r>
      </w:ins>
    </w:p>
    <w:p w:rsidR="00F36229" w:rsidRDefault="00F36229" w:rsidP="003724A1">
      <w:pPr>
        <w:ind w:left="720"/>
        <w:rPr>
          <w:ins w:id="510" w:author="Ella Goldberg(Contractor)" w:date="2013-11-05T22:14:00Z"/>
          <w:rFonts w:asciiTheme="minorHAnsi" w:hAnsiTheme="minorHAnsi"/>
        </w:rPr>
      </w:pPr>
    </w:p>
    <w:p w:rsidR="00B25A75" w:rsidRDefault="00F36229" w:rsidP="003724A1">
      <w:pPr>
        <w:ind w:left="720"/>
        <w:rPr>
          <w:ins w:id="511" w:author="Ella Goldberg(Contractor)" w:date="2013-11-05T22:20:00Z"/>
          <w:rFonts w:asciiTheme="minorHAnsi" w:hAnsiTheme="minorHAnsi"/>
        </w:rPr>
      </w:pPr>
      <w:ins w:id="512" w:author="Ella Goldberg(Contractor)" w:date="2013-11-05T22:14:00Z">
        <w:r>
          <w:rPr>
            <w:rFonts w:asciiTheme="minorHAnsi" w:hAnsiTheme="minorHAnsi"/>
          </w:rPr>
          <w:t xml:space="preserve">Update </w:t>
        </w:r>
        <w:proofErr w:type="spellStart"/>
        <w:r>
          <w:rPr>
            <w:rFonts w:asciiTheme="minorHAnsi" w:hAnsiTheme="minorHAnsi"/>
          </w:rPr>
          <w:t>ATS_Version</w:t>
        </w:r>
      </w:ins>
      <w:proofErr w:type="spellEnd"/>
      <w:ins w:id="513" w:author="Ella Goldberg(Contractor)" w:date="2013-11-05T22:46:00Z">
        <w:r w:rsidR="00E3274F">
          <w:rPr>
            <w:rFonts w:asciiTheme="minorHAnsi" w:hAnsiTheme="minorHAnsi"/>
          </w:rPr>
          <w:t>:</w:t>
        </w:r>
      </w:ins>
    </w:p>
    <w:p w:rsidR="00B25A75" w:rsidRDefault="00B25A75" w:rsidP="00B25A75">
      <w:pPr>
        <w:ind w:left="720"/>
        <w:rPr>
          <w:ins w:id="514" w:author="Ella Goldberg(Contractor)" w:date="2013-11-05T22:21:00Z"/>
          <w:rFonts w:asciiTheme="minorHAnsi" w:hAnsiTheme="minorHAnsi"/>
        </w:rPr>
      </w:pPr>
    </w:p>
    <w:p w:rsidR="00F36229" w:rsidRPr="00E3274F" w:rsidRDefault="00DF1FE1" w:rsidP="00E3274F">
      <w:pPr>
        <w:pStyle w:val="ListParagraph"/>
        <w:numPr>
          <w:ilvl w:val="0"/>
          <w:numId w:val="39"/>
        </w:numPr>
        <w:rPr>
          <w:ins w:id="515" w:author="Ella Goldberg(Contractor)" w:date="2013-11-05T22:19:00Z"/>
          <w:rFonts w:asciiTheme="minorHAnsi" w:hAnsiTheme="minorHAnsi"/>
        </w:rPr>
      </w:pPr>
      <w:ins w:id="516" w:author="Ella Goldberg(Contractor)" w:date="2013-11-05T22:19:00Z">
        <w:r w:rsidRPr="00E3274F">
          <w:rPr>
            <w:rFonts w:asciiTheme="minorHAnsi" w:hAnsiTheme="minorHAnsi"/>
          </w:rPr>
          <w:t>link parent project’s versions to group node</w:t>
        </w:r>
      </w:ins>
    </w:p>
    <w:p w:rsidR="00DF1FE1" w:rsidRDefault="00DF1FE1" w:rsidP="00E3274F">
      <w:pPr>
        <w:ind w:left="1440"/>
        <w:rPr>
          <w:ins w:id="517" w:author="Ella Goldberg(Contractor)" w:date="2013-11-05T22:20:00Z"/>
          <w:rFonts w:asciiTheme="minorHAnsi" w:hAnsiTheme="minorHAnsi"/>
        </w:rPr>
      </w:pPr>
      <w:ins w:id="518" w:author="Ella Goldberg(Contractor)" w:date="2013-11-05T22:20:00Z">
        <w:r>
          <w:rPr>
            <w:rFonts w:asciiTheme="minorHAnsi" w:hAnsiTheme="minorHAnsi"/>
          </w:rPr>
          <w:lastRenderedPageBreak/>
          <w:t xml:space="preserve">UPDATE </w:t>
        </w:r>
        <w:proofErr w:type="spellStart"/>
        <w:r>
          <w:rPr>
            <w:rFonts w:asciiTheme="minorHAnsi" w:hAnsiTheme="minorHAnsi"/>
          </w:rPr>
          <w:t>ATS_Version</w:t>
        </w:r>
        <w:proofErr w:type="spellEnd"/>
        <w:r>
          <w:rPr>
            <w:rFonts w:asciiTheme="minorHAnsi" w:hAnsiTheme="minorHAnsi"/>
          </w:rPr>
          <w:t xml:space="preserve"> set </w:t>
        </w:r>
        <w:proofErr w:type="spellStart"/>
        <w:r>
          <w:rPr>
            <w:rFonts w:asciiTheme="minorHAnsi" w:hAnsiTheme="minorHAnsi"/>
          </w:rPr>
          <w:t>HierarchyId</w:t>
        </w:r>
        <w:proofErr w:type="spellEnd"/>
        <w:r>
          <w:rPr>
            <w:rFonts w:asciiTheme="minorHAnsi" w:hAnsiTheme="minorHAnsi"/>
          </w:rPr>
          <w:t xml:space="preserve">=’id of the created group’ </w:t>
        </w:r>
      </w:ins>
    </w:p>
    <w:p w:rsidR="00DF1FE1" w:rsidRDefault="00DF1FE1" w:rsidP="00E3274F">
      <w:pPr>
        <w:ind w:left="1440"/>
        <w:rPr>
          <w:ins w:id="519" w:author="Ella Goldberg(Contractor)" w:date="2013-11-05T22:06:00Z"/>
          <w:rFonts w:asciiTheme="minorHAnsi" w:hAnsiTheme="minorHAnsi"/>
        </w:rPr>
      </w:pPr>
      <w:ins w:id="520" w:author="Ella Goldberg(Contractor)" w:date="2013-11-05T22:20:00Z">
        <w:r>
          <w:rPr>
            <w:rFonts w:asciiTheme="minorHAnsi" w:hAnsiTheme="minorHAnsi"/>
          </w:rPr>
          <w:t xml:space="preserve">where </w:t>
        </w:r>
        <w:proofErr w:type="spellStart"/>
        <w:r>
          <w:rPr>
            <w:rFonts w:asciiTheme="minorHAnsi" w:hAnsiTheme="minorHAnsi"/>
          </w:rPr>
          <w:t>HierarchyId</w:t>
        </w:r>
        <w:proofErr w:type="spellEnd"/>
        <w:r>
          <w:rPr>
            <w:rFonts w:asciiTheme="minorHAnsi" w:hAnsiTheme="minorHAnsi"/>
          </w:rPr>
          <w:t xml:space="preserve"> =’id of the parent project’</w:t>
        </w:r>
      </w:ins>
    </w:p>
    <w:p w:rsidR="00F36229" w:rsidRDefault="00F36229" w:rsidP="003724A1">
      <w:pPr>
        <w:ind w:left="720"/>
        <w:rPr>
          <w:ins w:id="521" w:author="Ella Goldberg(Contractor)" w:date="2013-11-05T22:21:00Z"/>
          <w:rFonts w:asciiTheme="minorHAnsi" w:hAnsiTheme="minorHAnsi"/>
        </w:rPr>
      </w:pPr>
    </w:p>
    <w:p w:rsidR="00B25A75" w:rsidRDefault="00B25A75" w:rsidP="0021649E">
      <w:pPr>
        <w:pStyle w:val="ListParagraph"/>
        <w:numPr>
          <w:ilvl w:val="0"/>
          <w:numId w:val="39"/>
        </w:numPr>
        <w:rPr>
          <w:ins w:id="522" w:author="Ella Goldberg(Contractor)" w:date="2013-11-05T23:00:00Z"/>
          <w:rFonts w:asciiTheme="minorHAnsi" w:hAnsiTheme="minorHAnsi"/>
        </w:rPr>
      </w:pPr>
      <w:ins w:id="523" w:author="Ella Goldberg(Contractor)" w:date="2013-11-05T22:21:00Z">
        <w:r w:rsidRPr="00E3274F">
          <w:rPr>
            <w:rFonts w:asciiTheme="minorHAnsi" w:hAnsiTheme="minorHAnsi"/>
          </w:rPr>
          <w:t>Update target path</w:t>
        </w:r>
      </w:ins>
      <w:ins w:id="524" w:author="Ella Goldberg(Contractor)" w:date="2013-11-05T23:00:00Z">
        <w:r w:rsidR="0021649E">
          <w:rPr>
            <w:rFonts w:asciiTheme="minorHAnsi" w:hAnsiTheme="minorHAnsi"/>
          </w:rPr>
          <w:t xml:space="preserve"> for closed versions:</w:t>
        </w:r>
      </w:ins>
    </w:p>
    <w:p w:rsidR="0021649E" w:rsidRDefault="0021649E" w:rsidP="0021649E">
      <w:pPr>
        <w:pStyle w:val="ListParagraph"/>
        <w:ind w:left="1440"/>
        <w:rPr>
          <w:ins w:id="525" w:author="Ella Goldberg(Contractor)" w:date="2013-11-05T23:02:00Z"/>
          <w:rFonts w:asciiTheme="minorHAnsi" w:hAnsiTheme="minorHAnsi"/>
        </w:rPr>
      </w:pPr>
      <w:proofErr w:type="gramStart"/>
      <w:ins w:id="526" w:author="Ella Goldberg(Contractor)" w:date="2013-11-05T23:00:00Z">
        <w:r w:rsidRPr="0021649E">
          <w:rPr>
            <w:rFonts w:asciiTheme="minorHAnsi" w:hAnsiTheme="minorHAnsi"/>
          </w:rPr>
          <w:t>UPDATE</w:t>
        </w:r>
      </w:ins>
      <w:ins w:id="527" w:author="Ella Goldberg(Contractor)" w:date="2013-11-05T23:05:00Z">
        <w:r>
          <w:rPr>
            <w:rFonts w:asciiTheme="minorHAnsi" w:hAnsiTheme="minorHAnsi"/>
          </w:rPr>
          <w:t xml:space="preserve"> </w:t>
        </w:r>
      </w:ins>
      <w:ins w:id="528" w:author="Ella Goldberg(Contractor)" w:date="2013-11-05T23:00:00Z">
        <w:r w:rsidRPr="0021649E">
          <w:rPr>
            <w:rFonts w:asciiTheme="minorHAnsi" w:hAnsiTheme="minorHAnsi"/>
          </w:rPr>
          <w:t xml:space="preserve"> </w:t>
        </w:r>
        <w:proofErr w:type="spellStart"/>
        <w:r w:rsidRPr="0021649E">
          <w:rPr>
            <w:rFonts w:asciiTheme="minorHAnsi" w:hAnsiTheme="minorHAnsi"/>
          </w:rPr>
          <w:t>ATS</w:t>
        </w:r>
        <w:proofErr w:type="gramEnd"/>
        <w:r w:rsidRPr="0021649E">
          <w:rPr>
            <w:rFonts w:asciiTheme="minorHAnsi" w:hAnsiTheme="minorHAnsi"/>
          </w:rPr>
          <w:t>_Version</w:t>
        </w:r>
        <w:proofErr w:type="spellEnd"/>
        <w:r w:rsidRPr="0021649E">
          <w:rPr>
            <w:rFonts w:asciiTheme="minorHAnsi" w:hAnsiTheme="minorHAnsi"/>
          </w:rPr>
          <w:t xml:space="preserve"> set </w:t>
        </w:r>
        <w:proofErr w:type="spellStart"/>
        <w:r>
          <w:rPr>
            <w:rFonts w:asciiTheme="minorHAnsi" w:hAnsiTheme="minorHAnsi"/>
          </w:rPr>
          <w:t>TargetPath</w:t>
        </w:r>
        <w:proofErr w:type="spellEnd"/>
        <w:r w:rsidRPr="0021649E">
          <w:rPr>
            <w:rFonts w:asciiTheme="minorHAnsi" w:hAnsiTheme="minorHAnsi"/>
          </w:rPr>
          <w:t>=</w:t>
        </w:r>
      </w:ins>
      <w:proofErr w:type="spellStart"/>
      <w:ins w:id="529" w:author="Ella Goldberg(Contractor)" w:date="2013-11-05T23:01:00Z">
        <w:r>
          <w:rPr>
            <w:rFonts w:asciiTheme="minorHAnsi" w:hAnsiTheme="minorHAnsi"/>
          </w:rPr>
          <w:t>ATS_SystemParameters.RelatedProjectLocalPath+Group</w:t>
        </w:r>
      </w:ins>
      <w:proofErr w:type="spellEnd"/>
      <w:ins w:id="530" w:author="Ella Goldberg(Contractor)" w:date="2013-11-05T23:02:00Z">
        <w:r>
          <w:rPr>
            <w:rFonts w:asciiTheme="minorHAnsi" w:hAnsiTheme="minorHAnsi"/>
          </w:rPr>
          <w:t xml:space="preserve">  </w:t>
        </w:r>
      </w:ins>
      <w:proofErr w:type="spellStart"/>
      <w:ins w:id="531" w:author="Ella Goldberg(Contractor)" w:date="2013-11-05T23:01:00Z">
        <w:r>
          <w:rPr>
            <w:rFonts w:asciiTheme="minorHAnsi" w:hAnsiTheme="minorHAnsi"/>
          </w:rPr>
          <w:t>Name+Version</w:t>
        </w:r>
      </w:ins>
      <w:proofErr w:type="spellEnd"/>
      <w:ins w:id="532" w:author="Ella Goldberg(Contractor)" w:date="2013-11-05T23:02:00Z">
        <w:r>
          <w:rPr>
            <w:rFonts w:asciiTheme="minorHAnsi" w:hAnsiTheme="minorHAnsi"/>
          </w:rPr>
          <w:t xml:space="preserve"> </w:t>
        </w:r>
      </w:ins>
      <w:ins w:id="533" w:author="Ella Goldberg(Contractor)" w:date="2013-11-05T23:01:00Z">
        <w:r>
          <w:rPr>
            <w:rFonts w:asciiTheme="minorHAnsi" w:hAnsiTheme="minorHAnsi"/>
          </w:rPr>
          <w:t>Name</w:t>
        </w:r>
      </w:ins>
    </w:p>
    <w:p w:rsidR="0021649E" w:rsidRDefault="0021649E" w:rsidP="0021649E">
      <w:pPr>
        <w:pStyle w:val="ListParagraph"/>
        <w:ind w:left="1440"/>
        <w:rPr>
          <w:ins w:id="534" w:author="Ella Goldberg(Contractor)" w:date="2013-11-05T23:02:00Z"/>
          <w:rFonts w:asciiTheme="minorHAnsi" w:hAnsiTheme="minorHAnsi"/>
        </w:rPr>
      </w:pPr>
      <w:ins w:id="535" w:author="Ella Goldberg(Contractor)" w:date="2013-11-05T23:02:00Z">
        <w:r>
          <w:rPr>
            <w:rFonts w:asciiTheme="minorHAnsi" w:hAnsiTheme="minorHAnsi"/>
          </w:rPr>
          <w:t xml:space="preserve">Where </w:t>
        </w:r>
        <w:proofErr w:type="spellStart"/>
        <w:r>
          <w:rPr>
            <w:rFonts w:asciiTheme="minorHAnsi" w:hAnsiTheme="minorHAnsi"/>
          </w:rPr>
          <w:t>VersionStatus</w:t>
        </w:r>
        <w:proofErr w:type="spellEnd"/>
        <w:r>
          <w:rPr>
            <w:rFonts w:asciiTheme="minorHAnsi" w:hAnsiTheme="minorHAnsi"/>
          </w:rPr>
          <w:t>=’C’</w:t>
        </w:r>
      </w:ins>
    </w:p>
    <w:p w:rsidR="0021649E" w:rsidRDefault="0021649E" w:rsidP="0021649E">
      <w:pPr>
        <w:pStyle w:val="ListParagraph"/>
        <w:ind w:left="1440"/>
        <w:rPr>
          <w:ins w:id="536" w:author="Ella Goldberg(Contractor)" w:date="2013-11-05T23:03:00Z"/>
          <w:rFonts w:asciiTheme="minorHAnsi" w:hAnsiTheme="minorHAnsi"/>
        </w:rPr>
      </w:pPr>
    </w:p>
    <w:p w:rsidR="0021649E" w:rsidRPr="0021649E" w:rsidRDefault="0021649E" w:rsidP="0021649E">
      <w:pPr>
        <w:pStyle w:val="ListParagraph"/>
        <w:numPr>
          <w:ilvl w:val="0"/>
          <w:numId w:val="39"/>
        </w:numPr>
        <w:rPr>
          <w:ins w:id="537" w:author="Ella Goldberg(Contractor)" w:date="2013-11-05T23:00:00Z"/>
          <w:rFonts w:asciiTheme="minorHAnsi" w:hAnsiTheme="minorHAnsi"/>
        </w:rPr>
      </w:pPr>
      <w:ins w:id="538" w:author="Ella Goldberg(Contractor)" w:date="2013-11-05T23:03:00Z">
        <w:r>
          <w:rPr>
            <w:rFonts w:asciiTheme="minorHAnsi" w:hAnsiTheme="minorHAnsi"/>
          </w:rPr>
          <w:t>Update target path for active version</w:t>
        </w:r>
      </w:ins>
    </w:p>
    <w:p w:rsidR="0021649E" w:rsidRDefault="0021649E" w:rsidP="0021649E">
      <w:pPr>
        <w:pStyle w:val="ListParagraph"/>
        <w:ind w:left="1440"/>
        <w:rPr>
          <w:ins w:id="539" w:author="Ella Goldberg(Contractor)" w:date="2013-11-05T23:05:00Z"/>
          <w:rFonts w:asciiTheme="minorHAnsi" w:hAnsiTheme="minorHAnsi"/>
        </w:rPr>
      </w:pPr>
      <w:proofErr w:type="gramStart"/>
      <w:ins w:id="540" w:author="Ella Goldberg(Contractor)" w:date="2013-11-05T23:05:00Z">
        <w:r w:rsidRPr="0021649E">
          <w:rPr>
            <w:rFonts w:asciiTheme="minorHAnsi" w:hAnsiTheme="minorHAnsi"/>
          </w:rPr>
          <w:t>UPDATE</w:t>
        </w:r>
        <w:r>
          <w:rPr>
            <w:rFonts w:asciiTheme="minorHAnsi" w:hAnsiTheme="minorHAnsi"/>
          </w:rPr>
          <w:t xml:space="preserve"> </w:t>
        </w:r>
        <w:r w:rsidRPr="0021649E">
          <w:rPr>
            <w:rFonts w:asciiTheme="minorHAnsi" w:hAnsiTheme="minorHAnsi"/>
          </w:rPr>
          <w:t xml:space="preserve"> </w:t>
        </w:r>
        <w:proofErr w:type="spellStart"/>
        <w:r w:rsidRPr="0021649E">
          <w:rPr>
            <w:rFonts w:asciiTheme="minorHAnsi" w:hAnsiTheme="minorHAnsi"/>
          </w:rPr>
          <w:t>ATS</w:t>
        </w:r>
        <w:proofErr w:type="gramEnd"/>
        <w:r w:rsidRPr="0021649E">
          <w:rPr>
            <w:rFonts w:asciiTheme="minorHAnsi" w:hAnsiTheme="minorHAnsi"/>
          </w:rPr>
          <w:t>_Version</w:t>
        </w:r>
        <w:proofErr w:type="spellEnd"/>
        <w:r w:rsidRPr="0021649E">
          <w:rPr>
            <w:rFonts w:asciiTheme="minorHAnsi" w:hAnsiTheme="minorHAnsi"/>
          </w:rPr>
          <w:t xml:space="preserve"> set </w:t>
        </w:r>
        <w:proofErr w:type="spellStart"/>
        <w:r>
          <w:rPr>
            <w:rFonts w:asciiTheme="minorHAnsi" w:hAnsiTheme="minorHAnsi"/>
          </w:rPr>
          <w:t>TargetPath</w:t>
        </w:r>
        <w:proofErr w:type="spellEnd"/>
        <w:r w:rsidRPr="0021649E">
          <w:rPr>
            <w:rFonts w:asciiTheme="minorHAnsi" w:hAnsiTheme="minorHAnsi"/>
          </w:rPr>
          <w:t>=</w:t>
        </w:r>
        <w:r>
          <w:rPr>
            <w:rFonts w:asciiTheme="minorHAnsi" w:hAnsiTheme="minorHAnsi"/>
          </w:rPr>
          <w:t>GUI Value</w:t>
        </w:r>
      </w:ins>
    </w:p>
    <w:p w:rsidR="0021649E" w:rsidRDefault="0021649E" w:rsidP="0021649E">
      <w:pPr>
        <w:pStyle w:val="ListParagraph"/>
        <w:ind w:left="1440"/>
        <w:rPr>
          <w:ins w:id="541" w:author="Ella Goldberg(Contractor)" w:date="2013-11-05T23:05:00Z"/>
          <w:rFonts w:asciiTheme="minorHAnsi" w:hAnsiTheme="minorHAnsi"/>
        </w:rPr>
      </w:pPr>
      <w:ins w:id="542" w:author="Ella Goldberg(Contractor)" w:date="2013-11-05T23:05:00Z">
        <w:r>
          <w:rPr>
            <w:rFonts w:asciiTheme="minorHAnsi" w:hAnsiTheme="minorHAnsi"/>
          </w:rPr>
          <w:t xml:space="preserve">Where </w:t>
        </w:r>
        <w:proofErr w:type="spellStart"/>
        <w:r>
          <w:rPr>
            <w:rFonts w:asciiTheme="minorHAnsi" w:hAnsiTheme="minorHAnsi"/>
          </w:rPr>
          <w:t>VersionStatus</w:t>
        </w:r>
        <w:proofErr w:type="spellEnd"/>
        <w:r>
          <w:rPr>
            <w:rFonts w:asciiTheme="minorHAnsi" w:hAnsiTheme="minorHAnsi"/>
          </w:rPr>
          <w:t>=’A’</w:t>
        </w:r>
      </w:ins>
    </w:p>
    <w:p w:rsidR="0021649E" w:rsidRDefault="0021649E" w:rsidP="0021649E">
      <w:pPr>
        <w:pStyle w:val="ListParagraph"/>
        <w:ind w:left="1440"/>
        <w:rPr>
          <w:ins w:id="543" w:author="Ella Goldberg(Contractor)" w:date="2013-11-05T23:00:00Z"/>
          <w:rFonts w:asciiTheme="minorHAnsi" w:hAnsiTheme="minorHAnsi"/>
        </w:rPr>
      </w:pPr>
    </w:p>
    <w:p w:rsidR="0021649E" w:rsidRPr="001A12CD" w:rsidRDefault="007419A3" w:rsidP="001A12CD">
      <w:pPr>
        <w:ind w:firstLine="720"/>
        <w:rPr>
          <w:ins w:id="544" w:author="Ella Goldberg(Contractor)" w:date="2013-11-05T22:47:00Z"/>
          <w:rFonts w:asciiTheme="minorHAnsi" w:hAnsiTheme="minorHAnsi"/>
        </w:rPr>
      </w:pPr>
      <w:ins w:id="545" w:author="Ella Goldberg(Contractor)" w:date="2013-11-05T23:06:00Z">
        <w:r>
          <w:rPr>
            <w:rFonts w:asciiTheme="minorHAnsi" w:hAnsiTheme="minorHAnsi"/>
          </w:rPr>
          <w:t xml:space="preserve">Update </w:t>
        </w:r>
        <w:proofErr w:type="spellStart"/>
        <w:r>
          <w:rPr>
            <w:rFonts w:asciiTheme="minorHAnsi" w:hAnsiTheme="minorHAnsi"/>
          </w:rPr>
          <w:t>ATS_Note</w:t>
        </w:r>
        <w:proofErr w:type="spellEnd"/>
        <w:r w:rsidR="001A12CD">
          <w:rPr>
            <w:rFonts w:asciiTheme="minorHAnsi" w:hAnsiTheme="minorHAnsi"/>
          </w:rPr>
          <w:t xml:space="preserve">, </w:t>
        </w:r>
      </w:ins>
      <w:ins w:id="546" w:author="Ella Goldberg(Contractor)" w:date="2013-11-05T23:07:00Z">
        <w:r w:rsidR="001A12CD">
          <w:rPr>
            <w:rFonts w:asciiTheme="minorHAnsi" w:hAnsiTheme="minorHAnsi"/>
          </w:rPr>
          <w:t>link parent project’s notes to Group Id:</w:t>
        </w:r>
      </w:ins>
    </w:p>
    <w:p w:rsidR="00F248FB" w:rsidRDefault="00F248FB" w:rsidP="007419A3">
      <w:pPr>
        <w:ind w:left="1440"/>
        <w:rPr>
          <w:ins w:id="547" w:author="Ella Goldberg(Contractor)" w:date="2013-11-05T23:08:00Z"/>
          <w:rFonts w:asciiTheme="minorHAnsi" w:hAnsiTheme="minorHAnsi"/>
        </w:rPr>
      </w:pPr>
      <w:ins w:id="548" w:author="Ella Goldberg(Contractor)" w:date="2013-11-05T23:08:00Z">
        <w:r>
          <w:rPr>
            <w:rFonts w:asciiTheme="minorHAnsi" w:hAnsiTheme="minorHAnsi"/>
          </w:rPr>
          <w:t xml:space="preserve">UPDATE </w:t>
        </w:r>
        <w:proofErr w:type="spellStart"/>
        <w:r>
          <w:rPr>
            <w:rFonts w:asciiTheme="minorHAnsi" w:hAnsiTheme="minorHAnsi"/>
          </w:rPr>
          <w:t>ATS_N</w:t>
        </w:r>
      </w:ins>
      <w:ins w:id="549" w:author="Ella Goldberg(Contractor)" w:date="2013-11-06T00:39:00Z">
        <w:r w:rsidR="007419A3">
          <w:rPr>
            <w:rFonts w:asciiTheme="minorHAnsi" w:hAnsiTheme="minorHAnsi"/>
          </w:rPr>
          <w:t>o</w:t>
        </w:r>
      </w:ins>
      <w:ins w:id="550" w:author="Ella Goldberg(Contractor)" w:date="2013-11-05T23:08:00Z">
        <w:r>
          <w:rPr>
            <w:rFonts w:asciiTheme="minorHAnsi" w:hAnsiTheme="minorHAnsi"/>
          </w:rPr>
          <w:t>te</w:t>
        </w:r>
        <w:proofErr w:type="spellEnd"/>
        <w:r>
          <w:rPr>
            <w:rFonts w:asciiTheme="minorHAnsi" w:hAnsiTheme="minorHAnsi"/>
          </w:rPr>
          <w:t xml:space="preserve"> set </w:t>
        </w:r>
        <w:proofErr w:type="spellStart"/>
        <w:r>
          <w:rPr>
            <w:rFonts w:asciiTheme="minorHAnsi" w:hAnsiTheme="minorHAnsi"/>
          </w:rPr>
          <w:t>HierarchyId</w:t>
        </w:r>
        <w:proofErr w:type="spellEnd"/>
        <w:r>
          <w:rPr>
            <w:rFonts w:asciiTheme="minorHAnsi" w:hAnsiTheme="minorHAnsi"/>
          </w:rPr>
          <w:t xml:space="preserve">=’id of the created group’ </w:t>
        </w:r>
      </w:ins>
    </w:p>
    <w:p w:rsidR="00E3274F" w:rsidRPr="00E3274F" w:rsidRDefault="00F248FB" w:rsidP="00F248FB">
      <w:pPr>
        <w:pStyle w:val="ListParagraph"/>
        <w:ind w:left="1440"/>
        <w:rPr>
          <w:ins w:id="551" w:author="Ella Goldberg(Contractor)" w:date="2013-11-05T22:21:00Z"/>
          <w:rFonts w:asciiTheme="minorHAnsi" w:hAnsiTheme="minorHAnsi"/>
        </w:rPr>
      </w:pPr>
      <w:ins w:id="552" w:author="Ella Goldberg(Contractor)" w:date="2013-11-05T23:08:00Z">
        <w:r>
          <w:rPr>
            <w:rFonts w:asciiTheme="minorHAnsi" w:hAnsiTheme="minorHAnsi"/>
          </w:rPr>
          <w:t xml:space="preserve">where </w:t>
        </w:r>
        <w:proofErr w:type="spellStart"/>
        <w:r>
          <w:rPr>
            <w:rFonts w:asciiTheme="minorHAnsi" w:hAnsiTheme="minorHAnsi"/>
          </w:rPr>
          <w:t>HierarchyId</w:t>
        </w:r>
        <w:proofErr w:type="spellEnd"/>
        <w:r>
          <w:rPr>
            <w:rFonts w:asciiTheme="minorHAnsi" w:hAnsiTheme="minorHAnsi"/>
          </w:rPr>
          <w:t xml:space="preserve"> =’id of the parent project’</w:t>
        </w:r>
      </w:ins>
    </w:p>
    <w:p w:rsidR="004E1E9D" w:rsidRDefault="004E1E9D" w:rsidP="004E1E9D">
      <w:pPr>
        <w:ind w:left="432"/>
        <w:rPr>
          <w:ins w:id="553" w:author="Ella Goldberg(Contractor)" w:date="2013-11-05T23:17:00Z"/>
          <w:szCs w:val="18"/>
          <w:u w:val="single"/>
        </w:rPr>
      </w:pPr>
    </w:p>
    <w:p w:rsidR="004E1E9D" w:rsidRPr="00A72C50" w:rsidRDefault="004E1E9D" w:rsidP="004E1E9D">
      <w:pPr>
        <w:ind w:left="432"/>
        <w:rPr>
          <w:ins w:id="554" w:author="Ella Goldberg(Contractor)" w:date="2013-11-05T23:17:00Z"/>
          <w:szCs w:val="18"/>
          <w:u w:val="single"/>
        </w:rPr>
      </w:pPr>
      <w:ins w:id="555" w:author="Ella Goldberg(Contractor)" w:date="2013-11-05T23:17:00Z">
        <w:r w:rsidRPr="00A72C50">
          <w:rPr>
            <w:szCs w:val="18"/>
            <w:u w:val="single"/>
          </w:rPr>
          <w:t xml:space="preserve">Initial project is </w:t>
        </w:r>
        <w:r>
          <w:rPr>
            <w:szCs w:val="18"/>
            <w:u w:val="single"/>
          </w:rPr>
          <w:t>Related</w:t>
        </w:r>
        <w:r w:rsidRPr="00A72C50">
          <w:rPr>
            <w:szCs w:val="18"/>
            <w:u w:val="single"/>
          </w:rPr>
          <w:t xml:space="preserve"> (</w:t>
        </w:r>
        <w:r>
          <w:rPr>
            <w:szCs w:val="18"/>
            <w:u w:val="single"/>
          </w:rPr>
          <w:t>Existing</w:t>
        </w:r>
        <w:r w:rsidRPr="00A72C50">
          <w:rPr>
            <w:szCs w:val="18"/>
            <w:u w:val="single"/>
          </w:rPr>
          <w:t xml:space="preserve"> Group)</w:t>
        </w:r>
      </w:ins>
    </w:p>
    <w:p w:rsidR="00B25A75" w:rsidRDefault="00B25A75" w:rsidP="003724A1">
      <w:pPr>
        <w:ind w:left="720"/>
        <w:rPr>
          <w:ins w:id="556" w:author="Ella Goldberg(Contractor)" w:date="2013-11-05T23:17:00Z"/>
          <w:rFonts w:asciiTheme="minorHAnsi" w:hAnsiTheme="minorHAnsi"/>
        </w:rPr>
      </w:pPr>
    </w:p>
    <w:p w:rsidR="004E1E9D" w:rsidRDefault="004E1E9D" w:rsidP="00DE7E75">
      <w:pPr>
        <w:ind w:left="432" w:firstLine="288"/>
        <w:rPr>
          <w:ins w:id="557" w:author="Ella Goldberg(Contractor)" w:date="2013-11-05T23:17:00Z"/>
          <w:szCs w:val="18"/>
        </w:rPr>
      </w:pPr>
      <w:proofErr w:type="spellStart"/>
      <w:ins w:id="558" w:author="Ella Goldberg(Contractor)" w:date="2013-11-05T23:17:00Z">
        <w:r>
          <w:rPr>
            <w:szCs w:val="18"/>
          </w:rPr>
          <w:t>ATS_Hierarchy</w:t>
        </w:r>
        <w:proofErr w:type="spellEnd"/>
        <w:r>
          <w:rPr>
            <w:szCs w:val="18"/>
          </w:rPr>
          <w:t>, Project node</w:t>
        </w:r>
      </w:ins>
    </w:p>
    <w:tbl>
      <w:tblPr>
        <w:tblW w:w="6588" w:type="dxa"/>
        <w:tblInd w:w="1152" w:type="dxa"/>
        <w:tblLook w:val="04A0" w:firstRow="1" w:lastRow="0" w:firstColumn="1" w:lastColumn="0" w:noHBand="0" w:noVBand="1"/>
      </w:tblPr>
      <w:tblGrid>
        <w:gridCol w:w="2200"/>
        <w:gridCol w:w="4388"/>
      </w:tblGrid>
      <w:tr w:rsidR="004E1E9D" w:rsidRPr="00B156E6" w:rsidTr="000529C5">
        <w:trPr>
          <w:trHeight w:val="255"/>
          <w:ins w:id="559" w:author="Ella Goldberg(Contractor)" w:date="2013-11-05T23:17:00Z"/>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60" w:author="Ella Goldberg(Contractor)" w:date="2013-11-05T23:17:00Z"/>
                <w:rFonts w:ascii="MS Sans Serif" w:hAnsi="MS Sans Serif"/>
                <w:sz w:val="20"/>
              </w:rPr>
            </w:pPr>
            <w:ins w:id="561" w:author="Ella Goldberg(Contractor)" w:date="2013-11-05T23:17:00Z">
              <w:r w:rsidRPr="00B156E6">
                <w:rPr>
                  <w:rFonts w:ascii="MS Sans Serif" w:hAnsi="MS Sans Serif"/>
                  <w:sz w:val="20"/>
                </w:rPr>
                <w:t>Id</w:t>
              </w:r>
            </w:ins>
          </w:p>
        </w:tc>
        <w:tc>
          <w:tcPr>
            <w:tcW w:w="4388" w:type="dxa"/>
            <w:tcBorders>
              <w:top w:val="single" w:sz="4" w:space="0" w:color="auto"/>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62" w:author="Ella Goldberg(Contractor)" w:date="2013-11-05T23:17:00Z"/>
                <w:rFonts w:ascii="MS Sans Serif" w:hAnsi="MS Sans Serif"/>
                <w:sz w:val="20"/>
              </w:rPr>
            </w:pPr>
            <w:ins w:id="563" w:author="Ella Goldberg(Contractor)" w:date="2013-11-05T23:17:00Z">
              <w:r w:rsidRPr="00B156E6">
                <w:rPr>
                  <w:rFonts w:ascii="MS Sans Serif" w:hAnsi="MS Sans Serif"/>
                  <w:sz w:val="20"/>
                </w:rPr>
                <w:t> </w:t>
              </w:r>
              <w:r>
                <w:rPr>
                  <w:rFonts w:ascii="MS Sans Serif" w:hAnsi="MS Sans Serif"/>
                  <w:sz w:val="20"/>
                </w:rPr>
                <w:t>sequence</w:t>
              </w:r>
            </w:ins>
          </w:p>
        </w:tc>
      </w:tr>
      <w:tr w:rsidR="004E1E9D" w:rsidRPr="00B156E6" w:rsidTr="000529C5">
        <w:trPr>
          <w:trHeight w:val="255"/>
          <w:ins w:id="56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65" w:author="Ella Goldberg(Contractor)" w:date="2013-11-05T23:17:00Z"/>
                <w:rFonts w:ascii="MS Sans Serif" w:hAnsi="MS Sans Serif"/>
                <w:sz w:val="20"/>
              </w:rPr>
            </w:pPr>
            <w:proofErr w:type="spellStart"/>
            <w:ins w:id="566" w:author="Ella Goldberg(Contractor)" w:date="2013-11-05T23:17:00Z">
              <w:r w:rsidRPr="00B156E6">
                <w:rPr>
                  <w:rFonts w:ascii="MS Sans Serif" w:hAnsi="MS Sans Serif"/>
                  <w:sz w:val="20"/>
                </w:rPr>
                <w:t>ParentId</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67" w:author="Ella Goldberg(Contractor)" w:date="2013-11-05T23:17:00Z"/>
                <w:rFonts w:ascii="MS Sans Serif" w:hAnsi="MS Sans Serif"/>
                <w:sz w:val="20"/>
              </w:rPr>
            </w:pPr>
            <w:ins w:id="568" w:author="Ella Goldberg(Contractor)" w:date="2013-11-05T23:17:00Z">
              <w:r w:rsidRPr="00B156E6">
                <w:rPr>
                  <w:rFonts w:ascii="MS Sans Serif" w:hAnsi="MS Sans Serif"/>
                  <w:sz w:val="20"/>
                </w:rPr>
                <w:t> </w:t>
              </w:r>
              <w:r>
                <w:rPr>
                  <w:rFonts w:ascii="MS Sans Serif" w:hAnsi="MS Sans Serif"/>
                  <w:sz w:val="20"/>
                </w:rPr>
                <w:t>Id of the Target folder (GUI)</w:t>
              </w:r>
            </w:ins>
          </w:p>
        </w:tc>
      </w:tr>
      <w:tr w:rsidR="004E1E9D" w:rsidRPr="00B156E6" w:rsidTr="000529C5">
        <w:trPr>
          <w:trHeight w:val="255"/>
          <w:ins w:id="56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70" w:author="Ella Goldberg(Contractor)" w:date="2013-11-05T23:17:00Z"/>
                <w:rFonts w:ascii="MS Sans Serif" w:hAnsi="MS Sans Serif"/>
                <w:sz w:val="20"/>
              </w:rPr>
            </w:pPr>
            <w:ins w:id="571" w:author="Ella Goldberg(Contractor)" w:date="2013-11-05T23:17:00Z">
              <w:r w:rsidRPr="00B156E6">
                <w:rPr>
                  <w:rFonts w:ascii="MS Sans Serif" w:hAnsi="MS Sans Serif"/>
                  <w:sz w:val="20"/>
                </w:rPr>
                <w:t>Sequence</w:t>
              </w:r>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72" w:author="Ella Goldberg(Contractor)" w:date="2013-11-05T23:17:00Z"/>
                <w:rFonts w:ascii="MS Sans Serif" w:hAnsi="MS Sans Serif"/>
                <w:sz w:val="20"/>
              </w:rPr>
            </w:pPr>
            <w:ins w:id="573" w:author="Ella Goldberg(Contractor)" w:date="2013-11-05T23:17:00Z">
              <w:r w:rsidRPr="00B156E6">
                <w:rPr>
                  <w:rFonts w:ascii="MS Sans Serif" w:hAnsi="MS Sans Serif"/>
                  <w:sz w:val="20"/>
                </w:rPr>
                <w:t> </w:t>
              </w:r>
              <w:r>
                <w:rPr>
                  <w:rFonts w:ascii="MS Sans Serif" w:hAnsi="MS Sans Serif"/>
                  <w:sz w:val="20"/>
                </w:rPr>
                <w:t xml:space="preserve"> count (child folders) +1 for the parent id</w:t>
              </w:r>
            </w:ins>
          </w:p>
        </w:tc>
      </w:tr>
      <w:tr w:rsidR="004E1E9D" w:rsidRPr="00B156E6" w:rsidTr="000529C5">
        <w:trPr>
          <w:trHeight w:val="255"/>
          <w:ins w:id="57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75" w:author="Ella Goldberg(Contractor)" w:date="2013-11-05T23:17:00Z"/>
                <w:rFonts w:ascii="MS Sans Serif" w:hAnsi="MS Sans Serif"/>
                <w:sz w:val="20"/>
              </w:rPr>
            </w:pPr>
            <w:proofErr w:type="spellStart"/>
            <w:ins w:id="576" w:author="Ella Goldberg(Contractor)" w:date="2013-11-05T23:17:00Z">
              <w:r w:rsidRPr="00B156E6">
                <w:rPr>
                  <w:rFonts w:ascii="MS Sans Serif" w:hAnsi="MS Sans Serif"/>
                  <w:sz w:val="20"/>
                </w:rPr>
                <w:t>NodeType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77" w:author="Ella Goldberg(Contractor)" w:date="2013-11-05T23:17:00Z"/>
                <w:rFonts w:ascii="MS Sans Serif" w:hAnsi="MS Sans Serif"/>
                <w:sz w:val="20"/>
              </w:rPr>
            </w:pPr>
            <w:ins w:id="578" w:author="Ella Goldberg(Contractor)" w:date="2013-11-05T23:17:00Z">
              <w:r w:rsidRPr="00B156E6">
                <w:rPr>
                  <w:rFonts w:ascii="MS Sans Serif" w:hAnsi="MS Sans Serif"/>
                  <w:sz w:val="20"/>
                </w:rPr>
                <w:t> </w:t>
              </w:r>
              <w:r>
                <w:rPr>
                  <w:rFonts w:ascii="MS Sans Serif" w:hAnsi="MS Sans Serif"/>
                  <w:sz w:val="20"/>
                </w:rPr>
                <w:t>‘P’</w:t>
              </w:r>
            </w:ins>
          </w:p>
        </w:tc>
      </w:tr>
      <w:tr w:rsidR="004E1E9D" w:rsidRPr="00B156E6" w:rsidTr="000529C5">
        <w:trPr>
          <w:trHeight w:val="255"/>
          <w:ins w:id="57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80" w:author="Ella Goldberg(Contractor)" w:date="2013-11-05T23:17:00Z"/>
                <w:rFonts w:ascii="MS Sans Serif" w:hAnsi="MS Sans Serif"/>
                <w:sz w:val="20"/>
              </w:rPr>
            </w:pPr>
            <w:ins w:id="581" w:author="Ella Goldberg(Contractor)" w:date="2013-11-05T23:17:00Z">
              <w:r w:rsidRPr="00B156E6">
                <w:rPr>
                  <w:rFonts w:ascii="MS Sans Serif" w:hAnsi="MS Sans Serif"/>
                  <w:sz w:val="20"/>
                </w:rPr>
                <w:t>Name</w:t>
              </w:r>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82" w:author="Ella Goldberg(Contractor)" w:date="2013-11-05T23:17:00Z"/>
                <w:rFonts w:ascii="MS Sans Serif" w:hAnsi="MS Sans Serif"/>
                <w:sz w:val="20"/>
              </w:rPr>
            </w:pPr>
            <w:ins w:id="583" w:author="Ella Goldberg(Contractor)" w:date="2013-11-05T23:17:00Z">
              <w:r w:rsidRPr="00B156E6">
                <w:rPr>
                  <w:rFonts w:ascii="MS Sans Serif" w:hAnsi="MS Sans Serif"/>
                  <w:sz w:val="20"/>
                </w:rPr>
                <w:t> </w:t>
              </w:r>
              <w:r>
                <w:rPr>
                  <w:rFonts w:ascii="MS Sans Serif" w:hAnsi="MS Sans Serif"/>
                  <w:sz w:val="20"/>
                </w:rPr>
                <w:t>GUI</w:t>
              </w:r>
            </w:ins>
          </w:p>
        </w:tc>
      </w:tr>
      <w:tr w:rsidR="004E1E9D" w:rsidRPr="00B156E6" w:rsidTr="000529C5">
        <w:trPr>
          <w:trHeight w:val="255"/>
          <w:ins w:id="58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85" w:author="Ella Goldberg(Contractor)" w:date="2013-11-05T23:17:00Z"/>
                <w:rFonts w:ascii="MS Sans Serif" w:hAnsi="MS Sans Serif"/>
                <w:sz w:val="20"/>
              </w:rPr>
            </w:pPr>
            <w:ins w:id="586" w:author="Ella Goldberg(Contractor)" w:date="2013-11-05T23:17:00Z">
              <w:r w:rsidRPr="00B156E6">
                <w:rPr>
                  <w:rFonts w:ascii="MS Sans Serif" w:hAnsi="MS Sans Serif"/>
                  <w:sz w:val="20"/>
                </w:rPr>
                <w:t>Description</w:t>
              </w:r>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87" w:author="Ella Goldberg(Contractor)" w:date="2013-11-05T23:17:00Z"/>
                <w:rFonts w:ascii="MS Sans Serif" w:hAnsi="MS Sans Serif"/>
                <w:sz w:val="20"/>
              </w:rPr>
            </w:pPr>
            <w:ins w:id="588" w:author="Ella Goldberg(Contractor)" w:date="2013-11-05T23:17:00Z">
              <w:r w:rsidRPr="00B156E6">
                <w:rPr>
                  <w:rFonts w:ascii="MS Sans Serif" w:hAnsi="MS Sans Serif"/>
                  <w:sz w:val="20"/>
                </w:rPr>
                <w:t> </w:t>
              </w:r>
              <w:r>
                <w:rPr>
                  <w:rFonts w:ascii="MS Sans Serif" w:hAnsi="MS Sans Serif"/>
                  <w:sz w:val="20"/>
                </w:rPr>
                <w:t>GUI</w:t>
              </w:r>
            </w:ins>
          </w:p>
        </w:tc>
      </w:tr>
      <w:tr w:rsidR="004E1E9D" w:rsidRPr="00B156E6" w:rsidTr="000529C5">
        <w:trPr>
          <w:trHeight w:val="255"/>
          <w:ins w:id="58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90" w:author="Ella Goldberg(Contractor)" w:date="2013-11-05T23:17:00Z"/>
                <w:rFonts w:ascii="MS Sans Serif" w:hAnsi="MS Sans Serif"/>
                <w:sz w:val="20"/>
              </w:rPr>
            </w:pPr>
            <w:proofErr w:type="spellStart"/>
            <w:ins w:id="591" w:author="Ella Goldberg(Contractor)" w:date="2013-11-05T23:17:00Z">
              <w:r>
                <w:rPr>
                  <w:rFonts w:ascii="MS Sans Serif" w:hAnsi="MS Sans Serif"/>
                  <w:sz w:val="20"/>
                </w:rPr>
                <w:t>GroupId</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4E1E9D">
            <w:pPr>
              <w:rPr>
                <w:ins w:id="592" w:author="Ella Goldberg(Contractor)" w:date="2013-11-05T23:17:00Z"/>
                <w:rFonts w:ascii="MS Sans Serif" w:hAnsi="MS Sans Serif"/>
                <w:sz w:val="20"/>
              </w:rPr>
            </w:pPr>
            <w:ins w:id="593" w:author="Ella Goldberg(Contractor)" w:date="2013-11-05T23:17:00Z">
              <w:r>
                <w:rPr>
                  <w:rFonts w:ascii="MS Sans Serif" w:hAnsi="MS Sans Serif"/>
                  <w:sz w:val="20"/>
                </w:rPr>
                <w:t>Id of the group</w:t>
              </w:r>
            </w:ins>
          </w:p>
        </w:tc>
      </w:tr>
      <w:tr w:rsidR="004E1E9D" w:rsidRPr="00B156E6" w:rsidTr="000529C5">
        <w:trPr>
          <w:trHeight w:val="255"/>
          <w:ins w:id="59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595" w:author="Ella Goldberg(Contractor)" w:date="2013-11-05T23:17:00Z"/>
                <w:rFonts w:ascii="MS Sans Serif" w:hAnsi="MS Sans Serif"/>
                <w:sz w:val="20"/>
              </w:rPr>
            </w:pPr>
            <w:proofErr w:type="spellStart"/>
            <w:ins w:id="596" w:author="Ella Goldberg(Contractor)" w:date="2013-11-05T23:17:00Z">
              <w:r w:rsidRPr="00B156E6">
                <w:rPr>
                  <w:rFonts w:ascii="MS Sans Serif" w:hAnsi="MS Sans Serif"/>
                  <w:sz w:val="20"/>
                </w:rPr>
                <w:t>ProjectCode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597" w:author="Ella Goldberg(Contractor)" w:date="2013-11-05T23:17:00Z"/>
                <w:rFonts w:ascii="MS Sans Serif" w:hAnsi="MS Sans Serif"/>
                <w:sz w:val="20"/>
              </w:rPr>
            </w:pPr>
            <w:ins w:id="598" w:author="Ella Goldberg(Contractor)" w:date="2013-11-05T23:17:00Z">
              <w:r w:rsidRPr="00B156E6">
                <w:rPr>
                  <w:rFonts w:ascii="MS Sans Serif" w:hAnsi="MS Sans Serif"/>
                  <w:sz w:val="20"/>
                </w:rPr>
                <w:t> </w:t>
              </w:r>
              <w:r>
                <w:rPr>
                  <w:rFonts w:ascii="MS Sans Serif" w:hAnsi="MS Sans Serif"/>
                  <w:sz w:val="20"/>
                </w:rPr>
                <w:t>GUI</w:t>
              </w:r>
            </w:ins>
          </w:p>
        </w:tc>
      </w:tr>
      <w:tr w:rsidR="004E1E9D" w:rsidRPr="00B156E6" w:rsidTr="000529C5">
        <w:trPr>
          <w:trHeight w:val="255"/>
          <w:ins w:id="59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tcPr>
          <w:p w:rsidR="004E1E9D" w:rsidRPr="00B156E6" w:rsidRDefault="004E1E9D" w:rsidP="000529C5">
            <w:pPr>
              <w:rPr>
                <w:ins w:id="600" w:author="Ella Goldberg(Contractor)" w:date="2013-11-05T23:17:00Z"/>
                <w:rFonts w:ascii="MS Sans Serif" w:hAnsi="MS Sans Serif"/>
                <w:sz w:val="20"/>
              </w:rPr>
            </w:pPr>
            <w:proofErr w:type="spellStart"/>
            <w:ins w:id="601" w:author="Ella Goldberg(Contractor)" w:date="2013-11-05T23:17:00Z">
              <w:r>
                <w:rPr>
                  <w:rFonts w:ascii="MS Sans Serif" w:hAnsi="MS Sans Serif"/>
                  <w:sz w:val="20"/>
                </w:rPr>
                <w:t>ProjectStep</w:t>
              </w:r>
              <w:proofErr w:type="spellEnd"/>
            </w:ins>
          </w:p>
        </w:tc>
        <w:tc>
          <w:tcPr>
            <w:tcW w:w="4388" w:type="dxa"/>
            <w:tcBorders>
              <w:top w:val="nil"/>
              <w:left w:val="nil"/>
              <w:bottom w:val="single" w:sz="4" w:space="0" w:color="auto"/>
              <w:right w:val="single" w:sz="4" w:space="0" w:color="auto"/>
            </w:tcBorders>
            <w:shd w:val="clear" w:color="auto" w:fill="auto"/>
            <w:noWrap/>
            <w:vAlign w:val="bottom"/>
          </w:tcPr>
          <w:p w:rsidR="004E1E9D" w:rsidRPr="00B156E6" w:rsidRDefault="004E1E9D" w:rsidP="000529C5">
            <w:pPr>
              <w:rPr>
                <w:ins w:id="602" w:author="Ella Goldberg(Contractor)" w:date="2013-11-05T23:17:00Z"/>
                <w:rFonts w:ascii="MS Sans Serif" w:hAnsi="MS Sans Serif"/>
                <w:sz w:val="20"/>
              </w:rPr>
            </w:pPr>
            <w:ins w:id="603" w:author="Ella Goldberg(Contractor)" w:date="2013-11-05T23:17:00Z">
              <w:r>
                <w:rPr>
                  <w:rFonts w:ascii="MS Sans Serif" w:hAnsi="MS Sans Serif"/>
                  <w:sz w:val="20"/>
                </w:rPr>
                <w:t>null</w:t>
              </w:r>
            </w:ins>
          </w:p>
        </w:tc>
      </w:tr>
      <w:tr w:rsidR="004E1E9D" w:rsidRPr="00B156E6" w:rsidTr="000529C5">
        <w:trPr>
          <w:trHeight w:val="255"/>
          <w:ins w:id="60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605" w:author="Ella Goldberg(Contractor)" w:date="2013-11-05T23:17:00Z"/>
                <w:rFonts w:ascii="MS Sans Serif" w:hAnsi="MS Sans Serif"/>
                <w:sz w:val="20"/>
              </w:rPr>
            </w:pPr>
            <w:proofErr w:type="spellStart"/>
            <w:ins w:id="606" w:author="Ella Goldberg(Contractor)" w:date="2013-11-05T23:17:00Z">
              <w:r w:rsidRPr="00B156E6">
                <w:rPr>
                  <w:rFonts w:ascii="MS Sans Serif" w:hAnsi="MS Sans Serif"/>
                  <w:sz w:val="20"/>
                </w:rPr>
                <w:t>ProjectStatus</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607" w:author="Ella Goldberg(Contractor)" w:date="2013-11-05T23:17:00Z"/>
                <w:rFonts w:ascii="MS Sans Serif" w:hAnsi="MS Sans Serif"/>
                <w:sz w:val="20"/>
              </w:rPr>
            </w:pPr>
            <w:ins w:id="608" w:author="Ella Goldberg(Contractor)" w:date="2013-11-05T23:17:00Z">
              <w:r>
                <w:rPr>
                  <w:rFonts w:ascii="MS Sans Serif" w:hAnsi="MS Sans Serif"/>
                  <w:sz w:val="20"/>
                </w:rPr>
                <w:t>‘O’</w:t>
              </w:r>
            </w:ins>
          </w:p>
        </w:tc>
      </w:tr>
      <w:tr w:rsidR="004E1E9D" w:rsidRPr="00B156E6" w:rsidTr="000529C5">
        <w:trPr>
          <w:trHeight w:val="255"/>
          <w:ins w:id="60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610" w:author="Ella Goldberg(Contractor)" w:date="2013-11-05T23:17:00Z"/>
                <w:rFonts w:ascii="MS Sans Serif" w:hAnsi="MS Sans Serif"/>
                <w:sz w:val="20"/>
              </w:rPr>
            </w:pPr>
            <w:proofErr w:type="spellStart"/>
            <w:ins w:id="611" w:author="Ella Goldberg(Contractor)" w:date="2013-11-05T23:17:00Z">
              <w:r w:rsidRPr="00B156E6">
                <w:rPr>
                  <w:rFonts w:ascii="MS Sans Serif" w:hAnsi="MS Sans Serif"/>
                  <w:sz w:val="20"/>
                </w:rPr>
                <w:t>CreationDate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612" w:author="Ella Goldberg(Contractor)" w:date="2013-11-05T23:17:00Z"/>
                <w:rFonts w:ascii="MS Sans Serif" w:hAnsi="MS Sans Serif"/>
                <w:sz w:val="20"/>
              </w:rPr>
            </w:pPr>
            <w:ins w:id="613" w:author="Ella Goldberg(Contractor)" w:date="2013-11-05T23:17:00Z">
              <w:r w:rsidRPr="00B156E6">
                <w:rPr>
                  <w:rFonts w:ascii="MS Sans Serif" w:hAnsi="MS Sans Serif"/>
                  <w:sz w:val="20"/>
                </w:rPr>
                <w:t> </w:t>
              </w:r>
              <w:proofErr w:type="spellStart"/>
              <w:r>
                <w:rPr>
                  <w:rFonts w:ascii="MS Sans Serif" w:hAnsi="MS Sans Serif"/>
                  <w:sz w:val="20"/>
                </w:rPr>
                <w:t>sysdatetime</w:t>
              </w:r>
              <w:proofErr w:type="spellEnd"/>
            </w:ins>
          </w:p>
        </w:tc>
      </w:tr>
      <w:tr w:rsidR="004E1E9D" w:rsidRPr="00B156E6" w:rsidTr="000529C5">
        <w:trPr>
          <w:trHeight w:val="255"/>
          <w:ins w:id="61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615" w:author="Ella Goldberg(Contractor)" w:date="2013-11-05T23:17:00Z"/>
                <w:rFonts w:ascii="MS Sans Serif" w:hAnsi="MS Sans Serif"/>
                <w:sz w:val="20"/>
              </w:rPr>
            </w:pPr>
            <w:proofErr w:type="spellStart"/>
            <w:ins w:id="616" w:author="Ella Goldberg(Contractor)" w:date="2013-11-05T23:17:00Z">
              <w:r w:rsidRPr="00B156E6">
                <w:rPr>
                  <w:rFonts w:ascii="MS Sans Serif" w:hAnsi="MS Sans Serif"/>
                  <w:sz w:val="20"/>
                </w:rPr>
                <w:t>LastUpdateTime</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617" w:author="Ella Goldberg(Contractor)" w:date="2013-11-05T23:17:00Z"/>
                <w:rFonts w:ascii="MS Sans Serif" w:hAnsi="MS Sans Serif"/>
                <w:sz w:val="20"/>
              </w:rPr>
            </w:pPr>
            <w:ins w:id="618" w:author="Ella Goldberg(Contractor)" w:date="2013-11-05T23:17:00Z">
              <w:r w:rsidRPr="00B156E6">
                <w:rPr>
                  <w:rFonts w:ascii="MS Sans Serif" w:hAnsi="MS Sans Serif"/>
                  <w:sz w:val="20"/>
                </w:rPr>
                <w:t> </w:t>
              </w:r>
              <w:proofErr w:type="spellStart"/>
              <w:r>
                <w:rPr>
                  <w:rFonts w:ascii="MS Sans Serif" w:hAnsi="MS Sans Serif"/>
                  <w:sz w:val="20"/>
                </w:rPr>
                <w:t>sysdatetime</w:t>
              </w:r>
              <w:proofErr w:type="spellEnd"/>
            </w:ins>
          </w:p>
        </w:tc>
      </w:tr>
      <w:tr w:rsidR="004E1E9D" w:rsidRPr="00B156E6" w:rsidTr="000529C5">
        <w:trPr>
          <w:trHeight w:val="255"/>
          <w:ins w:id="61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620" w:author="Ella Goldberg(Contractor)" w:date="2013-11-05T23:17:00Z"/>
                <w:rFonts w:ascii="MS Sans Serif" w:hAnsi="MS Sans Serif"/>
                <w:sz w:val="20"/>
              </w:rPr>
            </w:pPr>
            <w:proofErr w:type="spellStart"/>
            <w:ins w:id="621" w:author="Ella Goldberg(Contractor)" w:date="2013-11-05T23:17:00Z">
              <w:r w:rsidRPr="00B156E6">
                <w:rPr>
                  <w:rFonts w:ascii="MS Sans Serif" w:hAnsi="MS Sans Serif"/>
                  <w:sz w:val="20"/>
                </w:rPr>
                <w:t>LastUpdateUser</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622" w:author="Ella Goldberg(Contractor)" w:date="2013-11-05T23:17:00Z"/>
                <w:rFonts w:ascii="MS Sans Serif" w:hAnsi="MS Sans Serif"/>
                <w:sz w:val="20"/>
              </w:rPr>
            </w:pPr>
            <w:ins w:id="623" w:author="Ella Goldberg(Contractor)" w:date="2013-11-05T23:17:00Z">
              <w:r w:rsidRPr="00B156E6">
                <w:rPr>
                  <w:rFonts w:ascii="MS Sans Serif" w:hAnsi="MS Sans Serif"/>
                  <w:sz w:val="20"/>
                </w:rPr>
                <w:t> </w:t>
              </w:r>
              <w:proofErr w:type="spellStart"/>
              <w:r>
                <w:rPr>
                  <w:rFonts w:ascii="MS Sans Serif" w:hAnsi="MS Sans Serif"/>
                  <w:sz w:val="20"/>
                </w:rPr>
                <w:t>userId</w:t>
              </w:r>
              <w:proofErr w:type="spellEnd"/>
              <w:r>
                <w:rPr>
                  <w:rFonts w:ascii="MS Sans Serif" w:hAnsi="MS Sans Serif"/>
                  <w:sz w:val="20"/>
                </w:rPr>
                <w:t xml:space="preserve"> – received from access management upon login</w:t>
              </w:r>
            </w:ins>
          </w:p>
        </w:tc>
      </w:tr>
      <w:tr w:rsidR="004E1E9D" w:rsidRPr="00B156E6" w:rsidTr="000529C5">
        <w:trPr>
          <w:trHeight w:val="255"/>
          <w:ins w:id="624"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625" w:author="Ella Goldberg(Contractor)" w:date="2013-11-05T23:17:00Z"/>
                <w:rFonts w:ascii="MS Sans Serif" w:hAnsi="MS Sans Serif"/>
                <w:sz w:val="20"/>
              </w:rPr>
            </w:pPr>
            <w:proofErr w:type="spellStart"/>
            <w:ins w:id="626" w:author="Ella Goldberg(Contractor)" w:date="2013-11-05T23:17:00Z">
              <w:r w:rsidRPr="00B156E6">
                <w:rPr>
                  <w:rFonts w:ascii="MS Sans Serif" w:hAnsi="MS Sans Serif"/>
                  <w:sz w:val="20"/>
                </w:rPr>
                <w:t>LastUpdateComputer</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627" w:author="Ella Goldberg(Contractor)" w:date="2013-11-05T23:17:00Z"/>
                <w:rFonts w:ascii="MS Sans Serif" w:hAnsi="MS Sans Serif"/>
                <w:sz w:val="20"/>
              </w:rPr>
            </w:pPr>
            <w:ins w:id="628" w:author="Ella Goldberg(Contractor)" w:date="2013-11-05T23:17:00Z">
              <w:r w:rsidRPr="00B156E6">
                <w:rPr>
                  <w:rFonts w:ascii="MS Sans Serif" w:hAnsi="MS Sans Serif"/>
                  <w:sz w:val="20"/>
                </w:rPr>
                <w:t> </w:t>
              </w:r>
              <w:r>
                <w:rPr>
                  <w:rFonts w:ascii="MS Sans Serif" w:hAnsi="MS Sans Serif"/>
                  <w:sz w:val="20"/>
                </w:rPr>
                <w:t>Computer Name</w:t>
              </w:r>
            </w:ins>
          </w:p>
        </w:tc>
      </w:tr>
      <w:tr w:rsidR="004E1E9D" w:rsidRPr="00B156E6" w:rsidTr="000529C5">
        <w:trPr>
          <w:trHeight w:val="255"/>
          <w:ins w:id="629" w:author="Ella Goldberg(Contractor)" w:date="2013-11-05T23:17:00Z"/>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4E1E9D" w:rsidRPr="00B156E6" w:rsidRDefault="004E1E9D" w:rsidP="000529C5">
            <w:pPr>
              <w:rPr>
                <w:ins w:id="630" w:author="Ella Goldberg(Contractor)" w:date="2013-11-05T23:17:00Z"/>
                <w:rFonts w:ascii="MS Sans Serif" w:hAnsi="MS Sans Serif"/>
                <w:sz w:val="20"/>
              </w:rPr>
            </w:pPr>
            <w:proofErr w:type="spellStart"/>
            <w:ins w:id="631" w:author="Ella Goldberg(Contractor)" w:date="2013-11-05T23:17:00Z">
              <w:r w:rsidRPr="00B156E6">
                <w:rPr>
                  <w:rFonts w:ascii="MS Sans Serif" w:hAnsi="MS Sans Serif"/>
                  <w:sz w:val="20"/>
                </w:rPr>
                <w:t>LastUpdateApplication</w:t>
              </w:r>
              <w:proofErr w:type="spellEnd"/>
            </w:ins>
          </w:p>
        </w:tc>
        <w:tc>
          <w:tcPr>
            <w:tcW w:w="4388" w:type="dxa"/>
            <w:tcBorders>
              <w:top w:val="nil"/>
              <w:left w:val="nil"/>
              <w:bottom w:val="single" w:sz="4" w:space="0" w:color="auto"/>
              <w:right w:val="single" w:sz="4" w:space="0" w:color="auto"/>
            </w:tcBorders>
            <w:shd w:val="clear" w:color="auto" w:fill="auto"/>
            <w:noWrap/>
            <w:vAlign w:val="bottom"/>
            <w:hideMark/>
          </w:tcPr>
          <w:p w:rsidR="004E1E9D" w:rsidRPr="00B156E6" w:rsidRDefault="004E1E9D" w:rsidP="000529C5">
            <w:pPr>
              <w:rPr>
                <w:ins w:id="632" w:author="Ella Goldberg(Contractor)" w:date="2013-11-05T23:17:00Z"/>
                <w:rFonts w:ascii="MS Sans Serif" w:hAnsi="MS Sans Serif"/>
                <w:sz w:val="20"/>
              </w:rPr>
            </w:pPr>
            <w:ins w:id="633" w:author="Ella Goldberg(Contractor)" w:date="2013-11-05T23:17:00Z">
              <w:r w:rsidRPr="00B156E6">
                <w:rPr>
                  <w:rFonts w:ascii="MS Sans Serif" w:hAnsi="MS Sans Serif"/>
                  <w:sz w:val="20"/>
                </w:rPr>
                <w:t> </w:t>
              </w:r>
              <w:r>
                <w:rPr>
                  <w:rFonts w:ascii="MS Sans Serif" w:hAnsi="MS Sans Serif"/>
                  <w:sz w:val="20"/>
                </w:rPr>
                <w:t>PE</w:t>
              </w:r>
            </w:ins>
          </w:p>
        </w:tc>
      </w:tr>
    </w:tbl>
    <w:p w:rsidR="004E1E9D" w:rsidRDefault="004E1E9D" w:rsidP="004E1E9D">
      <w:pPr>
        <w:ind w:left="432"/>
        <w:rPr>
          <w:ins w:id="634" w:author="Ella Goldberg(Contractor)" w:date="2013-11-05T23:17:00Z"/>
          <w:szCs w:val="18"/>
        </w:rPr>
      </w:pPr>
    </w:p>
    <w:p w:rsidR="00DE7E75" w:rsidRDefault="00DE7E75" w:rsidP="00DE7E75">
      <w:pPr>
        <w:ind w:left="432" w:firstLine="288"/>
        <w:rPr>
          <w:ins w:id="635" w:author="Ella Goldberg(Contractor)" w:date="2013-11-05T23:18:00Z"/>
          <w:szCs w:val="18"/>
        </w:rPr>
      </w:pPr>
      <w:proofErr w:type="spellStart"/>
      <w:ins w:id="636" w:author="Ella Goldberg(Contractor)" w:date="2013-11-05T23:18:00Z">
        <w:r>
          <w:rPr>
            <w:szCs w:val="18"/>
          </w:rPr>
          <w:t>ATS_ProjectSynchronization</w:t>
        </w:r>
        <w:proofErr w:type="spellEnd"/>
        <w:r>
          <w:rPr>
            <w:szCs w:val="18"/>
          </w:rPr>
          <w:t xml:space="preserve"> (for checked Sync types)</w:t>
        </w:r>
      </w:ins>
    </w:p>
    <w:p w:rsidR="00DE7E75" w:rsidRDefault="00DE7E75" w:rsidP="00DE7E75">
      <w:pPr>
        <w:ind w:left="432" w:firstLine="288"/>
        <w:rPr>
          <w:ins w:id="637" w:author="Ella Goldberg(Contractor)" w:date="2013-11-05T23:18:00Z"/>
          <w:szCs w:val="18"/>
        </w:rPr>
      </w:pPr>
    </w:p>
    <w:tbl>
      <w:tblPr>
        <w:tblW w:w="6588" w:type="dxa"/>
        <w:tblInd w:w="1152" w:type="dxa"/>
        <w:tblLook w:val="04A0" w:firstRow="1" w:lastRow="0" w:firstColumn="1" w:lastColumn="0" w:noHBand="0" w:noVBand="1"/>
      </w:tblPr>
      <w:tblGrid>
        <w:gridCol w:w="2180"/>
        <w:gridCol w:w="4408"/>
      </w:tblGrid>
      <w:tr w:rsidR="00DE7E75" w:rsidRPr="003500BA" w:rsidTr="000529C5">
        <w:trPr>
          <w:trHeight w:val="255"/>
          <w:ins w:id="638" w:author="Ella Goldberg(Contractor)" w:date="2013-11-05T23:18:00Z"/>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39" w:author="Ella Goldberg(Contractor)" w:date="2013-11-05T23:18:00Z"/>
                <w:rFonts w:ascii="MS Sans Serif" w:hAnsi="MS Sans Serif"/>
                <w:sz w:val="20"/>
              </w:rPr>
            </w:pPr>
            <w:proofErr w:type="spellStart"/>
            <w:ins w:id="640" w:author="Ella Goldberg(Contractor)" w:date="2013-11-05T23:18:00Z">
              <w:r w:rsidRPr="003500BA">
                <w:rPr>
                  <w:rFonts w:ascii="MS Sans Serif" w:hAnsi="MS Sans Serif"/>
                  <w:sz w:val="20"/>
                </w:rPr>
                <w:t>Rowid</w:t>
              </w:r>
              <w:proofErr w:type="spellEnd"/>
            </w:ins>
          </w:p>
        </w:tc>
        <w:tc>
          <w:tcPr>
            <w:tcW w:w="4408" w:type="dxa"/>
            <w:tcBorders>
              <w:top w:val="single" w:sz="4" w:space="0" w:color="auto"/>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41" w:author="Ella Goldberg(Contractor)" w:date="2013-11-05T23:18:00Z"/>
                <w:rFonts w:ascii="MS Sans Serif" w:hAnsi="MS Sans Serif"/>
                <w:sz w:val="20"/>
              </w:rPr>
            </w:pPr>
            <w:ins w:id="642" w:author="Ella Goldberg(Contractor)" w:date="2013-11-05T23:18:00Z">
              <w:r w:rsidRPr="003500BA">
                <w:rPr>
                  <w:rFonts w:ascii="MS Sans Serif" w:hAnsi="MS Sans Serif"/>
                  <w:sz w:val="20"/>
                </w:rPr>
                <w:t> </w:t>
              </w:r>
              <w:r>
                <w:rPr>
                  <w:rFonts w:ascii="MS Sans Serif" w:hAnsi="MS Sans Serif"/>
                  <w:sz w:val="20"/>
                </w:rPr>
                <w:t>sequence</w:t>
              </w:r>
            </w:ins>
          </w:p>
        </w:tc>
      </w:tr>
      <w:tr w:rsidR="00DE7E75" w:rsidRPr="003500BA" w:rsidTr="000529C5">
        <w:trPr>
          <w:trHeight w:val="255"/>
          <w:ins w:id="643"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44" w:author="Ella Goldberg(Contractor)" w:date="2013-11-05T23:18:00Z"/>
                <w:rFonts w:ascii="MS Sans Serif" w:hAnsi="MS Sans Serif"/>
                <w:sz w:val="20"/>
              </w:rPr>
            </w:pPr>
            <w:proofErr w:type="spellStart"/>
            <w:ins w:id="645" w:author="Ella Goldberg(Contractor)" w:date="2013-11-05T23:18:00Z">
              <w:r w:rsidRPr="003500BA">
                <w:rPr>
                  <w:rFonts w:ascii="MS Sans Serif" w:hAnsi="MS Sans Serif"/>
                  <w:sz w:val="20"/>
                </w:rPr>
                <w:t>HierarchyId</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46" w:author="Ella Goldberg(Contractor)" w:date="2013-11-05T23:18:00Z"/>
                <w:rFonts w:ascii="MS Sans Serif" w:hAnsi="MS Sans Serif"/>
                <w:sz w:val="20"/>
              </w:rPr>
            </w:pPr>
            <w:ins w:id="647" w:author="Ella Goldberg(Contractor)" w:date="2013-11-05T23:18:00Z">
              <w:r w:rsidRPr="003500BA">
                <w:rPr>
                  <w:rFonts w:ascii="MS Sans Serif" w:hAnsi="MS Sans Serif"/>
                  <w:sz w:val="20"/>
                </w:rPr>
                <w:t> </w:t>
              </w:r>
              <w:proofErr w:type="spellStart"/>
              <w:r>
                <w:rPr>
                  <w:rFonts w:ascii="MS Sans Serif" w:hAnsi="MS Sans Serif"/>
                  <w:sz w:val="20"/>
                </w:rPr>
                <w:t>ATS_Hierarchy.Id</w:t>
              </w:r>
              <w:proofErr w:type="spellEnd"/>
            </w:ins>
          </w:p>
        </w:tc>
      </w:tr>
      <w:tr w:rsidR="00DE7E75" w:rsidRPr="003500BA" w:rsidTr="000529C5">
        <w:trPr>
          <w:trHeight w:val="255"/>
          <w:ins w:id="648"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49" w:author="Ella Goldberg(Contractor)" w:date="2013-11-05T23:18:00Z"/>
                <w:rFonts w:ascii="MS Sans Serif" w:hAnsi="MS Sans Serif"/>
                <w:sz w:val="20"/>
              </w:rPr>
            </w:pPr>
            <w:proofErr w:type="spellStart"/>
            <w:ins w:id="650" w:author="Ella Goldberg(Contractor)" w:date="2013-11-05T23:18:00Z">
              <w:r w:rsidRPr="003500BA">
                <w:rPr>
                  <w:rFonts w:ascii="MS Sans Serif" w:hAnsi="MS Sans Serif"/>
                  <w:sz w:val="20"/>
                </w:rPr>
                <w:t>SyncType</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51" w:author="Ella Goldberg(Contractor)" w:date="2013-11-05T23:18:00Z"/>
                <w:rFonts w:ascii="MS Sans Serif" w:hAnsi="MS Sans Serif"/>
                <w:sz w:val="20"/>
              </w:rPr>
            </w:pPr>
            <w:ins w:id="652" w:author="Ella Goldberg(Contractor)" w:date="2013-11-05T23:18:00Z">
              <w:r w:rsidRPr="003500BA">
                <w:rPr>
                  <w:rFonts w:ascii="MS Sans Serif" w:hAnsi="MS Sans Serif"/>
                  <w:sz w:val="20"/>
                </w:rPr>
                <w:t> </w:t>
              </w:r>
              <w:r>
                <w:rPr>
                  <w:rFonts w:ascii="MS Sans Serif" w:hAnsi="MS Sans Serif"/>
                  <w:sz w:val="20"/>
                </w:rPr>
                <w:t>GUI</w:t>
              </w:r>
            </w:ins>
          </w:p>
        </w:tc>
      </w:tr>
      <w:tr w:rsidR="00DE7E75" w:rsidRPr="003500BA" w:rsidTr="000529C5">
        <w:trPr>
          <w:trHeight w:val="255"/>
          <w:ins w:id="653"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54" w:author="Ella Goldberg(Contractor)" w:date="2013-11-05T23:18:00Z"/>
                <w:rFonts w:ascii="MS Sans Serif" w:hAnsi="MS Sans Serif"/>
                <w:sz w:val="20"/>
              </w:rPr>
            </w:pPr>
            <w:proofErr w:type="spellStart"/>
            <w:ins w:id="655" w:author="Ella Goldberg(Contractor)" w:date="2013-11-05T23:18:00Z">
              <w:r w:rsidRPr="003500BA">
                <w:rPr>
                  <w:rFonts w:ascii="MS Sans Serif" w:hAnsi="MS Sans Serif"/>
                  <w:sz w:val="20"/>
                </w:rPr>
                <w:t>EffectiveDate</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56" w:author="Ella Goldberg(Contractor)" w:date="2013-11-05T23:18:00Z"/>
                <w:rFonts w:ascii="MS Sans Serif" w:hAnsi="MS Sans Serif"/>
                <w:sz w:val="20"/>
              </w:rPr>
            </w:pPr>
            <w:ins w:id="657" w:author="Ella Goldberg(Contractor)" w:date="2013-11-05T23:18:00Z">
              <w:r w:rsidRPr="003500BA">
                <w:rPr>
                  <w:rFonts w:ascii="MS Sans Serif" w:hAnsi="MS Sans Serif"/>
                  <w:sz w:val="20"/>
                </w:rPr>
                <w:t> </w:t>
              </w:r>
              <w:proofErr w:type="spellStart"/>
              <w:r>
                <w:rPr>
                  <w:rFonts w:ascii="MS Sans Serif" w:hAnsi="MS Sans Serif"/>
                  <w:sz w:val="20"/>
                </w:rPr>
                <w:t>sysdatetime</w:t>
              </w:r>
              <w:proofErr w:type="spellEnd"/>
            </w:ins>
          </w:p>
        </w:tc>
      </w:tr>
      <w:tr w:rsidR="00DE7E75" w:rsidRPr="003500BA" w:rsidTr="000529C5">
        <w:trPr>
          <w:trHeight w:val="255"/>
          <w:ins w:id="658"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59" w:author="Ella Goldberg(Contractor)" w:date="2013-11-05T23:18:00Z"/>
                <w:rFonts w:ascii="MS Sans Serif" w:hAnsi="MS Sans Serif"/>
                <w:sz w:val="20"/>
              </w:rPr>
            </w:pPr>
            <w:proofErr w:type="spellStart"/>
            <w:ins w:id="660" w:author="Ella Goldberg(Contractor)" w:date="2013-11-05T23:18:00Z">
              <w:r w:rsidRPr="003500BA">
                <w:rPr>
                  <w:rFonts w:ascii="MS Sans Serif" w:hAnsi="MS Sans Serif"/>
                  <w:sz w:val="20"/>
                </w:rPr>
                <w:t>ExpirationDate</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61" w:author="Ella Goldberg(Contractor)" w:date="2013-11-05T23:18:00Z"/>
                <w:rFonts w:ascii="MS Sans Serif" w:hAnsi="MS Sans Serif"/>
                <w:sz w:val="20"/>
              </w:rPr>
            </w:pPr>
            <w:ins w:id="662" w:author="Ella Goldberg(Contractor)" w:date="2013-11-05T23:18:00Z">
              <w:r w:rsidRPr="003500BA">
                <w:rPr>
                  <w:rFonts w:ascii="MS Sans Serif" w:hAnsi="MS Sans Serif"/>
                  <w:sz w:val="20"/>
                </w:rPr>
                <w:t> </w:t>
              </w:r>
              <w:r>
                <w:rPr>
                  <w:rFonts w:ascii="MS Sans Serif" w:hAnsi="MS Sans Serif"/>
                  <w:sz w:val="20"/>
                </w:rPr>
                <w:t>null</w:t>
              </w:r>
            </w:ins>
          </w:p>
        </w:tc>
      </w:tr>
      <w:tr w:rsidR="00DE7E75" w:rsidRPr="003500BA" w:rsidTr="000529C5">
        <w:trPr>
          <w:trHeight w:val="255"/>
          <w:ins w:id="663"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64" w:author="Ella Goldberg(Contractor)" w:date="2013-11-05T23:18:00Z"/>
                <w:rFonts w:ascii="MS Sans Serif" w:hAnsi="MS Sans Serif"/>
                <w:sz w:val="20"/>
              </w:rPr>
            </w:pPr>
            <w:proofErr w:type="spellStart"/>
            <w:ins w:id="665" w:author="Ella Goldberg(Contractor)" w:date="2013-11-05T23:18:00Z">
              <w:r w:rsidRPr="003500BA">
                <w:rPr>
                  <w:rFonts w:ascii="MS Sans Serif" w:hAnsi="MS Sans Serif"/>
                  <w:sz w:val="20"/>
                </w:rPr>
                <w:t>LastUpdateTime</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66" w:author="Ella Goldberg(Contractor)" w:date="2013-11-05T23:18:00Z"/>
                <w:rFonts w:ascii="MS Sans Serif" w:hAnsi="MS Sans Serif"/>
                <w:sz w:val="20"/>
              </w:rPr>
            </w:pPr>
            <w:ins w:id="667" w:author="Ella Goldberg(Contractor)" w:date="2013-11-05T23:18:00Z">
              <w:r w:rsidRPr="003500BA">
                <w:rPr>
                  <w:rFonts w:ascii="MS Sans Serif" w:hAnsi="MS Sans Serif"/>
                  <w:sz w:val="20"/>
                </w:rPr>
                <w:t> </w:t>
              </w:r>
              <w:r>
                <w:rPr>
                  <w:rFonts w:ascii="MS Sans Serif" w:hAnsi="MS Sans Serif"/>
                  <w:sz w:val="20"/>
                </w:rPr>
                <w:t>Control fields</w:t>
              </w:r>
            </w:ins>
          </w:p>
        </w:tc>
      </w:tr>
      <w:tr w:rsidR="00DE7E75" w:rsidRPr="003500BA" w:rsidTr="000529C5">
        <w:trPr>
          <w:trHeight w:val="255"/>
          <w:ins w:id="668"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69" w:author="Ella Goldberg(Contractor)" w:date="2013-11-05T23:18:00Z"/>
                <w:rFonts w:ascii="MS Sans Serif" w:hAnsi="MS Sans Serif"/>
                <w:sz w:val="20"/>
              </w:rPr>
            </w:pPr>
            <w:proofErr w:type="spellStart"/>
            <w:ins w:id="670" w:author="Ella Goldberg(Contractor)" w:date="2013-11-05T23:18:00Z">
              <w:r w:rsidRPr="003500BA">
                <w:rPr>
                  <w:rFonts w:ascii="MS Sans Serif" w:hAnsi="MS Sans Serif"/>
                  <w:sz w:val="20"/>
                </w:rPr>
                <w:t>LastUpdateUser</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71" w:author="Ella Goldberg(Contractor)" w:date="2013-11-05T23:18:00Z"/>
                <w:rFonts w:ascii="MS Sans Serif" w:hAnsi="MS Sans Serif"/>
                <w:sz w:val="20"/>
              </w:rPr>
            </w:pPr>
            <w:ins w:id="672" w:author="Ella Goldberg(Contractor)" w:date="2013-11-05T23:18:00Z">
              <w:r w:rsidRPr="003500BA">
                <w:rPr>
                  <w:rFonts w:ascii="MS Sans Serif" w:hAnsi="MS Sans Serif"/>
                  <w:sz w:val="20"/>
                </w:rPr>
                <w:t> </w:t>
              </w:r>
            </w:ins>
          </w:p>
        </w:tc>
      </w:tr>
      <w:tr w:rsidR="00DE7E75" w:rsidRPr="003500BA" w:rsidTr="000529C5">
        <w:trPr>
          <w:trHeight w:val="255"/>
          <w:ins w:id="673"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74" w:author="Ella Goldberg(Contractor)" w:date="2013-11-05T23:18:00Z"/>
                <w:rFonts w:ascii="MS Sans Serif" w:hAnsi="MS Sans Serif"/>
                <w:sz w:val="20"/>
              </w:rPr>
            </w:pPr>
            <w:proofErr w:type="spellStart"/>
            <w:ins w:id="675" w:author="Ella Goldberg(Contractor)" w:date="2013-11-05T23:18:00Z">
              <w:r w:rsidRPr="003500BA">
                <w:rPr>
                  <w:rFonts w:ascii="MS Sans Serif" w:hAnsi="MS Sans Serif"/>
                  <w:sz w:val="20"/>
                </w:rPr>
                <w:t>LastUpdateComputer</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76" w:author="Ella Goldberg(Contractor)" w:date="2013-11-05T23:18:00Z"/>
                <w:rFonts w:ascii="MS Sans Serif" w:hAnsi="MS Sans Serif"/>
                <w:sz w:val="20"/>
              </w:rPr>
            </w:pPr>
            <w:ins w:id="677" w:author="Ella Goldberg(Contractor)" w:date="2013-11-05T23:18:00Z">
              <w:r w:rsidRPr="003500BA">
                <w:rPr>
                  <w:rFonts w:ascii="MS Sans Serif" w:hAnsi="MS Sans Serif"/>
                  <w:sz w:val="20"/>
                </w:rPr>
                <w:t> </w:t>
              </w:r>
            </w:ins>
          </w:p>
        </w:tc>
      </w:tr>
      <w:tr w:rsidR="00DE7E75" w:rsidRPr="003500BA" w:rsidTr="000529C5">
        <w:trPr>
          <w:trHeight w:val="255"/>
          <w:ins w:id="678" w:author="Ella Goldberg(Contractor)" w:date="2013-11-05T23:18:00Z"/>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DE7E75" w:rsidRPr="003500BA" w:rsidRDefault="00DE7E75" w:rsidP="000529C5">
            <w:pPr>
              <w:rPr>
                <w:ins w:id="679" w:author="Ella Goldberg(Contractor)" w:date="2013-11-05T23:18:00Z"/>
                <w:rFonts w:ascii="MS Sans Serif" w:hAnsi="MS Sans Serif"/>
                <w:sz w:val="20"/>
              </w:rPr>
            </w:pPr>
            <w:proofErr w:type="spellStart"/>
            <w:ins w:id="680" w:author="Ella Goldberg(Contractor)" w:date="2013-11-05T23:18:00Z">
              <w:r w:rsidRPr="003500BA">
                <w:rPr>
                  <w:rFonts w:ascii="MS Sans Serif" w:hAnsi="MS Sans Serif"/>
                  <w:sz w:val="20"/>
                </w:rPr>
                <w:t>LastUpdateapplication</w:t>
              </w:r>
              <w:proofErr w:type="spellEnd"/>
            </w:ins>
          </w:p>
        </w:tc>
        <w:tc>
          <w:tcPr>
            <w:tcW w:w="4408" w:type="dxa"/>
            <w:tcBorders>
              <w:top w:val="nil"/>
              <w:left w:val="nil"/>
              <w:bottom w:val="single" w:sz="4" w:space="0" w:color="auto"/>
              <w:right w:val="single" w:sz="4" w:space="0" w:color="auto"/>
            </w:tcBorders>
            <w:shd w:val="clear" w:color="auto" w:fill="auto"/>
            <w:noWrap/>
            <w:vAlign w:val="bottom"/>
            <w:hideMark/>
          </w:tcPr>
          <w:p w:rsidR="00DE7E75" w:rsidRPr="003500BA" w:rsidRDefault="00DE7E75" w:rsidP="000529C5">
            <w:pPr>
              <w:rPr>
                <w:ins w:id="681" w:author="Ella Goldberg(Contractor)" w:date="2013-11-05T23:18:00Z"/>
                <w:rFonts w:ascii="MS Sans Serif" w:hAnsi="MS Sans Serif"/>
                <w:sz w:val="20"/>
              </w:rPr>
            </w:pPr>
            <w:ins w:id="682" w:author="Ella Goldberg(Contractor)" w:date="2013-11-05T23:18:00Z">
              <w:r w:rsidRPr="003500BA">
                <w:rPr>
                  <w:rFonts w:ascii="MS Sans Serif" w:hAnsi="MS Sans Serif"/>
                  <w:sz w:val="20"/>
                </w:rPr>
                <w:t> </w:t>
              </w:r>
            </w:ins>
          </w:p>
        </w:tc>
      </w:tr>
    </w:tbl>
    <w:p w:rsidR="00DE7E75" w:rsidRDefault="00DE7E75" w:rsidP="00DE7E75">
      <w:pPr>
        <w:rPr>
          <w:ins w:id="683" w:author="Ella Goldberg(Contractor)" w:date="2013-11-05T23:18:00Z"/>
          <w:szCs w:val="18"/>
        </w:rPr>
      </w:pPr>
    </w:p>
    <w:p w:rsidR="00DE7E75" w:rsidRDefault="00DE7E75" w:rsidP="00DE7E75">
      <w:pPr>
        <w:rPr>
          <w:ins w:id="684" w:author="Ella Goldberg(Contractor)" w:date="2013-11-05T23:18:00Z"/>
          <w:szCs w:val="18"/>
        </w:rPr>
      </w:pPr>
    </w:p>
    <w:p w:rsidR="004E1E9D" w:rsidRDefault="004E1E9D" w:rsidP="003724A1">
      <w:pPr>
        <w:ind w:left="720"/>
        <w:rPr>
          <w:ins w:id="685" w:author="Ella Goldberg(Contractor)" w:date="2013-11-05T22:06:00Z"/>
          <w:rFonts w:asciiTheme="minorHAnsi" w:hAnsiTheme="minorHAnsi"/>
        </w:rPr>
      </w:pPr>
    </w:p>
    <w:p w:rsidR="00932DEB" w:rsidRPr="00B224A0" w:rsidRDefault="00DE7E75" w:rsidP="003724A1">
      <w:pPr>
        <w:ind w:left="720"/>
        <w:rPr>
          <w:rFonts w:asciiTheme="minorHAnsi" w:hAnsiTheme="minorHAnsi"/>
        </w:rPr>
      </w:pPr>
      <w:proofErr w:type="spellStart"/>
      <w:ins w:id="686" w:author="Ella Goldberg(Contractor)" w:date="2013-11-05T23:19:00Z">
        <w:r>
          <w:rPr>
            <w:rFonts w:asciiTheme="minorHAnsi" w:hAnsiTheme="minorHAnsi"/>
          </w:rPr>
          <w:t>ATS_</w:t>
        </w:r>
      </w:ins>
      <w:r w:rsidR="00932DEB" w:rsidRPr="00B224A0">
        <w:rPr>
          <w:rFonts w:asciiTheme="minorHAnsi" w:hAnsiTheme="minorHAnsi"/>
        </w:rPr>
        <w:t>FolderCertificate</w:t>
      </w:r>
      <w:proofErr w:type="spellEnd"/>
      <w:r w:rsidR="00932DEB" w:rsidRPr="00B224A0">
        <w:rPr>
          <w:rFonts w:asciiTheme="minorHAnsi" w:hAnsiTheme="minorHAnsi"/>
        </w:rPr>
        <w:t xml:space="preserve"> – see </w:t>
      </w:r>
      <w:hyperlink w:anchor="_Assign/Remove_Certificate" w:history="1">
        <w:r w:rsidR="00932DEB" w:rsidRPr="00B224A0">
          <w:rPr>
            <w:rStyle w:val="Hyperlink"/>
            <w:rFonts w:asciiTheme="minorHAnsi" w:hAnsiTheme="minorHAnsi"/>
          </w:rPr>
          <w:t>Assign/Remove Certificate</w:t>
        </w:r>
      </w:hyperlink>
      <w:r w:rsidR="00932DEB" w:rsidRPr="00B224A0">
        <w:rPr>
          <w:rFonts w:asciiTheme="minorHAnsi" w:hAnsiTheme="minorHAnsi"/>
        </w:rPr>
        <w:t xml:space="preserve"> section</w:t>
      </w:r>
    </w:p>
    <w:p w:rsidR="00932DEB" w:rsidRPr="00B224A0" w:rsidRDefault="00932DEB" w:rsidP="003724A1">
      <w:pPr>
        <w:ind w:left="1152"/>
        <w:rPr>
          <w:rFonts w:asciiTheme="minorHAnsi" w:hAnsiTheme="minorHAnsi"/>
        </w:rPr>
      </w:pPr>
    </w:p>
    <w:p w:rsidR="00932DEB" w:rsidRPr="00B224A0" w:rsidRDefault="00932DEB" w:rsidP="003724A1">
      <w:pPr>
        <w:ind w:left="720"/>
        <w:rPr>
          <w:rFonts w:asciiTheme="minorHAnsi" w:hAnsiTheme="minorHAnsi"/>
        </w:rPr>
      </w:pPr>
      <w:r w:rsidRPr="00B224A0">
        <w:rPr>
          <w:rFonts w:asciiTheme="minorHAnsi" w:hAnsiTheme="minorHAnsi"/>
        </w:rPr>
        <w:lastRenderedPageBreak/>
        <w:t>User will receive an information message upon success:</w:t>
      </w:r>
    </w:p>
    <w:p w:rsidR="00932DEB" w:rsidRPr="00B224A0" w:rsidRDefault="00932DEB" w:rsidP="003724A1">
      <w:pPr>
        <w:ind w:left="720"/>
        <w:rPr>
          <w:rFonts w:asciiTheme="minorHAnsi" w:hAnsiTheme="minorHAnsi"/>
        </w:rPr>
      </w:pPr>
      <w:proofErr w:type="spellStart"/>
      <w:r w:rsidRPr="00B224A0">
        <w:rPr>
          <w:rFonts w:asciiTheme="minorHAnsi" w:hAnsiTheme="minorHAnsi"/>
        </w:rPr>
        <w:t>MessageId</w:t>
      </w:r>
      <w:proofErr w:type="spellEnd"/>
      <w:r w:rsidRPr="00B224A0">
        <w:rPr>
          <w:rFonts w:asciiTheme="minorHAnsi" w:hAnsiTheme="minorHAnsi"/>
        </w:rPr>
        <w:t xml:space="preserve"> 116: “New related project ‘%name’ has been successfully created and assigned to the group %</w:t>
      </w:r>
      <w:proofErr w:type="spellStart"/>
      <w:r w:rsidRPr="00B224A0">
        <w:rPr>
          <w:rFonts w:asciiTheme="minorHAnsi" w:hAnsiTheme="minorHAnsi"/>
        </w:rPr>
        <w:t>GroupName</w:t>
      </w:r>
      <w:proofErr w:type="spellEnd"/>
      <w:r w:rsidRPr="00B224A0">
        <w:rPr>
          <w:rFonts w:asciiTheme="minorHAnsi" w:hAnsiTheme="minorHAnsi"/>
        </w:rPr>
        <w:t>” (OK).</w:t>
      </w:r>
    </w:p>
    <w:p w:rsidR="00932DEB" w:rsidRPr="00B224A0" w:rsidRDefault="00932DEB" w:rsidP="003724A1">
      <w:pPr>
        <w:ind w:left="720"/>
        <w:rPr>
          <w:rFonts w:asciiTheme="minorHAnsi" w:hAnsiTheme="minorHAnsi"/>
        </w:rPr>
      </w:pPr>
      <w:r w:rsidRPr="00B224A0">
        <w:rPr>
          <w:rFonts w:asciiTheme="minorHAnsi" w:hAnsiTheme="minorHAnsi"/>
        </w:rPr>
        <w:t>New project node first tab will be displayed to the user when pressing OK.</w:t>
      </w:r>
    </w:p>
    <w:p w:rsidR="00932DEB" w:rsidRPr="00B224A0" w:rsidRDefault="00932DEB" w:rsidP="003724A1">
      <w:pPr>
        <w:ind w:left="792"/>
        <w:rPr>
          <w:rFonts w:asciiTheme="minorHAnsi" w:hAnsiTheme="minorHAnsi"/>
        </w:rPr>
      </w:pPr>
    </w:p>
    <w:p w:rsidR="00932DEB" w:rsidRPr="00B224A0" w:rsidRDefault="00932DEB" w:rsidP="000C2EE1">
      <w:pPr>
        <w:pStyle w:val="ListParagraph"/>
        <w:numPr>
          <w:ilvl w:val="0"/>
          <w:numId w:val="27"/>
        </w:numPr>
        <w:spacing w:line="288" w:lineRule="auto"/>
        <w:ind w:left="1440" w:hanging="702"/>
        <w:rPr>
          <w:rFonts w:asciiTheme="minorHAnsi" w:hAnsiTheme="minorHAnsi"/>
          <w:sz w:val="24"/>
          <w:szCs w:val="24"/>
        </w:rPr>
      </w:pPr>
      <w:r w:rsidRPr="00B224A0">
        <w:rPr>
          <w:rFonts w:asciiTheme="minorHAnsi" w:hAnsiTheme="minorHAnsi"/>
          <w:b/>
          <w:bCs/>
          <w:sz w:val="24"/>
          <w:szCs w:val="24"/>
        </w:rPr>
        <w:t>Update one of the related projects:</w:t>
      </w:r>
    </w:p>
    <w:p w:rsidR="00932DEB" w:rsidRPr="00B224A0" w:rsidRDefault="00932DEB" w:rsidP="003724A1">
      <w:pPr>
        <w:pStyle w:val="ListParagraph"/>
        <w:ind w:left="1512"/>
        <w:rPr>
          <w:rFonts w:asciiTheme="minorHAnsi" w:hAnsiTheme="minorHAnsi"/>
          <w:sz w:val="24"/>
          <w:szCs w:val="24"/>
        </w:rPr>
      </w:pPr>
    </w:p>
    <w:p w:rsidR="00932DEB" w:rsidRPr="00B224A0" w:rsidRDefault="00932DEB" w:rsidP="003724A1">
      <w:pPr>
        <w:pStyle w:val="ListParagraph"/>
        <w:ind w:left="1512"/>
        <w:rPr>
          <w:rFonts w:asciiTheme="minorHAnsi" w:hAnsiTheme="minorHAnsi"/>
          <w:sz w:val="24"/>
          <w:szCs w:val="24"/>
        </w:rPr>
      </w:pPr>
      <w:r w:rsidRPr="00B224A0">
        <w:rPr>
          <w:rFonts w:asciiTheme="minorHAnsi" w:hAnsiTheme="minorHAnsi"/>
          <w:sz w:val="24"/>
          <w:szCs w:val="24"/>
        </w:rPr>
        <w:t xml:space="preserve">User will selects one of the following options when modifying project belonging to </w:t>
      </w:r>
      <w:proofErr w:type="gramStart"/>
      <w:r w:rsidRPr="00B224A0">
        <w:rPr>
          <w:rFonts w:asciiTheme="minorHAnsi" w:hAnsiTheme="minorHAnsi"/>
          <w:sz w:val="24"/>
          <w:szCs w:val="24"/>
        </w:rPr>
        <w:t xml:space="preserve">group  </w:t>
      </w:r>
      <w:ins w:id="687" w:author="Ella Goldberg(Contractor)" w:date="2013-11-05T23:21:00Z">
        <w:r w:rsidR="00210C5D">
          <w:rPr>
            <w:rFonts w:asciiTheme="minorHAnsi" w:hAnsiTheme="minorHAnsi"/>
            <w:sz w:val="24"/>
            <w:szCs w:val="24"/>
          </w:rPr>
          <w:t>(</w:t>
        </w:r>
      </w:ins>
      <w:proofErr w:type="gramEnd"/>
      <w:r w:rsidRPr="00B224A0">
        <w:rPr>
          <w:rFonts w:asciiTheme="minorHAnsi" w:hAnsiTheme="minorHAnsi"/>
          <w:sz w:val="24"/>
          <w:szCs w:val="24"/>
        </w:rPr>
        <w:t>add/remove contents, manage notes, edit Project Step, edit version target directory):</w:t>
      </w:r>
    </w:p>
    <w:p w:rsidR="00932DEB" w:rsidRPr="00B224A0" w:rsidRDefault="00932DEB" w:rsidP="00210C5D">
      <w:pPr>
        <w:pStyle w:val="ListParagraph"/>
        <w:numPr>
          <w:ilvl w:val="1"/>
          <w:numId w:val="23"/>
        </w:numPr>
        <w:spacing w:line="288" w:lineRule="auto"/>
        <w:ind w:left="1980"/>
        <w:rPr>
          <w:rFonts w:asciiTheme="minorHAnsi" w:hAnsiTheme="minorHAnsi"/>
          <w:szCs w:val="24"/>
        </w:rPr>
      </w:pPr>
      <w:r w:rsidRPr="00B224A0">
        <w:rPr>
          <w:rFonts w:asciiTheme="minorHAnsi" w:hAnsiTheme="minorHAnsi"/>
          <w:szCs w:val="24"/>
        </w:rPr>
        <w:t xml:space="preserve">Separate </w:t>
      </w:r>
      <w:del w:id="688" w:author="Ella Goldberg(Contractor)" w:date="2013-11-05T23:21:00Z">
        <w:r w:rsidRPr="00B224A0" w:rsidDel="00210C5D">
          <w:rPr>
            <w:rFonts w:asciiTheme="minorHAnsi" w:hAnsiTheme="minorHAnsi"/>
            <w:szCs w:val="24"/>
          </w:rPr>
          <w:delText>one or more related projects</w:delText>
        </w:r>
      </w:del>
      <w:ins w:id="689" w:author="Ella Goldberg(Contractor)" w:date="2013-11-05T23:21:00Z">
        <w:r w:rsidR="00210C5D">
          <w:rPr>
            <w:rFonts w:asciiTheme="minorHAnsi" w:hAnsiTheme="minorHAnsi"/>
            <w:szCs w:val="24"/>
          </w:rPr>
          <w:t xml:space="preserve">project </w:t>
        </w:r>
      </w:ins>
      <w:r w:rsidRPr="00B224A0">
        <w:rPr>
          <w:rFonts w:asciiTheme="minorHAnsi" w:hAnsiTheme="minorHAnsi"/>
          <w:szCs w:val="24"/>
        </w:rPr>
        <w:t xml:space="preserve"> from the group</w:t>
      </w:r>
    </w:p>
    <w:p w:rsidR="00932DEB" w:rsidRPr="00B224A0" w:rsidRDefault="00932DEB" w:rsidP="000C2EE1">
      <w:pPr>
        <w:pStyle w:val="ListParagraph"/>
        <w:numPr>
          <w:ilvl w:val="1"/>
          <w:numId w:val="23"/>
        </w:numPr>
        <w:spacing w:line="288" w:lineRule="auto"/>
        <w:ind w:left="1980"/>
        <w:rPr>
          <w:rFonts w:asciiTheme="minorHAnsi" w:hAnsiTheme="minorHAnsi"/>
          <w:szCs w:val="24"/>
        </w:rPr>
      </w:pPr>
      <w:r w:rsidRPr="00B224A0">
        <w:rPr>
          <w:rFonts w:asciiTheme="minorHAnsi" w:hAnsiTheme="minorHAnsi"/>
          <w:szCs w:val="24"/>
        </w:rPr>
        <w:t>Update all projects belonging to the group</w:t>
      </w:r>
    </w:p>
    <w:p w:rsidR="00932DEB" w:rsidRPr="00B224A0" w:rsidRDefault="00932DEB" w:rsidP="000C2EE1">
      <w:pPr>
        <w:pStyle w:val="ListParagraph"/>
        <w:numPr>
          <w:ilvl w:val="1"/>
          <w:numId w:val="23"/>
        </w:numPr>
        <w:spacing w:line="288" w:lineRule="auto"/>
        <w:ind w:left="1980"/>
        <w:rPr>
          <w:rFonts w:asciiTheme="minorHAnsi" w:hAnsiTheme="minorHAnsi"/>
          <w:szCs w:val="24"/>
        </w:rPr>
      </w:pPr>
      <w:r w:rsidRPr="00B224A0">
        <w:rPr>
          <w:rFonts w:asciiTheme="minorHAnsi" w:hAnsiTheme="minorHAnsi"/>
          <w:szCs w:val="24"/>
        </w:rPr>
        <w:t>Cancel update</w:t>
      </w:r>
    </w:p>
    <w:p w:rsidR="00932DEB" w:rsidRDefault="00932DEB" w:rsidP="003724A1">
      <w:pPr>
        <w:ind w:left="1080"/>
        <w:rPr>
          <w:rFonts w:asciiTheme="minorHAnsi" w:hAnsiTheme="minorHAnsi"/>
        </w:rPr>
      </w:pPr>
      <w:r w:rsidRPr="00B224A0">
        <w:rPr>
          <w:rFonts w:asciiTheme="minorHAnsi" w:hAnsiTheme="minorHAnsi"/>
        </w:rPr>
        <w:t>Message 111: “Project '%name' is related to the group. Would you like to update all projects belonging to the group?”</w:t>
      </w:r>
    </w:p>
    <w:p w:rsidR="00AC3482" w:rsidRPr="00B224A0" w:rsidRDefault="00AC3482" w:rsidP="003724A1">
      <w:pPr>
        <w:ind w:left="1080"/>
        <w:rPr>
          <w:rFonts w:asciiTheme="minorHAnsi" w:hAnsiTheme="minorHAnsi"/>
        </w:rPr>
      </w:pPr>
    </w:p>
    <w:p w:rsidR="00932DEB" w:rsidRDefault="00932DEB" w:rsidP="003724A1">
      <w:pPr>
        <w:ind w:left="1080"/>
        <w:rPr>
          <w:szCs w:val="18"/>
        </w:rPr>
      </w:pPr>
      <w:r>
        <w:rPr>
          <w:noProof/>
          <w:lang w:bidi="ar-SA"/>
        </w:rPr>
        <w:drawing>
          <wp:inline distT="0" distB="0" distL="0" distR="0" wp14:anchorId="52F955B5" wp14:editId="4259E349">
            <wp:extent cx="5848350" cy="2752725"/>
            <wp:effectExtent l="0" t="0" r="0" b="9525"/>
            <wp:docPr id="29712" name="Picture 2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52160" cy="2754518"/>
                    </a:xfrm>
                    <a:prstGeom prst="rect">
                      <a:avLst/>
                    </a:prstGeom>
                  </pic:spPr>
                </pic:pic>
              </a:graphicData>
            </a:graphic>
          </wp:inline>
        </w:drawing>
      </w:r>
    </w:p>
    <w:p w:rsidR="00932DEB" w:rsidRPr="00ED4488" w:rsidRDefault="00932DEB" w:rsidP="000C2EE1">
      <w:pPr>
        <w:pStyle w:val="ListParagraph"/>
        <w:numPr>
          <w:ilvl w:val="0"/>
          <w:numId w:val="37"/>
        </w:numPr>
        <w:spacing w:line="288" w:lineRule="auto"/>
        <w:ind w:left="1440"/>
        <w:rPr>
          <w:rFonts w:asciiTheme="minorHAnsi" w:hAnsiTheme="minorHAnsi"/>
          <w:sz w:val="24"/>
          <w:szCs w:val="18"/>
        </w:rPr>
      </w:pPr>
      <w:r w:rsidRPr="00ED4488">
        <w:rPr>
          <w:rFonts w:asciiTheme="minorHAnsi" w:hAnsiTheme="minorHAnsi"/>
          <w:sz w:val="24"/>
          <w:szCs w:val="18"/>
        </w:rPr>
        <w:t>Cancelling the update – return to previous screen, no action</w:t>
      </w:r>
    </w:p>
    <w:p w:rsidR="00932DEB" w:rsidRPr="00ED4488" w:rsidRDefault="00932DEB" w:rsidP="000C2EE1">
      <w:pPr>
        <w:pStyle w:val="ListParagraph"/>
        <w:numPr>
          <w:ilvl w:val="0"/>
          <w:numId w:val="37"/>
        </w:numPr>
        <w:spacing w:line="288" w:lineRule="auto"/>
        <w:ind w:left="1440"/>
        <w:rPr>
          <w:rFonts w:asciiTheme="minorHAnsi" w:hAnsiTheme="minorHAnsi"/>
          <w:sz w:val="24"/>
          <w:szCs w:val="18"/>
        </w:rPr>
      </w:pPr>
      <w:r w:rsidRPr="00ED4488">
        <w:rPr>
          <w:rFonts w:asciiTheme="minorHAnsi" w:hAnsiTheme="minorHAnsi"/>
          <w:sz w:val="24"/>
          <w:szCs w:val="18"/>
        </w:rPr>
        <w:t>Update all projects belonging to the group:</w:t>
      </w:r>
    </w:p>
    <w:p w:rsidR="00932DEB" w:rsidRPr="00ED4488" w:rsidRDefault="00932DEB" w:rsidP="00210C5D">
      <w:pPr>
        <w:pStyle w:val="ListParagraph"/>
        <w:numPr>
          <w:ilvl w:val="0"/>
          <w:numId w:val="36"/>
        </w:numPr>
        <w:spacing w:line="288" w:lineRule="auto"/>
        <w:ind w:left="1872"/>
        <w:rPr>
          <w:rFonts w:asciiTheme="minorHAnsi" w:hAnsiTheme="minorHAnsi"/>
          <w:szCs w:val="18"/>
        </w:rPr>
      </w:pPr>
      <w:r w:rsidRPr="00ED4488">
        <w:rPr>
          <w:rFonts w:asciiTheme="minorHAnsi" w:hAnsiTheme="minorHAnsi"/>
          <w:szCs w:val="18"/>
        </w:rPr>
        <w:t xml:space="preserve">Manage Versions (add/remove content, change target directory): update </w:t>
      </w:r>
      <w:proofErr w:type="spellStart"/>
      <w:ins w:id="690" w:author="Ella Goldberg(Contractor)" w:date="2013-11-05T23:22:00Z">
        <w:r w:rsidR="00210C5D">
          <w:rPr>
            <w:rFonts w:asciiTheme="minorHAnsi" w:hAnsiTheme="minorHAnsi"/>
            <w:szCs w:val="18"/>
          </w:rPr>
          <w:t>ATS_</w:t>
        </w:r>
      </w:ins>
      <w:r w:rsidR="005D71C5">
        <w:rPr>
          <w:rFonts w:asciiTheme="minorHAnsi" w:hAnsiTheme="minorHAnsi"/>
          <w:szCs w:val="18"/>
        </w:rPr>
        <w:t>Version</w:t>
      </w:r>
      <w:proofErr w:type="spellEnd"/>
      <w:r w:rsidRPr="00ED4488">
        <w:rPr>
          <w:rFonts w:asciiTheme="minorHAnsi" w:hAnsiTheme="minorHAnsi"/>
          <w:szCs w:val="18"/>
        </w:rPr>
        <w:t>/</w:t>
      </w:r>
      <w:proofErr w:type="spellStart"/>
      <w:r w:rsidR="001F72A7">
        <w:rPr>
          <w:rFonts w:asciiTheme="minorHAnsi" w:hAnsiTheme="minorHAnsi"/>
          <w:szCs w:val="18"/>
        </w:rPr>
        <w:t>ATS_</w:t>
      </w:r>
      <w:r w:rsidR="00860560">
        <w:rPr>
          <w:rFonts w:asciiTheme="minorHAnsi" w:hAnsiTheme="minorHAnsi"/>
          <w:szCs w:val="18"/>
        </w:rPr>
        <w:t>VersionContent</w:t>
      </w:r>
      <w:proofErr w:type="spellEnd"/>
      <w:r w:rsidRPr="00ED4488">
        <w:rPr>
          <w:rFonts w:asciiTheme="minorHAnsi" w:hAnsiTheme="minorHAnsi"/>
          <w:szCs w:val="18"/>
        </w:rPr>
        <w:t xml:space="preserve"> tables</w:t>
      </w:r>
      <w:del w:id="691" w:author="Ella Goldberg(Contractor)" w:date="2013-11-05T23:23:00Z">
        <w:r w:rsidRPr="00ED4488" w:rsidDel="00210C5D">
          <w:rPr>
            <w:rFonts w:asciiTheme="minorHAnsi" w:hAnsiTheme="minorHAnsi"/>
            <w:szCs w:val="18"/>
          </w:rPr>
          <w:delText xml:space="preserve"> </w:delText>
        </w:r>
      </w:del>
      <w:ins w:id="692" w:author="Ella Goldberg(Contractor)" w:date="2013-11-05T23:24:00Z">
        <w:r w:rsidR="00210C5D">
          <w:rPr>
            <w:rFonts w:asciiTheme="minorHAnsi" w:hAnsiTheme="minorHAnsi"/>
            <w:szCs w:val="18"/>
          </w:rPr>
          <w:t xml:space="preserve">, </w:t>
        </w:r>
        <w:proofErr w:type="spellStart"/>
        <w:r w:rsidR="00210C5D">
          <w:rPr>
            <w:rFonts w:asciiTheme="minorHAnsi" w:hAnsiTheme="minorHAnsi"/>
            <w:szCs w:val="18"/>
          </w:rPr>
          <w:t>ATS_Version.HierarchyId</w:t>
        </w:r>
        <w:proofErr w:type="spellEnd"/>
        <w:r w:rsidR="00210C5D">
          <w:rPr>
            <w:rFonts w:asciiTheme="minorHAnsi" w:hAnsiTheme="minorHAnsi"/>
            <w:szCs w:val="18"/>
          </w:rPr>
          <w:t xml:space="preserve">= </w:t>
        </w:r>
        <w:proofErr w:type="spellStart"/>
        <w:r w:rsidR="00210C5D">
          <w:rPr>
            <w:rFonts w:asciiTheme="minorHAnsi" w:hAnsiTheme="minorHAnsi"/>
            <w:szCs w:val="18"/>
          </w:rPr>
          <w:t>GroupId</w:t>
        </w:r>
        <w:proofErr w:type="spellEnd"/>
        <w:r w:rsidR="00210C5D">
          <w:rPr>
            <w:rFonts w:asciiTheme="minorHAnsi" w:hAnsiTheme="minorHAnsi"/>
            <w:szCs w:val="18"/>
          </w:rPr>
          <w:t xml:space="preserve"> of the selected </w:t>
        </w:r>
        <w:proofErr w:type="gramStart"/>
        <w:r w:rsidR="00210C5D">
          <w:rPr>
            <w:rFonts w:asciiTheme="minorHAnsi" w:hAnsiTheme="minorHAnsi"/>
            <w:szCs w:val="18"/>
          </w:rPr>
          <w:t xml:space="preserve">project </w:t>
        </w:r>
      </w:ins>
      <w:proofErr w:type="gramEnd"/>
      <w:del w:id="693" w:author="Ella Goldberg(Contractor)" w:date="2013-11-05T23:23:00Z">
        <w:r w:rsidRPr="00ED4488" w:rsidDel="00210C5D">
          <w:rPr>
            <w:rFonts w:asciiTheme="minorHAnsi" w:hAnsiTheme="minorHAnsi"/>
            <w:szCs w:val="18"/>
          </w:rPr>
          <w:delText>by GroupId of the related group</w:delText>
        </w:r>
      </w:del>
      <w:r w:rsidRPr="00ED4488">
        <w:rPr>
          <w:rFonts w:asciiTheme="minorHAnsi" w:hAnsiTheme="minorHAnsi"/>
          <w:szCs w:val="18"/>
        </w:rPr>
        <w:t xml:space="preserve">, see </w:t>
      </w:r>
      <w:hyperlink w:anchor="_Version_Management" w:history="1">
        <w:r w:rsidRPr="00ED4488">
          <w:rPr>
            <w:rStyle w:val="Hyperlink"/>
            <w:rFonts w:asciiTheme="minorHAnsi" w:hAnsiTheme="minorHAnsi"/>
            <w:szCs w:val="18"/>
          </w:rPr>
          <w:t>Version Management</w:t>
        </w:r>
      </w:hyperlink>
      <w:r w:rsidRPr="00ED4488">
        <w:rPr>
          <w:rFonts w:asciiTheme="minorHAnsi" w:hAnsiTheme="minorHAnsi"/>
          <w:szCs w:val="18"/>
        </w:rPr>
        <w:t xml:space="preserve"> section.</w:t>
      </w:r>
    </w:p>
    <w:p w:rsidR="00932DEB" w:rsidRPr="00ED4488" w:rsidRDefault="00932DEB" w:rsidP="00210C5D">
      <w:pPr>
        <w:pStyle w:val="ListParagraph"/>
        <w:numPr>
          <w:ilvl w:val="0"/>
          <w:numId w:val="36"/>
        </w:numPr>
        <w:spacing w:line="288" w:lineRule="auto"/>
        <w:ind w:left="1872"/>
        <w:rPr>
          <w:rFonts w:asciiTheme="minorHAnsi" w:hAnsiTheme="minorHAnsi"/>
          <w:szCs w:val="18"/>
        </w:rPr>
      </w:pPr>
      <w:r w:rsidRPr="00ED4488">
        <w:rPr>
          <w:rFonts w:asciiTheme="minorHAnsi" w:hAnsiTheme="minorHAnsi"/>
          <w:szCs w:val="18"/>
        </w:rPr>
        <w:t xml:space="preserve">Edit </w:t>
      </w:r>
      <w:proofErr w:type="spellStart"/>
      <w:r w:rsidRPr="00ED4488">
        <w:rPr>
          <w:rFonts w:asciiTheme="minorHAnsi" w:hAnsiTheme="minorHAnsi"/>
          <w:szCs w:val="18"/>
        </w:rPr>
        <w:t>ProjectStep</w:t>
      </w:r>
      <w:proofErr w:type="spellEnd"/>
      <w:r w:rsidRPr="00ED4488">
        <w:rPr>
          <w:rFonts w:asciiTheme="minorHAnsi" w:hAnsiTheme="minorHAnsi"/>
          <w:szCs w:val="18"/>
        </w:rPr>
        <w:t xml:space="preserve">: Update </w:t>
      </w:r>
      <w:del w:id="694" w:author="Ella Goldberg(Contractor)" w:date="2013-11-05T23:25:00Z">
        <w:r w:rsidRPr="00ED4488" w:rsidDel="00210C5D">
          <w:rPr>
            <w:rFonts w:asciiTheme="minorHAnsi" w:hAnsiTheme="minorHAnsi"/>
            <w:szCs w:val="18"/>
          </w:rPr>
          <w:delText xml:space="preserve">Groups </w:delText>
        </w:r>
      </w:del>
      <w:proofErr w:type="spellStart"/>
      <w:ins w:id="695" w:author="Ella Goldberg(Contractor)" w:date="2013-11-05T23:25:00Z">
        <w:r w:rsidR="00210C5D">
          <w:rPr>
            <w:rFonts w:asciiTheme="minorHAnsi" w:hAnsiTheme="minorHAnsi"/>
            <w:szCs w:val="18"/>
          </w:rPr>
          <w:t>ATS_Hierarchy</w:t>
        </w:r>
        <w:proofErr w:type="spellEnd"/>
        <w:r w:rsidR="00210C5D" w:rsidRPr="00ED4488">
          <w:rPr>
            <w:rFonts w:asciiTheme="minorHAnsi" w:hAnsiTheme="minorHAnsi"/>
            <w:szCs w:val="18"/>
          </w:rPr>
          <w:t xml:space="preserve"> </w:t>
        </w:r>
      </w:ins>
      <w:r w:rsidRPr="00ED4488">
        <w:rPr>
          <w:rFonts w:asciiTheme="minorHAnsi" w:hAnsiTheme="minorHAnsi"/>
          <w:szCs w:val="18"/>
        </w:rPr>
        <w:t xml:space="preserve">set </w:t>
      </w:r>
      <w:proofErr w:type="spellStart"/>
      <w:r w:rsidRPr="00ED4488">
        <w:rPr>
          <w:rFonts w:asciiTheme="minorHAnsi" w:hAnsiTheme="minorHAnsi"/>
          <w:szCs w:val="18"/>
        </w:rPr>
        <w:t>ProjectStep</w:t>
      </w:r>
      <w:proofErr w:type="spellEnd"/>
      <w:r w:rsidRPr="00ED4488">
        <w:rPr>
          <w:rFonts w:asciiTheme="minorHAnsi" w:hAnsiTheme="minorHAnsi"/>
          <w:szCs w:val="18"/>
        </w:rPr>
        <w:t xml:space="preserve"> for </w:t>
      </w:r>
      <w:ins w:id="696" w:author="Ella Goldberg(Contractor)" w:date="2013-11-05T23:25:00Z">
        <w:r w:rsidR="00210C5D">
          <w:rPr>
            <w:rFonts w:asciiTheme="minorHAnsi" w:hAnsiTheme="minorHAnsi"/>
            <w:szCs w:val="18"/>
          </w:rPr>
          <w:t>Id=</w:t>
        </w:r>
      </w:ins>
      <w:proofErr w:type="spellStart"/>
      <w:r w:rsidRPr="00ED4488">
        <w:rPr>
          <w:rFonts w:asciiTheme="minorHAnsi" w:hAnsiTheme="minorHAnsi"/>
          <w:szCs w:val="18"/>
        </w:rPr>
        <w:t>GroupId</w:t>
      </w:r>
      <w:proofErr w:type="spellEnd"/>
      <w:r w:rsidRPr="00ED4488">
        <w:rPr>
          <w:rFonts w:asciiTheme="minorHAnsi" w:hAnsiTheme="minorHAnsi"/>
          <w:szCs w:val="18"/>
        </w:rPr>
        <w:t xml:space="preserve"> of the </w:t>
      </w:r>
      <w:del w:id="697" w:author="Ella Goldberg(Contractor)" w:date="2013-11-05T23:25:00Z">
        <w:r w:rsidRPr="00ED4488" w:rsidDel="00210C5D">
          <w:rPr>
            <w:rFonts w:asciiTheme="minorHAnsi" w:hAnsiTheme="minorHAnsi"/>
            <w:szCs w:val="18"/>
          </w:rPr>
          <w:delText>group</w:delText>
        </w:r>
      </w:del>
      <w:ins w:id="698" w:author="Ella Goldberg(Contractor)" w:date="2013-11-05T23:25:00Z">
        <w:r w:rsidR="00210C5D">
          <w:rPr>
            <w:rFonts w:asciiTheme="minorHAnsi" w:hAnsiTheme="minorHAnsi"/>
            <w:szCs w:val="18"/>
          </w:rPr>
          <w:t>selected project</w:t>
        </w:r>
      </w:ins>
      <w:r w:rsidRPr="00ED4488">
        <w:rPr>
          <w:rFonts w:asciiTheme="minorHAnsi" w:hAnsiTheme="minorHAnsi"/>
          <w:szCs w:val="18"/>
        </w:rPr>
        <w:t>.</w:t>
      </w:r>
    </w:p>
    <w:p w:rsidR="00932DEB" w:rsidRPr="00ED4488" w:rsidRDefault="00932DEB" w:rsidP="006A113E">
      <w:pPr>
        <w:pStyle w:val="ListParagraph"/>
        <w:numPr>
          <w:ilvl w:val="0"/>
          <w:numId w:val="36"/>
        </w:numPr>
        <w:spacing w:line="288" w:lineRule="auto"/>
        <w:ind w:left="1872"/>
        <w:rPr>
          <w:rFonts w:asciiTheme="minorHAnsi" w:hAnsiTheme="minorHAnsi"/>
          <w:szCs w:val="18"/>
        </w:rPr>
      </w:pPr>
      <w:r w:rsidRPr="00ED4488">
        <w:rPr>
          <w:rFonts w:asciiTheme="minorHAnsi" w:hAnsiTheme="minorHAnsi"/>
          <w:szCs w:val="18"/>
        </w:rPr>
        <w:t xml:space="preserve">Manage Notes: Update </w:t>
      </w:r>
      <w:proofErr w:type="spellStart"/>
      <w:ins w:id="699" w:author="Ella Goldberg(Contractor)" w:date="2013-11-06T00:30:00Z">
        <w:r w:rsidR="00EE5CB3">
          <w:rPr>
            <w:rFonts w:asciiTheme="minorHAnsi" w:hAnsiTheme="minorHAnsi"/>
            <w:szCs w:val="18"/>
          </w:rPr>
          <w:t>ATS_</w:t>
        </w:r>
      </w:ins>
      <w:r w:rsidRPr="00ED4488">
        <w:rPr>
          <w:rFonts w:asciiTheme="minorHAnsi" w:hAnsiTheme="minorHAnsi"/>
          <w:szCs w:val="18"/>
        </w:rPr>
        <w:t>Note</w:t>
      </w:r>
      <w:proofErr w:type="spellEnd"/>
      <w:r w:rsidRPr="00ED4488">
        <w:rPr>
          <w:rFonts w:asciiTheme="minorHAnsi" w:hAnsiTheme="minorHAnsi"/>
          <w:szCs w:val="18"/>
        </w:rPr>
        <w:t xml:space="preserve"> table</w:t>
      </w:r>
      <w:del w:id="700" w:author="Ella Goldberg(Contractor)" w:date="2013-11-05T23:26:00Z">
        <w:r w:rsidRPr="00ED4488" w:rsidDel="006A113E">
          <w:rPr>
            <w:rFonts w:asciiTheme="minorHAnsi" w:hAnsiTheme="minorHAnsi"/>
            <w:szCs w:val="18"/>
          </w:rPr>
          <w:delText xml:space="preserve"> for the </w:delText>
        </w:r>
      </w:del>
      <w:del w:id="701" w:author="Ella Goldberg(Contractor)" w:date="2013-11-05T23:25:00Z">
        <w:r w:rsidRPr="00ED4488" w:rsidDel="006A113E">
          <w:rPr>
            <w:rFonts w:asciiTheme="minorHAnsi" w:hAnsiTheme="minorHAnsi"/>
            <w:szCs w:val="18"/>
          </w:rPr>
          <w:delText xml:space="preserve">NoteGroupId </w:delText>
        </w:r>
      </w:del>
      <w:del w:id="702" w:author="Ella Goldberg(Contractor)" w:date="2013-11-05T23:26:00Z">
        <w:r w:rsidRPr="00ED4488" w:rsidDel="006A113E">
          <w:rPr>
            <w:rFonts w:asciiTheme="minorHAnsi" w:hAnsiTheme="minorHAnsi"/>
            <w:szCs w:val="18"/>
          </w:rPr>
          <w:delText>of the group</w:delText>
        </w:r>
      </w:del>
      <w:r w:rsidRPr="00ED4488">
        <w:rPr>
          <w:rFonts w:asciiTheme="minorHAnsi" w:hAnsiTheme="minorHAnsi"/>
          <w:szCs w:val="18"/>
        </w:rPr>
        <w:t xml:space="preserve">, </w:t>
      </w:r>
      <w:proofErr w:type="spellStart"/>
      <w:ins w:id="703" w:author="Ella Goldberg(Contractor)" w:date="2013-11-05T23:26:00Z">
        <w:r w:rsidR="006A113E">
          <w:rPr>
            <w:rFonts w:asciiTheme="minorHAnsi" w:hAnsiTheme="minorHAnsi"/>
            <w:szCs w:val="18"/>
          </w:rPr>
          <w:t>HierarchyId</w:t>
        </w:r>
        <w:proofErr w:type="spellEnd"/>
        <w:r w:rsidR="006A113E">
          <w:rPr>
            <w:rFonts w:asciiTheme="minorHAnsi" w:hAnsiTheme="minorHAnsi"/>
            <w:szCs w:val="18"/>
          </w:rPr>
          <w:t>=</w:t>
        </w:r>
        <w:proofErr w:type="spellStart"/>
        <w:r w:rsidR="006A113E">
          <w:rPr>
            <w:rFonts w:asciiTheme="minorHAnsi" w:hAnsiTheme="minorHAnsi"/>
            <w:szCs w:val="18"/>
          </w:rPr>
          <w:t>GroupId</w:t>
        </w:r>
        <w:proofErr w:type="spellEnd"/>
        <w:r w:rsidR="006A113E">
          <w:rPr>
            <w:rFonts w:asciiTheme="minorHAnsi" w:hAnsiTheme="minorHAnsi"/>
            <w:szCs w:val="18"/>
          </w:rPr>
          <w:t xml:space="preserve"> of the selected project, </w:t>
        </w:r>
      </w:ins>
      <w:r w:rsidRPr="00ED4488">
        <w:rPr>
          <w:rFonts w:asciiTheme="minorHAnsi" w:hAnsiTheme="minorHAnsi"/>
          <w:szCs w:val="18"/>
        </w:rPr>
        <w:t xml:space="preserve">see </w:t>
      </w:r>
      <w:hyperlink w:anchor="_Notes_management" w:history="1">
        <w:r w:rsidRPr="00ED4488">
          <w:rPr>
            <w:rStyle w:val="Hyperlink"/>
            <w:rFonts w:asciiTheme="minorHAnsi" w:hAnsiTheme="minorHAnsi"/>
            <w:szCs w:val="18"/>
          </w:rPr>
          <w:t>Notes Management</w:t>
        </w:r>
      </w:hyperlink>
      <w:r w:rsidRPr="00ED4488">
        <w:rPr>
          <w:rFonts w:asciiTheme="minorHAnsi" w:hAnsiTheme="minorHAnsi"/>
          <w:szCs w:val="18"/>
        </w:rPr>
        <w:t xml:space="preserve"> section</w:t>
      </w:r>
    </w:p>
    <w:p w:rsidR="00932DEB" w:rsidRPr="00ED4488" w:rsidRDefault="00932DEB" w:rsidP="008149F6">
      <w:pPr>
        <w:ind w:left="1440"/>
        <w:rPr>
          <w:rFonts w:asciiTheme="minorHAnsi" w:hAnsiTheme="minorHAnsi"/>
        </w:rPr>
      </w:pPr>
      <w:r w:rsidRPr="00ED4488">
        <w:rPr>
          <w:rFonts w:asciiTheme="minorHAnsi" w:hAnsiTheme="minorHAnsi"/>
        </w:rPr>
        <w:t>User will receive an information message upon success:</w:t>
      </w:r>
    </w:p>
    <w:p w:rsidR="00932DEB" w:rsidRPr="00ED4488" w:rsidRDefault="00932DEB" w:rsidP="008149F6">
      <w:pPr>
        <w:ind w:left="1440"/>
        <w:rPr>
          <w:rFonts w:asciiTheme="minorHAnsi" w:hAnsiTheme="minorHAnsi"/>
        </w:rPr>
      </w:pPr>
      <w:proofErr w:type="spellStart"/>
      <w:r w:rsidRPr="00ED4488">
        <w:rPr>
          <w:rFonts w:asciiTheme="minorHAnsi" w:hAnsiTheme="minorHAnsi"/>
        </w:rPr>
        <w:t>MessageId</w:t>
      </w:r>
      <w:proofErr w:type="spellEnd"/>
      <w:r w:rsidRPr="00ED4488">
        <w:rPr>
          <w:rFonts w:asciiTheme="minorHAnsi" w:hAnsiTheme="minorHAnsi"/>
        </w:rPr>
        <w:t xml:space="preserve"> 117: “Related projects group has been successfully updated.” (OK).</w:t>
      </w:r>
    </w:p>
    <w:p w:rsidR="00932DEB" w:rsidRPr="00ED4488" w:rsidRDefault="00932DEB" w:rsidP="000C2EE1">
      <w:pPr>
        <w:pStyle w:val="ListParagraph"/>
        <w:numPr>
          <w:ilvl w:val="0"/>
          <w:numId w:val="38"/>
        </w:numPr>
        <w:spacing w:line="288" w:lineRule="auto"/>
        <w:ind w:left="1440"/>
        <w:rPr>
          <w:rFonts w:asciiTheme="minorHAnsi" w:hAnsiTheme="minorHAnsi"/>
          <w:sz w:val="24"/>
          <w:szCs w:val="24"/>
        </w:rPr>
      </w:pPr>
      <w:r w:rsidRPr="00ED4488">
        <w:rPr>
          <w:rFonts w:asciiTheme="minorHAnsi" w:hAnsiTheme="minorHAnsi"/>
          <w:sz w:val="24"/>
          <w:szCs w:val="24"/>
        </w:rPr>
        <w:t>Separate project from the group:</w:t>
      </w:r>
    </w:p>
    <w:p w:rsidR="00932DEB" w:rsidRDefault="00932DEB" w:rsidP="00932DEB">
      <w:pPr>
        <w:pStyle w:val="ListParagraph"/>
        <w:ind w:left="1080"/>
        <w:rPr>
          <w:szCs w:val="18"/>
        </w:rPr>
      </w:pPr>
    </w:p>
    <w:p w:rsidR="00932DEB" w:rsidRPr="003724A1" w:rsidRDefault="00932DEB" w:rsidP="00932DEB">
      <w:pPr>
        <w:pStyle w:val="ListParagraph"/>
        <w:ind w:left="360" w:firstLine="720"/>
        <w:rPr>
          <w:b/>
          <w:szCs w:val="18"/>
        </w:rPr>
      </w:pPr>
      <w:r w:rsidRPr="003724A1">
        <w:rPr>
          <w:b/>
          <w:szCs w:val="18"/>
        </w:rPr>
        <w:t>DB</w:t>
      </w:r>
    </w:p>
    <w:p w:rsidR="00932DEB" w:rsidDel="006738A8" w:rsidRDefault="00932DEB" w:rsidP="00932DEB">
      <w:pPr>
        <w:ind w:left="1080"/>
        <w:rPr>
          <w:del w:id="704" w:author="Ella Goldberg(Contractor)" w:date="2013-11-05T23:28:00Z"/>
          <w:szCs w:val="18"/>
        </w:rPr>
      </w:pPr>
      <w:del w:id="705" w:author="Ella Goldberg(Contractor)" w:date="2013-11-05T23:28:00Z">
        <w:r w:rsidDel="006738A8">
          <w:rPr>
            <w:szCs w:val="18"/>
          </w:rPr>
          <w:delText>Groups</w:delText>
        </w:r>
      </w:del>
    </w:p>
    <w:tbl>
      <w:tblPr>
        <w:tblW w:w="8028" w:type="dxa"/>
        <w:tblInd w:w="1440" w:type="dxa"/>
        <w:tblLook w:val="04A0" w:firstRow="1" w:lastRow="0" w:firstColumn="1" w:lastColumn="0" w:noHBand="0" w:noVBand="1"/>
      </w:tblPr>
      <w:tblGrid>
        <w:gridCol w:w="2962"/>
        <w:gridCol w:w="5066"/>
      </w:tblGrid>
      <w:tr w:rsidR="00932DEB" w:rsidRPr="006A47F0" w:rsidDel="006738A8" w:rsidTr="00E4289A">
        <w:trPr>
          <w:trHeight w:val="263"/>
          <w:del w:id="706" w:author="Ella Goldberg(Contractor)" w:date="2013-11-05T23:28:00Z"/>
        </w:trPr>
        <w:tc>
          <w:tcPr>
            <w:tcW w:w="29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07" w:author="Ella Goldberg(Contractor)" w:date="2013-11-05T23:28:00Z"/>
                <w:rFonts w:ascii="MS Sans Serif" w:hAnsi="MS Sans Serif"/>
                <w:sz w:val="20"/>
              </w:rPr>
            </w:pPr>
            <w:del w:id="708" w:author="Ella Goldberg(Contractor)" w:date="2013-11-05T23:28:00Z">
              <w:r w:rsidRPr="006A47F0" w:rsidDel="006738A8">
                <w:rPr>
                  <w:rFonts w:ascii="MS Sans Serif" w:hAnsi="MS Sans Serif"/>
                  <w:sz w:val="20"/>
                </w:rPr>
                <w:delText>Id</w:delText>
              </w:r>
            </w:del>
          </w:p>
        </w:tc>
        <w:tc>
          <w:tcPr>
            <w:tcW w:w="5066" w:type="dxa"/>
            <w:tcBorders>
              <w:top w:val="single" w:sz="4" w:space="0" w:color="auto"/>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09" w:author="Ella Goldberg(Contractor)" w:date="2013-11-05T23:28:00Z"/>
                <w:rFonts w:ascii="MS Sans Serif" w:hAnsi="MS Sans Serif"/>
                <w:sz w:val="20"/>
              </w:rPr>
            </w:pPr>
            <w:del w:id="710" w:author="Ella Goldberg(Contractor)" w:date="2013-11-05T23:28:00Z">
              <w:r w:rsidRPr="006A47F0" w:rsidDel="006738A8">
                <w:rPr>
                  <w:rFonts w:ascii="MS Sans Serif" w:hAnsi="MS Sans Serif"/>
                  <w:sz w:val="20"/>
                </w:rPr>
                <w:delText> </w:delText>
              </w:r>
              <w:r w:rsidDel="006738A8">
                <w:rPr>
                  <w:rFonts w:ascii="MS Sans Serif" w:hAnsi="MS Sans Serif"/>
                  <w:sz w:val="20"/>
                </w:rPr>
                <w:delText>Sequence</w:delText>
              </w:r>
            </w:del>
          </w:p>
        </w:tc>
      </w:tr>
      <w:tr w:rsidR="00932DEB" w:rsidRPr="006A47F0" w:rsidDel="006738A8" w:rsidTr="00E4289A">
        <w:trPr>
          <w:trHeight w:val="263"/>
          <w:del w:id="711"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12" w:author="Ella Goldberg(Contractor)" w:date="2013-11-05T23:28:00Z"/>
                <w:rFonts w:ascii="MS Sans Serif" w:hAnsi="MS Sans Serif"/>
                <w:sz w:val="20"/>
              </w:rPr>
            </w:pPr>
            <w:del w:id="713" w:author="Ella Goldberg(Contractor)" w:date="2013-11-05T23:28:00Z">
              <w:r w:rsidRPr="006A47F0" w:rsidDel="006738A8">
                <w:rPr>
                  <w:rFonts w:ascii="MS Sans Serif" w:hAnsi="MS Sans Serif"/>
                  <w:sz w:val="20"/>
                </w:rPr>
                <w:delText>GroupName</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14" w:author="Ella Goldberg(Contractor)" w:date="2013-11-05T23:28:00Z"/>
                <w:rFonts w:ascii="MS Sans Serif" w:hAnsi="MS Sans Serif"/>
                <w:sz w:val="20"/>
              </w:rPr>
            </w:pPr>
            <w:del w:id="715" w:author="Ella Goldberg(Contractor)" w:date="2013-11-05T23:28:00Z">
              <w:r w:rsidRPr="006A47F0" w:rsidDel="006738A8">
                <w:rPr>
                  <w:rFonts w:ascii="MS Sans Serif" w:hAnsi="MS Sans Serif"/>
                  <w:sz w:val="20"/>
                </w:rPr>
                <w:delText> </w:delText>
              </w:r>
              <w:r w:rsidDel="006738A8">
                <w:rPr>
                  <w:rFonts w:ascii="MS Sans Serif" w:hAnsi="MS Sans Serif"/>
                  <w:sz w:val="20"/>
                </w:rPr>
                <w:delText>null</w:delText>
              </w:r>
            </w:del>
          </w:p>
        </w:tc>
      </w:tr>
      <w:tr w:rsidR="00932DEB" w:rsidRPr="006A47F0" w:rsidDel="006738A8" w:rsidTr="00E4289A">
        <w:trPr>
          <w:trHeight w:val="263"/>
          <w:del w:id="716"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17" w:author="Ella Goldberg(Contractor)" w:date="2013-11-05T23:28:00Z"/>
                <w:rFonts w:ascii="MS Sans Serif" w:hAnsi="MS Sans Serif"/>
                <w:sz w:val="20"/>
              </w:rPr>
            </w:pPr>
            <w:del w:id="718" w:author="Ella Goldberg(Contractor)" w:date="2013-11-05T23:28:00Z">
              <w:r w:rsidRPr="006A47F0" w:rsidDel="006738A8">
                <w:rPr>
                  <w:rFonts w:ascii="MS Sans Serif" w:hAnsi="MS Sans Serif"/>
                  <w:sz w:val="20"/>
                </w:rPr>
                <w:delText>GroupDescription</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19" w:author="Ella Goldberg(Contractor)" w:date="2013-11-05T23:28:00Z"/>
                <w:rFonts w:ascii="MS Sans Serif" w:hAnsi="MS Sans Serif"/>
                <w:sz w:val="20"/>
              </w:rPr>
            </w:pPr>
            <w:del w:id="720" w:author="Ella Goldberg(Contractor)" w:date="2013-11-05T23:28:00Z">
              <w:r w:rsidRPr="006A47F0" w:rsidDel="006738A8">
                <w:rPr>
                  <w:rFonts w:ascii="MS Sans Serif" w:hAnsi="MS Sans Serif"/>
                  <w:sz w:val="20"/>
                </w:rPr>
                <w:delText> </w:delText>
              </w:r>
              <w:r w:rsidDel="006738A8">
                <w:rPr>
                  <w:rFonts w:ascii="MS Sans Serif" w:hAnsi="MS Sans Serif"/>
                  <w:sz w:val="20"/>
                </w:rPr>
                <w:delText>null</w:delText>
              </w:r>
            </w:del>
          </w:p>
        </w:tc>
      </w:tr>
      <w:tr w:rsidR="00932DEB" w:rsidRPr="006A47F0" w:rsidDel="006738A8" w:rsidTr="00E4289A">
        <w:trPr>
          <w:trHeight w:val="263"/>
          <w:del w:id="721"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22" w:author="Ella Goldberg(Contractor)" w:date="2013-11-05T23:28:00Z"/>
                <w:rFonts w:ascii="MS Sans Serif" w:hAnsi="MS Sans Serif"/>
                <w:sz w:val="20"/>
              </w:rPr>
            </w:pPr>
            <w:del w:id="723" w:author="Ella Goldberg(Contractor)" w:date="2013-11-05T23:28:00Z">
              <w:r w:rsidRPr="006A47F0" w:rsidDel="006738A8">
                <w:rPr>
                  <w:rFonts w:ascii="MS Sans Serif" w:hAnsi="MS Sans Serif"/>
                  <w:sz w:val="20"/>
                </w:rPr>
                <w:delText>GroupCreationDate</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24" w:author="Ella Goldberg(Contractor)" w:date="2013-11-05T23:28:00Z"/>
                <w:rFonts w:ascii="MS Sans Serif" w:hAnsi="MS Sans Serif"/>
                <w:sz w:val="20"/>
              </w:rPr>
            </w:pPr>
            <w:del w:id="725" w:author="Ella Goldberg(Contractor)" w:date="2013-11-05T23:28:00Z">
              <w:r w:rsidRPr="006A47F0" w:rsidDel="006738A8">
                <w:rPr>
                  <w:rFonts w:ascii="MS Sans Serif" w:hAnsi="MS Sans Serif"/>
                  <w:sz w:val="20"/>
                </w:rPr>
                <w:delText> </w:delText>
              </w:r>
              <w:r w:rsidDel="006738A8">
                <w:rPr>
                  <w:rFonts w:ascii="MS Sans Serif" w:hAnsi="MS Sans Serif"/>
                  <w:sz w:val="20"/>
                </w:rPr>
                <w:delText>sysdatetime</w:delText>
              </w:r>
            </w:del>
          </w:p>
        </w:tc>
      </w:tr>
      <w:tr w:rsidR="00932DEB" w:rsidRPr="006A47F0" w:rsidDel="006738A8" w:rsidTr="00E4289A">
        <w:trPr>
          <w:trHeight w:val="263"/>
          <w:del w:id="726"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27" w:author="Ella Goldberg(Contractor)" w:date="2013-11-05T23:28:00Z"/>
                <w:rFonts w:ascii="MS Sans Serif" w:hAnsi="MS Sans Serif"/>
                <w:sz w:val="20"/>
              </w:rPr>
            </w:pPr>
            <w:del w:id="728" w:author="Ella Goldberg(Contractor)" w:date="2013-11-05T23:28:00Z">
              <w:r w:rsidRPr="006A47F0" w:rsidDel="006738A8">
                <w:rPr>
                  <w:rFonts w:ascii="MS Sans Serif" w:hAnsi="MS Sans Serif"/>
                  <w:sz w:val="20"/>
                </w:rPr>
                <w:delText>GroupStep</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29" w:author="Ella Goldberg(Contractor)" w:date="2013-11-05T23:28:00Z"/>
                <w:rFonts w:ascii="MS Sans Serif" w:hAnsi="MS Sans Serif"/>
                <w:sz w:val="20"/>
              </w:rPr>
            </w:pPr>
            <w:del w:id="730" w:author="Ella Goldberg(Contractor)" w:date="2013-11-05T23:28:00Z">
              <w:r w:rsidRPr="006A47F0" w:rsidDel="006738A8">
                <w:rPr>
                  <w:rFonts w:ascii="MS Sans Serif" w:hAnsi="MS Sans Serif"/>
                  <w:sz w:val="20"/>
                </w:rPr>
                <w:delText> </w:delText>
              </w:r>
              <w:r w:rsidDel="006738A8">
                <w:rPr>
                  <w:rFonts w:ascii="MS Sans Serif" w:hAnsi="MS Sans Serif"/>
                  <w:sz w:val="20"/>
                </w:rPr>
                <w:delText>GUI</w:delText>
              </w:r>
            </w:del>
          </w:p>
        </w:tc>
      </w:tr>
      <w:tr w:rsidR="00932DEB" w:rsidRPr="006A47F0" w:rsidDel="006738A8" w:rsidTr="00E4289A">
        <w:trPr>
          <w:trHeight w:val="263"/>
          <w:del w:id="731"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32" w:author="Ella Goldberg(Contractor)" w:date="2013-11-05T23:28:00Z"/>
                <w:rFonts w:ascii="MS Sans Serif" w:hAnsi="MS Sans Serif"/>
                <w:sz w:val="20"/>
              </w:rPr>
            </w:pPr>
            <w:del w:id="733" w:author="Ella Goldberg(Contractor)" w:date="2013-11-05T23:28:00Z">
              <w:r w:rsidRPr="006A47F0" w:rsidDel="006738A8">
                <w:rPr>
                  <w:rFonts w:ascii="MS Sans Serif" w:hAnsi="MS Sans Serif"/>
                  <w:sz w:val="20"/>
                </w:rPr>
                <w:delText>LastUpdateTime</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34" w:author="Ella Goldberg(Contractor)" w:date="2013-11-05T23:28:00Z"/>
                <w:rFonts w:ascii="MS Sans Serif" w:hAnsi="MS Sans Serif"/>
                <w:sz w:val="20"/>
              </w:rPr>
            </w:pPr>
            <w:del w:id="735" w:author="Ella Goldberg(Contractor)" w:date="2013-11-05T23:28:00Z">
              <w:r w:rsidRPr="006A47F0" w:rsidDel="006738A8">
                <w:rPr>
                  <w:rFonts w:ascii="MS Sans Serif" w:hAnsi="MS Sans Serif"/>
                  <w:sz w:val="20"/>
                </w:rPr>
                <w:delText> </w:delText>
              </w:r>
              <w:r w:rsidDel="006738A8">
                <w:rPr>
                  <w:rFonts w:ascii="MS Sans Serif" w:hAnsi="MS Sans Serif"/>
                  <w:sz w:val="20"/>
                </w:rPr>
                <w:delText>Control fields</w:delText>
              </w:r>
            </w:del>
          </w:p>
        </w:tc>
      </w:tr>
      <w:tr w:rsidR="00932DEB" w:rsidRPr="006A47F0" w:rsidDel="006738A8" w:rsidTr="00E4289A">
        <w:trPr>
          <w:trHeight w:val="263"/>
          <w:del w:id="736"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37" w:author="Ella Goldberg(Contractor)" w:date="2013-11-05T23:28:00Z"/>
                <w:rFonts w:ascii="MS Sans Serif" w:hAnsi="MS Sans Serif"/>
                <w:sz w:val="20"/>
              </w:rPr>
            </w:pPr>
            <w:del w:id="738" w:author="Ella Goldberg(Contractor)" w:date="2013-11-05T23:28:00Z">
              <w:r w:rsidRPr="006A47F0" w:rsidDel="006738A8">
                <w:rPr>
                  <w:rFonts w:ascii="MS Sans Serif" w:hAnsi="MS Sans Serif"/>
                  <w:sz w:val="20"/>
                </w:rPr>
                <w:delText>LastUpdateUser</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39" w:author="Ella Goldberg(Contractor)" w:date="2013-11-05T23:28:00Z"/>
                <w:rFonts w:ascii="MS Sans Serif" w:hAnsi="MS Sans Serif"/>
                <w:sz w:val="20"/>
              </w:rPr>
            </w:pPr>
            <w:del w:id="740" w:author="Ella Goldberg(Contractor)" w:date="2013-11-05T23:28:00Z">
              <w:r w:rsidRPr="006A47F0" w:rsidDel="006738A8">
                <w:rPr>
                  <w:rFonts w:ascii="MS Sans Serif" w:hAnsi="MS Sans Serif"/>
                  <w:sz w:val="20"/>
                </w:rPr>
                <w:delText> </w:delText>
              </w:r>
            </w:del>
          </w:p>
        </w:tc>
      </w:tr>
      <w:tr w:rsidR="00932DEB" w:rsidRPr="006A47F0" w:rsidDel="006738A8" w:rsidTr="00E4289A">
        <w:trPr>
          <w:trHeight w:val="263"/>
          <w:del w:id="741"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42" w:author="Ella Goldberg(Contractor)" w:date="2013-11-05T23:28:00Z"/>
                <w:rFonts w:ascii="MS Sans Serif" w:hAnsi="MS Sans Serif"/>
                <w:sz w:val="20"/>
              </w:rPr>
            </w:pPr>
            <w:del w:id="743" w:author="Ella Goldberg(Contractor)" w:date="2013-11-05T23:28:00Z">
              <w:r w:rsidRPr="006A47F0" w:rsidDel="006738A8">
                <w:rPr>
                  <w:rFonts w:ascii="MS Sans Serif" w:hAnsi="MS Sans Serif"/>
                  <w:sz w:val="20"/>
                </w:rPr>
                <w:delText>LastUpdateComputer</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44" w:author="Ella Goldberg(Contractor)" w:date="2013-11-05T23:28:00Z"/>
                <w:rFonts w:ascii="MS Sans Serif" w:hAnsi="MS Sans Serif"/>
                <w:sz w:val="20"/>
              </w:rPr>
            </w:pPr>
            <w:del w:id="745" w:author="Ella Goldberg(Contractor)" w:date="2013-11-05T23:28:00Z">
              <w:r w:rsidRPr="006A47F0" w:rsidDel="006738A8">
                <w:rPr>
                  <w:rFonts w:ascii="MS Sans Serif" w:hAnsi="MS Sans Serif"/>
                  <w:sz w:val="20"/>
                </w:rPr>
                <w:delText> </w:delText>
              </w:r>
            </w:del>
          </w:p>
        </w:tc>
      </w:tr>
      <w:tr w:rsidR="00932DEB" w:rsidRPr="006A47F0" w:rsidDel="006738A8" w:rsidTr="00E4289A">
        <w:trPr>
          <w:trHeight w:val="263"/>
          <w:del w:id="746" w:author="Ella Goldberg(Contractor)" w:date="2013-11-05T23:28:00Z"/>
        </w:trPr>
        <w:tc>
          <w:tcPr>
            <w:tcW w:w="2962"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47" w:author="Ella Goldberg(Contractor)" w:date="2013-11-05T23:28:00Z"/>
                <w:rFonts w:ascii="MS Sans Serif" w:hAnsi="MS Sans Serif"/>
                <w:sz w:val="20"/>
              </w:rPr>
            </w:pPr>
            <w:del w:id="748" w:author="Ella Goldberg(Contractor)" w:date="2013-11-05T23:28:00Z">
              <w:r w:rsidRPr="006A47F0" w:rsidDel="006738A8">
                <w:rPr>
                  <w:rFonts w:ascii="MS Sans Serif" w:hAnsi="MS Sans Serif"/>
                  <w:sz w:val="20"/>
                </w:rPr>
                <w:delText>LastUpdateApplication</w:delText>
              </w:r>
            </w:del>
          </w:p>
        </w:tc>
        <w:tc>
          <w:tcPr>
            <w:tcW w:w="5066"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49" w:author="Ella Goldberg(Contractor)" w:date="2013-11-05T23:28:00Z"/>
                <w:rFonts w:ascii="MS Sans Serif" w:hAnsi="MS Sans Serif"/>
                <w:sz w:val="20"/>
              </w:rPr>
            </w:pPr>
            <w:del w:id="750" w:author="Ella Goldberg(Contractor)" w:date="2013-11-05T23:28:00Z">
              <w:r w:rsidRPr="006A47F0" w:rsidDel="006738A8">
                <w:rPr>
                  <w:rFonts w:ascii="MS Sans Serif" w:hAnsi="MS Sans Serif"/>
                  <w:sz w:val="20"/>
                </w:rPr>
                <w:delText> </w:delText>
              </w:r>
            </w:del>
          </w:p>
        </w:tc>
      </w:tr>
    </w:tbl>
    <w:p w:rsidR="00932DEB" w:rsidDel="006738A8" w:rsidRDefault="00932DEB" w:rsidP="00932DEB">
      <w:pPr>
        <w:ind w:left="1080"/>
        <w:rPr>
          <w:del w:id="751" w:author="Ella Goldberg(Contractor)" w:date="2013-11-05T23:28:00Z"/>
          <w:szCs w:val="18"/>
        </w:rPr>
      </w:pPr>
    </w:p>
    <w:p w:rsidR="00932DEB" w:rsidDel="006738A8" w:rsidRDefault="00932DEB" w:rsidP="00932DEB">
      <w:pPr>
        <w:ind w:left="1080"/>
        <w:rPr>
          <w:del w:id="752" w:author="Ella Goldberg(Contractor)" w:date="2013-11-05T23:28:00Z"/>
          <w:szCs w:val="18"/>
        </w:rPr>
      </w:pPr>
      <w:del w:id="753" w:author="Ella Goldberg(Contractor)" w:date="2013-11-05T23:28:00Z">
        <w:r w:rsidDel="006738A8">
          <w:rPr>
            <w:szCs w:val="18"/>
          </w:rPr>
          <w:delText>ProjectGroup (only if content was added)</w:delText>
        </w:r>
      </w:del>
    </w:p>
    <w:tbl>
      <w:tblPr>
        <w:tblW w:w="8028" w:type="dxa"/>
        <w:tblInd w:w="1440" w:type="dxa"/>
        <w:tblLook w:val="04A0" w:firstRow="1" w:lastRow="0" w:firstColumn="1" w:lastColumn="0" w:noHBand="0" w:noVBand="1"/>
      </w:tblPr>
      <w:tblGrid>
        <w:gridCol w:w="3287"/>
        <w:gridCol w:w="4741"/>
      </w:tblGrid>
      <w:tr w:rsidR="00932DEB" w:rsidRPr="006A47F0" w:rsidDel="006738A8" w:rsidTr="00E4289A">
        <w:trPr>
          <w:trHeight w:val="263"/>
          <w:del w:id="754" w:author="Ella Goldberg(Contractor)" w:date="2013-11-05T23:28:00Z"/>
        </w:trPr>
        <w:tc>
          <w:tcPr>
            <w:tcW w:w="32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55" w:author="Ella Goldberg(Contractor)" w:date="2013-11-05T23:28:00Z"/>
                <w:rFonts w:ascii="MS Sans Serif" w:hAnsi="MS Sans Serif"/>
                <w:sz w:val="20"/>
              </w:rPr>
            </w:pPr>
            <w:del w:id="756" w:author="Ella Goldberg(Contractor)" w:date="2013-11-05T23:28:00Z">
              <w:r w:rsidRPr="006A47F0" w:rsidDel="006738A8">
                <w:rPr>
                  <w:rFonts w:ascii="MS Sans Serif" w:hAnsi="MS Sans Serif"/>
                  <w:sz w:val="20"/>
                </w:rPr>
                <w:delText>Rowid</w:delText>
              </w:r>
            </w:del>
          </w:p>
        </w:tc>
        <w:tc>
          <w:tcPr>
            <w:tcW w:w="4741" w:type="dxa"/>
            <w:tcBorders>
              <w:top w:val="single" w:sz="4" w:space="0" w:color="auto"/>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57" w:author="Ella Goldberg(Contractor)" w:date="2013-11-05T23:28:00Z"/>
                <w:rFonts w:ascii="MS Sans Serif" w:hAnsi="MS Sans Serif"/>
                <w:sz w:val="20"/>
              </w:rPr>
            </w:pPr>
            <w:del w:id="758" w:author="Ella Goldberg(Contractor)" w:date="2013-11-05T23:28:00Z">
              <w:r w:rsidRPr="006A47F0" w:rsidDel="006738A8">
                <w:rPr>
                  <w:rFonts w:ascii="MS Sans Serif" w:hAnsi="MS Sans Serif"/>
                  <w:sz w:val="20"/>
                </w:rPr>
                <w:delText> </w:delText>
              </w:r>
              <w:r w:rsidDel="006738A8">
                <w:rPr>
                  <w:rFonts w:ascii="MS Sans Serif" w:hAnsi="MS Sans Serif"/>
                  <w:sz w:val="20"/>
                </w:rPr>
                <w:delText>sequence</w:delText>
              </w:r>
            </w:del>
          </w:p>
        </w:tc>
      </w:tr>
      <w:tr w:rsidR="00932DEB" w:rsidRPr="006A47F0" w:rsidDel="006738A8" w:rsidTr="00E4289A">
        <w:trPr>
          <w:trHeight w:val="263"/>
          <w:del w:id="759"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60" w:author="Ella Goldberg(Contractor)" w:date="2013-11-05T23:28:00Z"/>
                <w:rFonts w:ascii="MS Sans Serif" w:hAnsi="MS Sans Serif"/>
                <w:sz w:val="20"/>
              </w:rPr>
            </w:pPr>
            <w:del w:id="761" w:author="Ella Goldberg(Contractor)" w:date="2013-11-05T23:28:00Z">
              <w:r w:rsidRPr="006A47F0" w:rsidDel="006738A8">
                <w:rPr>
                  <w:rFonts w:ascii="MS Sans Serif" w:hAnsi="MS Sans Serif"/>
                  <w:sz w:val="20"/>
                </w:rPr>
                <w:delText>HierarchyId</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62" w:author="Ella Goldberg(Contractor)" w:date="2013-11-05T23:28:00Z"/>
                <w:rFonts w:ascii="MS Sans Serif" w:hAnsi="MS Sans Serif"/>
                <w:sz w:val="20"/>
              </w:rPr>
            </w:pPr>
            <w:del w:id="763" w:author="Ella Goldberg(Contractor)" w:date="2013-11-05T23:28:00Z">
              <w:r w:rsidRPr="006A47F0" w:rsidDel="006738A8">
                <w:rPr>
                  <w:rFonts w:ascii="MS Sans Serif" w:hAnsi="MS Sans Serif"/>
                  <w:sz w:val="20"/>
                </w:rPr>
                <w:delText> </w:delText>
              </w:r>
              <w:r w:rsidR="00B34A2C" w:rsidDel="006738A8">
                <w:rPr>
                  <w:rFonts w:ascii="MS Sans Serif" w:hAnsi="MS Sans Serif"/>
                  <w:sz w:val="20"/>
                </w:rPr>
                <w:delText>ATS_</w:delText>
              </w:r>
              <w:r w:rsidR="00087904" w:rsidDel="006738A8">
                <w:rPr>
                  <w:rFonts w:ascii="MS Sans Serif" w:hAnsi="MS Sans Serif"/>
                  <w:sz w:val="20"/>
                </w:rPr>
                <w:delText>Hierarchy.</w:delText>
              </w:r>
              <w:r w:rsidDel="006738A8">
                <w:rPr>
                  <w:rFonts w:ascii="MS Sans Serif" w:hAnsi="MS Sans Serif"/>
                  <w:sz w:val="20"/>
                </w:rPr>
                <w:delText>Id of the project</w:delText>
              </w:r>
            </w:del>
          </w:p>
        </w:tc>
      </w:tr>
      <w:tr w:rsidR="00932DEB" w:rsidRPr="006A47F0" w:rsidDel="006738A8" w:rsidTr="00E4289A">
        <w:trPr>
          <w:trHeight w:val="263"/>
          <w:del w:id="764"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65" w:author="Ella Goldberg(Contractor)" w:date="2013-11-05T23:28:00Z"/>
                <w:rFonts w:ascii="MS Sans Serif" w:hAnsi="MS Sans Serif"/>
                <w:sz w:val="20"/>
              </w:rPr>
            </w:pPr>
            <w:del w:id="766" w:author="Ella Goldberg(Contractor)" w:date="2013-11-05T23:28:00Z">
              <w:r w:rsidRPr="006A47F0" w:rsidDel="006738A8">
                <w:rPr>
                  <w:rFonts w:ascii="MS Sans Serif" w:hAnsi="MS Sans Serif"/>
                  <w:sz w:val="20"/>
                </w:rPr>
                <w:delText>GroupId</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67" w:author="Ella Goldberg(Contractor)" w:date="2013-11-05T23:28:00Z"/>
                <w:rFonts w:ascii="MS Sans Serif" w:hAnsi="MS Sans Serif"/>
                <w:sz w:val="20"/>
              </w:rPr>
            </w:pPr>
            <w:del w:id="768" w:author="Ella Goldberg(Contractor)" w:date="2013-11-05T23:28:00Z">
              <w:r w:rsidRPr="006A47F0" w:rsidDel="006738A8">
                <w:rPr>
                  <w:rFonts w:ascii="MS Sans Serif" w:hAnsi="MS Sans Serif"/>
                  <w:sz w:val="20"/>
                </w:rPr>
                <w:delText> </w:delText>
              </w:r>
              <w:r w:rsidDel="006738A8">
                <w:rPr>
                  <w:rFonts w:ascii="MS Sans Serif" w:hAnsi="MS Sans Serif"/>
                  <w:sz w:val="20"/>
                </w:rPr>
                <w:delText>Groups.Id from previous statement</w:delText>
              </w:r>
            </w:del>
          </w:p>
        </w:tc>
      </w:tr>
      <w:tr w:rsidR="00932DEB" w:rsidRPr="006A47F0" w:rsidDel="006738A8" w:rsidTr="00E4289A">
        <w:trPr>
          <w:trHeight w:val="263"/>
          <w:del w:id="769"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70" w:author="Ella Goldberg(Contractor)" w:date="2013-11-05T23:28:00Z"/>
                <w:rFonts w:ascii="MS Sans Serif" w:hAnsi="MS Sans Serif"/>
                <w:sz w:val="20"/>
              </w:rPr>
            </w:pPr>
            <w:del w:id="771" w:author="Ella Goldberg(Contractor)" w:date="2013-11-05T23:28:00Z">
              <w:r w:rsidRPr="006A47F0" w:rsidDel="006738A8">
                <w:rPr>
                  <w:rFonts w:ascii="MS Sans Serif" w:hAnsi="MS Sans Serif"/>
                  <w:sz w:val="20"/>
                </w:rPr>
                <w:delText>EffectiveDate</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72" w:author="Ella Goldberg(Contractor)" w:date="2013-11-05T23:28:00Z"/>
                <w:rFonts w:ascii="MS Sans Serif" w:hAnsi="MS Sans Serif"/>
                <w:sz w:val="20"/>
              </w:rPr>
            </w:pPr>
            <w:del w:id="773" w:author="Ella Goldberg(Contractor)" w:date="2013-11-05T23:28:00Z">
              <w:r w:rsidRPr="006A47F0" w:rsidDel="006738A8">
                <w:rPr>
                  <w:rFonts w:ascii="MS Sans Serif" w:hAnsi="MS Sans Serif"/>
                  <w:sz w:val="20"/>
                </w:rPr>
                <w:delText> </w:delText>
              </w:r>
              <w:r w:rsidDel="006738A8">
                <w:rPr>
                  <w:rFonts w:ascii="MS Sans Serif" w:hAnsi="MS Sans Serif"/>
                  <w:sz w:val="20"/>
                </w:rPr>
                <w:delText>sysdatetime</w:delText>
              </w:r>
            </w:del>
          </w:p>
        </w:tc>
      </w:tr>
      <w:tr w:rsidR="00932DEB" w:rsidRPr="006A47F0" w:rsidDel="006738A8" w:rsidTr="00E4289A">
        <w:trPr>
          <w:trHeight w:val="263"/>
          <w:del w:id="774"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75" w:author="Ella Goldberg(Contractor)" w:date="2013-11-05T23:28:00Z"/>
                <w:rFonts w:ascii="MS Sans Serif" w:hAnsi="MS Sans Serif"/>
                <w:sz w:val="20"/>
              </w:rPr>
            </w:pPr>
            <w:del w:id="776" w:author="Ella Goldberg(Contractor)" w:date="2013-11-05T23:28:00Z">
              <w:r w:rsidRPr="006A47F0" w:rsidDel="006738A8">
                <w:rPr>
                  <w:rFonts w:ascii="MS Sans Serif" w:hAnsi="MS Sans Serif"/>
                  <w:sz w:val="20"/>
                </w:rPr>
                <w:delText>ExpirationDate</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77" w:author="Ella Goldberg(Contractor)" w:date="2013-11-05T23:28:00Z"/>
                <w:rFonts w:ascii="MS Sans Serif" w:hAnsi="MS Sans Serif"/>
                <w:sz w:val="20"/>
              </w:rPr>
            </w:pPr>
            <w:del w:id="778" w:author="Ella Goldberg(Contractor)" w:date="2013-11-05T23:28:00Z">
              <w:r w:rsidRPr="006A47F0" w:rsidDel="006738A8">
                <w:rPr>
                  <w:rFonts w:ascii="MS Sans Serif" w:hAnsi="MS Sans Serif"/>
                  <w:sz w:val="20"/>
                </w:rPr>
                <w:delText> </w:delText>
              </w:r>
              <w:r w:rsidDel="006738A8">
                <w:rPr>
                  <w:rFonts w:ascii="MS Sans Serif" w:hAnsi="MS Sans Serif"/>
                  <w:sz w:val="20"/>
                </w:rPr>
                <w:delText>null</w:delText>
              </w:r>
            </w:del>
          </w:p>
        </w:tc>
      </w:tr>
      <w:tr w:rsidR="00932DEB" w:rsidRPr="006A47F0" w:rsidDel="006738A8" w:rsidTr="00E4289A">
        <w:trPr>
          <w:trHeight w:val="263"/>
          <w:del w:id="779"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80" w:author="Ella Goldberg(Contractor)" w:date="2013-11-05T23:28:00Z"/>
                <w:rFonts w:ascii="MS Sans Serif" w:hAnsi="MS Sans Serif"/>
                <w:sz w:val="20"/>
              </w:rPr>
            </w:pPr>
            <w:del w:id="781" w:author="Ella Goldberg(Contractor)" w:date="2013-11-05T23:28:00Z">
              <w:r w:rsidRPr="006A47F0" w:rsidDel="006738A8">
                <w:rPr>
                  <w:rFonts w:ascii="MS Sans Serif" w:hAnsi="MS Sans Serif"/>
                  <w:sz w:val="20"/>
                </w:rPr>
                <w:delText>LastUpdateTime</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82" w:author="Ella Goldberg(Contractor)" w:date="2013-11-05T23:28:00Z"/>
                <w:rFonts w:ascii="MS Sans Serif" w:hAnsi="MS Sans Serif"/>
                <w:sz w:val="20"/>
              </w:rPr>
            </w:pPr>
            <w:del w:id="783" w:author="Ella Goldberg(Contractor)" w:date="2013-11-05T23:28:00Z">
              <w:r w:rsidRPr="006A47F0" w:rsidDel="006738A8">
                <w:rPr>
                  <w:rFonts w:ascii="MS Sans Serif" w:hAnsi="MS Sans Serif"/>
                  <w:sz w:val="20"/>
                </w:rPr>
                <w:delText> </w:delText>
              </w:r>
              <w:r w:rsidDel="006738A8">
                <w:rPr>
                  <w:rFonts w:ascii="MS Sans Serif" w:hAnsi="MS Sans Serif"/>
                  <w:sz w:val="20"/>
                </w:rPr>
                <w:delText>sysdatetime</w:delText>
              </w:r>
            </w:del>
          </w:p>
        </w:tc>
      </w:tr>
      <w:tr w:rsidR="00932DEB" w:rsidRPr="006A47F0" w:rsidDel="006738A8" w:rsidTr="00E4289A">
        <w:trPr>
          <w:trHeight w:val="263"/>
          <w:del w:id="784"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85" w:author="Ella Goldberg(Contractor)" w:date="2013-11-05T23:28:00Z"/>
                <w:rFonts w:ascii="MS Sans Serif" w:hAnsi="MS Sans Serif"/>
                <w:sz w:val="20"/>
              </w:rPr>
            </w:pPr>
            <w:del w:id="786" w:author="Ella Goldberg(Contractor)" w:date="2013-11-05T23:28:00Z">
              <w:r w:rsidRPr="006A47F0" w:rsidDel="006738A8">
                <w:rPr>
                  <w:rFonts w:ascii="MS Sans Serif" w:hAnsi="MS Sans Serif"/>
                  <w:sz w:val="20"/>
                </w:rPr>
                <w:delText>LastUpdateUser</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87" w:author="Ella Goldberg(Contractor)" w:date="2013-11-05T23:28:00Z"/>
                <w:rFonts w:ascii="MS Sans Serif" w:hAnsi="MS Sans Serif"/>
                <w:sz w:val="20"/>
              </w:rPr>
            </w:pPr>
            <w:del w:id="788" w:author="Ella Goldberg(Contractor)" w:date="2013-11-05T23:28:00Z">
              <w:r w:rsidRPr="006A47F0" w:rsidDel="006738A8">
                <w:rPr>
                  <w:rFonts w:ascii="MS Sans Serif" w:hAnsi="MS Sans Serif"/>
                  <w:sz w:val="20"/>
                </w:rPr>
                <w:delText> </w:delText>
              </w:r>
              <w:r w:rsidDel="006738A8">
                <w:rPr>
                  <w:rFonts w:ascii="MS Sans Serif" w:hAnsi="MS Sans Serif"/>
                  <w:sz w:val="20"/>
                </w:rPr>
                <w:delText>Control fields</w:delText>
              </w:r>
            </w:del>
          </w:p>
        </w:tc>
      </w:tr>
      <w:tr w:rsidR="00932DEB" w:rsidRPr="006A47F0" w:rsidDel="006738A8" w:rsidTr="00E4289A">
        <w:trPr>
          <w:trHeight w:val="263"/>
          <w:del w:id="789"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90" w:author="Ella Goldberg(Contractor)" w:date="2013-11-05T23:28:00Z"/>
                <w:rFonts w:ascii="MS Sans Serif" w:hAnsi="MS Sans Serif"/>
                <w:sz w:val="20"/>
              </w:rPr>
            </w:pPr>
            <w:del w:id="791" w:author="Ella Goldberg(Contractor)" w:date="2013-11-05T23:28:00Z">
              <w:r w:rsidRPr="006A47F0" w:rsidDel="006738A8">
                <w:rPr>
                  <w:rFonts w:ascii="MS Sans Serif" w:hAnsi="MS Sans Serif"/>
                  <w:sz w:val="20"/>
                </w:rPr>
                <w:delText>LastUpdateComputer</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92" w:author="Ella Goldberg(Contractor)" w:date="2013-11-05T23:28:00Z"/>
                <w:rFonts w:ascii="MS Sans Serif" w:hAnsi="MS Sans Serif"/>
                <w:sz w:val="20"/>
              </w:rPr>
            </w:pPr>
            <w:del w:id="793" w:author="Ella Goldberg(Contractor)" w:date="2013-11-05T23:28:00Z">
              <w:r w:rsidRPr="006A47F0" w:rsidDel="006738A8">
                <w:rPr>
                  <w:rFonts w:ascii="MS Sans Serif" w:hAnsi="MS Sans Serif"/>
                  <w:sz w:val="20"/>
                </w:rPr>
                <w:delText> </w:delText>
              </w:r>
            </w:del>
          </w:p>
        </w:tc>
      </w:tr>
      <w:tr w:rsidR="00932DEB" w:rsidRPr="006A47F0" w:rsidDel="006738A8" w:rsidTr="00E4289A">
        <w:trPr>
          <w:trHeight w:val="263"/>
          <w:del w:id="794" w:author="Ella Goldberg(Contractor)" w:date="2013-11-05T23:28:00Z"/>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95" w:author="Ella Goldberg(Contractor)" w:date="2013-11-05T23:28:00Z"/>
                <w:rFonts w:ascii="MS Sans Serif" w:hAnsi="MS Sans Serif"/>
                <w:sz w:val="20"/>
              </w:rPr>
            </w:pPr>
            <w:del w:id="796" w:author="Ella Goldberg(Contractor)" w:date="2013-11-05T23:28:00Z">
              <w:r w:rsidRPr="006A47F0" w:rsidDel="006738A8">
                <w:rPr>
                  <w:rFonts w:ascii="MS Sans Serif" w:hAnsi="MS Sans Serif"/>
                  <w:sz w:val="20"/>
                </w:rPr>
                <w:delText>LastUpdateApplication</w:delText>
              </w:r>
            </w:del>
          </w:p>
        </w:tc>
        <w:tc>
          <w:tcPr>
            <w:tcW w:w="4741" w:type="dxa"/>
            <w:tcBorders>
              <w:top w:val="nil"/>
              <w:left w:val="nil"/>
              <w:bottom w:val="single" w:sz="4" w:space="0" w:color="auto"/>
              <w:right w:val="single" w:sz="4" w:space="0" w:color="auto"/>
            </w:tcBorders>
            <w:shd w:val="clear" w:color="auto" w:fill="auto"/>
            <w:noWrap/>
            <w:vAlign w:val="bottom"/>
            <w:hideMark/>
          </w:tcPr>
          <w:p w:rsidR="00932DEB" w:rsidRPr="006A47F0" w:rsidDel="006738A8" w:rsidRDefault="00932DEB" w:rsidP="00EE05BE">
            <w:pPr>
              <w:rPr>
                <w:del w:id="797" w:author="Ella Goldberg(Contractor)" w:date="2013-11-05T23:28:00Z"/>
                <w:rFonts w:ascii="MS Sans Serif" w:hAnsi="MS Sans Serif"/>
                <w:sz w:val="20"/>
              </w:rPr>
            </w:pPr>
            <w:del w:id="798" w:author="Ella Goldberg(Contractor)" w:date="2013-11-05T23:28:00Z">
              <w:r w:rsidRPr="006A47F0" w:rsidDel="006738A8">
                <w:rPr>
                  <w:rFonts w:ascii="MS Sans Serif" w:hAnsi="MS Sans Serif"/>
                  <w:sz w:val="20"/>
                </w:rPr>
                <w:delText> </w:delText>
              </w:r>
            </w:del>
          </w:p>
        </w:tc>
      </w:tr>
    </w:tbl>
    <w:p w:rsidR="00932DEB" w:rsidRDefault="00932DEB" w:rsidP="00932DEB">
      <w:pPr>
        <w:ind w:left="1080"/>
        <w:rPr>
          <w:szCs w:val="18"/>
        </w:rPr>
      </w:pPr>
    </w:p>
    <w:p w:rsidR="00932DEB" w:rsidRDefault="005D71C5" w:rsidP="00932DEB">
      <w:pPr>
        <w:ind w:left="1080"/>
        <w:rPr>
          <w:szCs w:val="18"/>
        </w:rPr>
      </w:pPr>
      <w:r>
        <w:rPr>
          <w:szCs w:val="18"/>
        </w:rPr>
        <w:t>Version</w:t>
      </w:r>
      <w:r w:rsidR="00932DEB">
        <w:rPr>
          <w:szCs w:val="18"/>
        </w:rPr>
        <w:t xml:space="preserve"> – all values for all versions are inherited from the initial group or from GUI if updated</w:t>
      </w:r>
    </w:p>
    <w:tbl>
      <w:tblPr>
        <w:tblW w:w="8028" w:type="dxa"/>
        <w:tblInd w:w="1440" w:type="dxa"/>
        <w:tblLook w:val="04A0" w:firstRow="1" w:lastRow="0" w:firstColumn="1" w:lastColumn="0" w:noHBand="0" w:noVBand="1"/>
      </w:tblPr>
      <w:tblGrid>
        <w:gridCol w:w="2587"/>
        <w:gridCol w:w="5441"/>
      </w:tblGrid>
      <w:tr w:rsidR="00932DEB" w:rsidRPr="007E765D" w:rsidTr="00E4289A">
        <w:trPr>
          <w:trHeight w:val="263"/>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VersionId</w:t>
            </w:r>
            <w:proofErr w:type="spellEnd"/>
          </w:p>
        </w:tc>
        <w:tc>
          <w:tcPr>
            <w:tcW w:w="5441" w:type="dxa"/>
            <w:tcBorders>
              <w:top w:val="single" w:sz="4" w:space="0" w:color="auto"/>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Sequence</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6738A8" w:rsidP="00EE05BE">
            <w:pPr>
              <w:rPr>
                <w:rFonts w:ascii="MS Sans Serif" w:hAnsi="MS Sans Serif"/>
                <w:sz w:val="20"/>
              </w:rPr>
            </w:pPr>
            <w:proofErr w:type="spellStart"/>
            <w:ins w:id="799" w:author="Ella Goldberg(Contractor)" w:date="2013-11-05T23:29:00Z">
              <w:r>
                <w:rPr>
                  <w:rFonts w:ascii="MS Sans Serif" w:hAnsi="MS Sans Serif"/>
                  <w:sz w:val="20"/>
                </w:rPr>
                <w:t>HierarchyId</w:t>
              </w:r>
            </w:ins>
            <w:proofErr w:type="spellEnd"/>
            <w:del w:id="800" w:author="Ella Goldberg(Contractor)" w:date="2013-11-05T23:29:00Z">
              <w:r w:rsidR="00932DEB" w:rsidRPr="007E765D" w:rsidDel="006738A8">
                <w:rPr>
                  <w:rFonts w:ascii="MS Sans Serif" w:hAnsi="MS Sans Serif"/>
                  <w:sz w:val="20"/>
                </w:rPr>
                <w:delText>GroupId</w:delText>
              </w:r>
            </w:del>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6738A8">
            <w:pPr>
              <w:rPr>
                <w:rFonts w:ascii="MS Sans Serif" w:hAnsi="MS Sans Serif"/>
                <w:sz w:val="20"/>
              </w:rPr>
            </w:pPr>
            <w:r w:rsidRPr="007E765D">
              <w:rPr>
                <w:rFonts w:ascii="MS Sans Serif" w:hAnsi="MS Sans Serif"/>
                <w:sz w:val="20"/>
              </w:rPr>
              <w:t> </w:t>
            </w:r>
            <w:r w:rsidRPr="006A47F0">
              <w:rPr>
                <w:rFonts w:ascii="MS Sans Serif" w:hAnsi="MS Sans Serif"/>
                <w:sz w:val="20"/>
              </w:rPr>
              <w:t> </w:t>
            </w:r>
            <w:ins w:id="801" w:author="Ella Goldberg(Contractor)" w:date="2013-11-05T23:30:00Z">
              <w:r w:rsidR="006738A8">
                <w:rPr>
                  <w:rFonts w:ascii="MS Sans Serif" w:hAnsi="MS Sans Serif"/>
                  <w:sz w:val="20"/>
                </w:rPr>
                <w:br/>
              </w:r>
              <w:r w:rsidR="006738A8">
                <w:rPr>
                  <w:rFonts w:ascii="MS Sans Serif" w:hAnsi="MS Sans Serif"/>
                  <w:sz w:val="20"/>
                </w:rPr>
                <w:lastRenderedPageBreak/>
                <w:t>Id of the selected project</w:t>
              </w:r>
            </w:ins>
            <w:del w:id="802" w:author="Ella Goldberg(Contractor)" w:date="2013-11-05T23:30:00Z">
              <w:r w:rsidDel="006738A8">
                <w:rPr>
                  <w:rFonts w:ascii="MS Sans Serif" w:hAnsi="MS Sans Serif"/>
                  <w:sz w:val="20"/>
                </w:rPr>
                <w:delText>Groups.Id from the previous statement</w:delText>
              </w:r>
            </w:del>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lastRenderedPageBreak/>
              <w:t>VersionName</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C80D09" w:rsidRDefault="00932DEB" w:rsidP="00EE05BE">
            <w:pPr>
              <w:rPr>
                <w:rFonts w:cs="Tahoma"/>
                <w:sz w:val="20"/>
              </w:rPr>
            </w:pPr>
            <w:r w:rsidRPr="00C80D09">
              <w:rPr>
                <w:rFonts w:cs="Tahoma"/>
                <w:sz w:val="20"/>
              </w:rPr>
              <w:t> Inherited from the initial group or from GUI if updated</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VersionSeqNo</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C80D09">
              <w:rPr>
                <w:rFonts w:cs="Tahoma"/>
                <w:sz w:val="20"/>
              </w:rPr>
              <w:t> Inherited from the initial group or from GUI if updated</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VersionStatus</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sidRPr="00C80D09">
              <w:rPr>
                <w:rFonts w:cs="Tahoma"/>
                <w:sz w:val="20"/>
              </w:rPr>
              <w:t> Inherited from the initial group or from GUI if updated</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Description</w:t>
            </w:r>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sidRPr="00C80D09">
              <w:rPr>
                <w:rFonts w:cs="Tahoma"/>
                <w:sz w:val="20"/>
              </w:rPr>
              <w:t> Inherited from the initial group or from GUI if updated</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TargetPath</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6738A8">
            <w:pPr>
              <w:rPr>
                <w:rFonts w:ascii="MS Sans Serif" w:hAnsi="MS Sans Serif"/>
                <w:sz w:val="20"/>
              </w:rPr>
            </w:pPr>
            <w:r w:rsidRPr="007E765D">
              <w:rPr>
                <w:rFonts w:ascii="MS Sans Serif" w:hAnsi="MS Sans Serif"/>
                <w:sz w:val="20"/>
              </w:rPr>
              <w:t> </w:t>
            </w:r>
            <w:r w:rsidRPr="00C80D09">
              <w:rPr>
                <w:rFonts w:cs="Tahoma"/>
                <w:sz w:val="20"/>
              </w:rPr>
              <w:t> </w:t>
            </w:r>
            <w:ins w:id="803" w:author="Ella Goldberg(Contractor)" w:date="2013-11-05T23:31:00Z">
              <w:r w:rsidR="006738A8">
                <w:rPr>
                  <w:rFonts w:cs="Tahoma"/>
                  <w:sz w:val="20"/>
                </w:rPr>
                <w:t>Default or from GUI if u</w:t>
              </w:r>
            </w:ins>
            <w:ins w:id="804" w:author="Ella Goldberg(Contractor)" w:date="2013-11-05T23:32:00Z">
              <w:r w:rsidR="006738A8">
                <w:rPr>
                  <w:rFonts w:cs="Tahoma"/>
                  <w:sz w:val="20"/>
                </w:rPr>
                <w:t>p</w:t>
              </w:r>
            </w:ins>
            <w:ins w:id="805" w:author="Ella Goldberg(Contractor)" w:date="2013-11-05T23:31:00Z">
              <w:r w:rsidR="006738A8">
                <w:rPr>
                  <w:rFonts w:cs="Tahoma"/>
                  <w:sz w:val="20"/>
                </w:rPr>
                <w:t>dated</w:t>
              </w:r>
            </w:ins>
            <w:del w:id="806" w:author="Ella Goldberg(Contractor)" w:date="2013-11-05T23:31:00Z">
              <w:r w:rsidRPr="00C80D09" w:rsidDel="006738A8">
                <w:rPr>
                  <w:rFonts w:cs="Tahoma"/>
                  <w:sz w:val="20"/>
                </w:rPr>
                <w:delText>Inherited from the initial group or from GUI if updated</w:delText>
              </w:r>
            </w:del>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CreationDate</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roofErr w:type="spellStart"/>
            <w:r>
              <w:rPr>
                <w:rFonts w:ascii="MS Sans Serif" w:hAnsi="MS Sans Serif"/>
                <w:sz w:val="20"/>
              </w:rPr>
              <w:t>sysdatetime</w:t>
            </w:r>
            <w:proofErr w:type="spellEnd"/>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LastUpdateTime</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Control fields</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LastUpdateUser</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LastUpdateComputer</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r w:rsidR="00932DEB" w:rsidRPr="007E765D" w:rsidTr="00E4289A">
        <w:trPr>
          <w:trHeight w:val="263"/>
        </w:trPr>
        <w:tc>
          <w:tcPr>
            <w:tcW w:w="2587"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LastUpdateapplication</w:t>
            </w:r>
            <w:proofErr w:type="spellEnd"/>
          </w:p>
        </w:tc>
        <w:tc>
          <w:tcPr>
            <w:tcW w:w="5441"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bl>
    <w:p w:rsidR="00932DEB" w:rsidRDefault="00932DEB" w:rsidP="00932DEB">
      <w:pPr>
        <w:ind w:left="1080"/>
        <w:rPr>
          <w:szCs w:val="18"/>
        </w:rPr>
      </w:pPr>
    </w:p>
    <w:p w:rsidR="00932DEB" w:rsidRDefault="00932DEB" w:rsidP="00932DEB">
      <w:pPr>
        <w:ind w:left="1080"/>
        <w:rPr>
          <w:szCs w:val="18"/>
        </w:rPr>
      </w:pPr>
    </w:p>
    <w:p w:rsidR="00932DEB" w:rsidRDefault="001F72A7" w:rsidP="00932DEB">
      <w:pPr>
        <w:ind w:left="1080"/>
        <w:rPr>
          <w:szCs w:val="18"/>
        </w:rPr>
      </w:pPr>
      <w:proofErr w:type="spellStart"/>
      <w:r>
        <w:rPr>
          <w:szCs w:val="18"/>
        </w:rPr>
        <w:t>ATS_</w:t>
      </w:r>
      <w:r w:rsidR="00860560">
        <w:rPr>
          <w:szCs w:val="18"/>
        </w:rPr>
        <w:t>VersionContent</w:t>
      </w:r>
      <w:proofErr w:type="spellEnd"/>
      <w:r w:rsidR="00932DEB">
        <w:rPr>
          <w:szCs w:val="18"/>
        </w:rPr>
        <w:t xml:space="preserve"> - all values for all versions are inherited from the initial group, </w:t>
      </w:r>
    </w:p>
    <w:p w:rsidR="00932DEB" w:rsidRDefault="00932DEB" w:rsidP="00932DEB">
      <w:pPr>
        <w:ind w:left="1080"/>
        <w:rPr>
          <w:szCs w:val="18"/>
        </w:rPr>
      </w:pPr>
      <w:proofErr w:type="gramStart"/>
      <w:r>
        <w:rPr>
          <w:szCs w:val="18"/>
        </w:rPr>
        <w:t>or</w:t>
      </w:r>
      <w:proofErr w:type="gramEnd"/>
      <w:r>
        <w:rPr>
          <w:szCs w:val="18"/>
        </w:rPr>
        <w:t xml:space="preserve"> from GUI if updated</w:t>
      </w:r>
    </w:p>
    <w:tbl>
      <w:tblPr>
        <w:tblW w:w="8028" w:type="dxa"/>
        <w:tblInd w:w="1440" w:type="dxa"/>
        <w:tblLook w:val="04A0" w:firstRow="1" w:lastRow="0" w:firstColumn="1" w:lastColumn="0" w:noHBand="0" w:noVBand="1"/>
      </w:tblPr>
      <w:tblGrid>
        <w:gridCol w:w="2600"/>
        <w:gridCol w:w="5428"/>
      </w:tblGrid>
      <w:tr w:rsidR="00932DEB" w:rsidRPr="0086567F" w:rsidTr="00E4289A">
        <w:trPr>
          <w:trHeight w:val="263"/>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Rowid</w:t>
            </w:r>
            <w:proofErr w:type="spellEnd"/>
          </w:p>
        </w:tc>
        <w:tc>
          <w:tcPr>
            <w:tcW w:w="5428" w:type="dxa"/>
            <w:tcBorders>
              <w:top w:val="single" w:sz="4" w:space="0" w:color="auto"/>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sequence</w:t>
            </w:r>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VersionId</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sidR="00EF3DC3">
              <w:rPr>
                <w:rFonts w:ascii="MS Sans Serif" w:hAnsi="MS Sans Serif"/>
                <w:sz w:val="20"/>
              </w:rPr>
              <w:t>ATS_Version.</w:t>
            </w:r>
            <w:r>
              <w:rPr>
                <w:rFonts w:ascii="MS Sans Serif" w:hAnsi="MS Sans Serif"/>
                <w:sz w:val="20"/>
              </w:rPr>
              <w:t>VersionId</w:t>
            </w:r>
            <w:proofErr w:type="spellEnd"/>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ContentVersionId</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576B5D" w:rsidRDefault="00932DEB" w:rsidP="00EE05BE">
            <w:pPr>
              <w:rPr>
                <w:rFonts w:cs="Tahoma"/>
                <w:sz w:val="20"/>
              </w:rPr>
            </w:pPr>
            <w:r w:rsidRPr="00576B5D">
              <w:rPr>
                <w:rFonts w:cs="Tahoma"/>
                <w:sz w:val="20"/>
              </w:rPr>
              <w:t>  Inherited from the initial group or from GUI if updated</w:t>
            </w:r>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ContentSeqNo</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576B5D" w:rsidRDefault="00932DEB" w:rsidP="00EE05BE">
            <w:pPr>
              <w:rPr>
                <w:rFonts w:cs="Tahoma"/>
                <w:sz w:val="20"/>
              </w:rPr>
            </w:pPr>
            <w:r w:rsidRPr="00576B5D">
              <w:rPr>
                <w:rFonts w:cs="Tahoma"/>
                <w:sz w:val="20"/>
              </w:rPr>
              <w:t>  Inherited from the initial group or from GUI if updated</w:t>
            </w:r>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CreationDate</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576B5D" w:rsidRDefault="00932DEB" w:rsidP="00EE05BE">
            <w:pPr>
              <w:rPr>
                <w:rFonts w:cs="Tahoma"/>
                <w:sz w:val="20"/>
              </w:rPr>
            </w:pPr>
            <w:r w:rsidRPr="00576B5D">
              <w:rPr>
                <w:rFonts w:cs="Tahoma"/>
                <w:sz w:val="20"/>
              </w:rPr>
              <w:t> </w:t>
            </w:r>
            <w:proofErr w:type="spellStart"/>
            <w:r w:rsidRPr="00576B5D">
              <w:rPr>
                <w:rFonts w:cs="Tahoma"/>
                <w:sz w:val="20"/>
              </w:rPr>
              <w:t>Sysdatetime</w:t>
            </w:r>
            <w:proofErr w:type="spellEnd"/>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LastUpdateTime</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576B5D" w:rsidRDefault="00932DEB" w:rsidP="00EE05BE">
            <w:pPr>
              <w:rPr>
                <w:rFonts w:cs="Tahoma"/>
                <w:sz w:val="20"/>
              </w:rPr>
            </w:pPr>
            <w:r w:rsidRPr="00576B5D">
              <w:rPr>
                <w:rFonts w:cs="Tahoma"/>
                <w:sz w:val="20"/>
              </w:rPr>
              <w:t> Control fields</w:t>
            </w:r>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LastUpdateUser</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LastUpdateComputer</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r w:rsidR="00932DEB" w:rsidRPr="0086567F" w:rsidTr="00E4289A">
        <w:trPr>
          <w:trHeight w:val="263"/>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LastUpdateApplication</w:t>
            </w:r>
            <w:proofErr w:type="spellEnd"/>
          </w:p>
        </w:tc>
        <w:tc>
          <w:tcPr>
            <w:tcW w:w="5428"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bl>
    <w:p w:rsidR="00932DEB" w:rsidRDefault="00932DEB" w:rsidP="00932DEB">
      <w:pPr>
        <w:pStyle w:val="ListParagraph"/>
        <w:ind w:left="360" w:firstLine="720"/>
        <w:rPr>
          <w:szCs w:val="18"/>
        </w:rPr>
      </w:pPr>
    </w:p>
    <w:p w:rsidR="00932DEB" w:rsidDel="006738A8" w:rsidRDefault="00932DEB" w:rsidP="00932DEB">
      <w:pPr>
        <w:pStyle w:val="ListParagraph"/>
        <w:ind w:left="360" w:firstLine="720"/>
        <w:rPr>
          <w:del w:id="807" w:author="Ella Goldberg(Contractor)" w:date="2013-11-05T23:33:00Z"/>
          <w:szCs w:val="18"/>
        </w:rPr>
      </w:pPr>
      <w:del w:id="808" w:author="Ella Goldberg(Contractor)" w:date="2013-11-05T23:33:00Z">
        <w:r w:rsidDel="006738A8">
          <w:rPr>
            <w:szCs w:val="18"/>
          </w:rPr>
          <w:delText xml:space="preserve">Only if there is record for HierarchyId in </w:delText>
        </w:r>
      </w:del>
      <w:del w:id="809" w:author="Ella Goldberg(Contractor)" w:date="2013-11-05T13:45:00Z">
        <w:r w:rsidDel="00A53F18">
          <w:rPr>
            <w:szCs w:val="18"/>
          </w:rPr>
          <w:delText>FolderNote</w:delText>
        </w:r>
      </w:del>
      <w:del w:id="810" w:author="Ella Goldberg(Contractor)" w:date="2013-11-05T23:33:00Z">
        <w:r w:rsidDel="006738A8">
          <w:rPr>
            <w:szCs w:val="18"/>
          </w:rPr>
          <w:delText>Group:</w:delText>
        </w:r>
      </w:del>
    </w:p>
    <w:p w:rsidR="00932DEB" w:rsidDel="006738A8" w:rsidRDefault="00932DEB" w:rsidP="00932DEB">
      <w:pPr>
        <w:pStyle w:val="ListParagraph"/>
        <w:ind w:left="1080"/>
        <w:rPr>
          <w:del w:id="811" w:author="Ella Goldberg(Contractor)" w:date="2013-11-05T23:28:00Z"/>
          <w:szCs w:val="18"/>
        </w:rPr>
      </w:pPr>
      <w:del w:id="812" w:author="Ella Goldberg(Contractor)" w:date="2013-11-05T23:28:00Z">
        <w:r w:rsidDel="006738A8">
          <w:rPr>
            <w:szCs w:val="18"/>
          </w:rPr>
          <w:delText>NoteGroup</w:delText>
        </w:r>
      </w:del>
    </w:p>
    <w:tbl>
      <w:tblPr>
        <w:tblW w:w="8028" w:type="dxa"/>
        <w:tblInd w:w="1440" w:type="dxa"/>
        <w:tblLook w:val="04A0" w:firstRow="1" w:lastRow="0" w:firstColumn="1" w:lastColumn="0" w:noHBand="0" w:noVBand="1"/>
      </w:tblPr>
      <w:tblGrid>
        <w:gridCol w:w="3863"/>
        <w:gridCol w:w="4165"/>
      </w:tblGrid>
      <w:tr w:rsidR="00932DEB" w:rsidRPr="00202BC3" w:rsidDel="006738A8" w:rsidTr="00E4289A">
        <w:trPr>
          <w:trHeight w:val="266"/>
          <w:del w:id="813" w:author="Ella Goldberg(Contractor)" w:date="2013-11-05T23:28:00Z"/>
        </w:trPr>
        <w:tc>
          <w:tcPr>
            <w:tcW w:w="38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14" w:author="Ella Goldberg(Contractor)" w:date="2013-11-05T23:28:00Z"/>
                <w:rFonts w:ascii="MS Sans Serif" w:hAnsi="MS Sans Serif"/>
                <w:sz w:val="20"/>
              </w:rPr>
            </w:pPr>
            <w:del w:id="815" w:author="Ella Goldberg(Contractor)" w:date="2013-11-05T23:28:00Z">
              <w:r w:rsidRPr="00202BC3" w:rsidDel="006738A8">
                <w:rPr>
                  <w:rFonts w:ascii="MS Sans Serif" w:hAnsi="MS Sans Serif"/>
                  <w:sz w:val="20"/>
                </w:rPr>
                <w:delText>Id</w:delText>
              </w:r>
            </w:del>
          </w:p>
        </w:tc>
        <w:tc>
          <w:tcPr>
            <w:tcW w:w="4165" w:type="dxa"/>
            <w:tcBorders>
              <w:top w:val="single" w:sz="4" w:space="0" w:color="auto"/>
              <w:left w:val="nil"/>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16" w:author="Ella Goldberg(Contractor)" w:date="2013-11-05T23:28:00Z"/>
                <w:rFonts w:ascii="MS Sans Serif" w:hAnsi="MS Sans Serif"/>
                <w:sz w:val="20"/>
              </w:rPr>
            </w:pPr>
            <w:del w:id="817" w:author="Ella Goldberg(Contractor)" w:date="2013-11-05T23:28:00Z">
              <w:r w:rsidRPr="00202BC3" w:rsidDel="006738A8">
                <w:rPr>
                  <w:rFonts w:ascii="MS Sans Serif" w:hAnsi="MS Sans Serif"/>
                  <w:sz w:val="20"/>
                </w:rPr>
                <w:delText> </w:delText>
              </w:r>
              <w:r w:rsidDel="006738A8">
                <w:rPr>
                  <w:rFonts w:ascii="MS Sans Serif" w:hAnsi="MS Sans Serif"/>
                  <w:sz w:val="20"/>
                </w:rPr>
                <w:delText>sequence</w:delText>
              </w:r>
            </w:del>
          </w:p>
        </w:tc>
      </w:tr>
      <w:tr w:rsidR="00932DEB" w:rsidRPr="00202BC3" w:rsidDel="006738A8" w:rsidTr="00E4289A">
        <w:trPr>
          <w:trHeight w:val="266"/>
          <w:del w:id="818" w:author="Ella Goldberg(Contractor)" w:date="2013-11-05T23:28:00Z"/>
        </w:trPr>
        <w:tc>
          <w:tcPr>
            <w:tcW w:w="3863"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19" w:author="Ella Goldberg(Contractor)" w:date="2013-11-05T23:28:00Z"/>
                <w:rFonts w:ascii="MS Sans Serif" w:hAnsi="MS Sans Serif"/>
                <w:sz w:val="20"/>
              </w:rPr>
            </w:pPr>
            <w:del w:id="820" w:author="Ella Goldberg(Contractor)" w:date="2013-11-05T23:28:00Z">
              <w:r w:rsidRPr="00202BC3" w:rsidDel="006738A8">
                <w:rPr>
                  <w:rFonts w:ascii="MS Sans Serif" w:hAnsi="MS Sans Serif"/>
                  <w:sz w:val="20"/>
                </w:rPr>
                <w:delText>LastUpdateTime</w:delText>
              </w:r>
            </w:del>
          </w:p>
        </w:tc>
        <w:tc>
          <w:tcPr>
            <w:tcW w:w="4165" w:type="dxa"/>
            <w:tcBorders>
              <w:top w:val="nil"/>
              <w:left w:val="nil"/>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21" w:author="Ella Goldberg(Contractor)" w:date="2013-11-05T23:28:00Z"/>
                <w:rFonts w:ascii="MS Sans Serif" w:hAnsi="MS Sans Serif"/>
                <w:sz w:val="20"/>
              </w:rPr>
            </w:pPr>
            <w:del w:id="822" w:author="Ella Goldberg(Contractor)" w:date="2013-11-05T23:28:00Z">
              <w:r w:rsidRPr="00202BC3" w:rsidDel="006738A8">
                <w:rPr>
                  <w:rFonts w:ascii="MS Sans Serif" w:hAnsi="MS Sans Serif"/>
                  <w:sz w:val="20"/>
                </w:rPr>
                <w:delText> </w:delText>
              </w:r>
              <w:r w:rsidDel="006738A8">
                <w:rPr>
                  <w:rFonts w:ascii="MS Sans Serif" w:hAnsi="MS Sans Serif"/>
                  <w:sz w:val="20"/>
                </w:rPr>
                <w:delText>Control fields</w:delText>
              </w:r>
            </w:del>
          </w:p>
        </w:tc>
      </w:tr>
      <w:tr w:rsidR="00932DEB" w:rsidRPr="00202BC3" w:rsidDel="006738A8" w:rsidTr="00E4289A">
        <w:trPr>
          <w:trHeight w:val="266"/>
          <w:del w:id="823" w:author="Ella Goldberg(Contractor)" w:date="2013-11-05T23:28:00Z"/>
        </w:trPr>
        <w:tc>
          <w:tcPr>
            <w:tcW w:w="3863"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24" w:author="Ella Goldberg(Contractor)" w:date="2013-11-05T23:28:00Z"/>
                <w:rFonts w:ascii="MS Sans Serif" w:hAnsi="MS Sans Serif"/>
                <w:sz w:val="20"/>
              </w:rPr>
            </w:pPr>
            <w:del w:id="825" w:author="Ella Goldberg(Contractor)" w:date="2013-11-05T23:28:00Z">
              <w:r w:rsidRPr="00202BC3" w:rsidDel="006738A8">
                <w:rPr>
                  <w:rFonts w:ascii="MS Sans Serif" w:hAnsi="MS Sans Serif"/>
                  <w:sz w:val="20"/>
                </w:rPr>
                <w:delText>LastUpdateUser</w:delText>
              </w:r>
            </w:del>
          </w:p>
        </w:tc>
        <w:tc>
          <w:tcPr>
            <w:tcW w:w="4165" w:type="dxa"/>
            <w:tcBorders>
              <w:top w:val="nil"/>
              <w:left w:val="nil"/>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26" w:author="Ella Goldberg(Contractor)" w:date="2013-11-05T23:28:00Z"/>
                <w:rFonts w:ascii="MS Sans Serif" w:hAnsi="MS Sans Serif"/>
                <w:sz w:val="20"/>
              </w:rPr>
            </w:pPr>
            <w:del w:id="827" w:author="Ella Goldberg(Contractor)" w:date="2013-11-05T23:28:00Z">
              <w:r w:rsidRPr="00202BC3" w:rsidDel="006738A8">
                <w:rPr>
                  <w:rFonts w:ascii="MS Sans Serif" w:hAnsi="MS Sans Serif"/>
                  <w:sz w:val="20"/>
                </w:rPr>
                <w:delText> </w:delText>
              </w:r>
            </w:del>
          </w:p>
        </w:tc>
      </w:tr>
      <w:tr w:rsidR="00932DEB" w:rsidRPr="00202BC3" w:rsidDel="006738A8" w:rsidTr="00E4289A">
        <w:trPr>
          <w:trHeight w:val="266"/>
          <w:del w:id="828" w:author="Ella Goldberg(Contractor)" w:date="2013-11-05T23:28:00Z"/>
        </w:trPr>
        <w:tc>
          <w:tcPr>
            <w:tcW w:w="3863"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29" w:author="Ella Goldberg(Contractor)" w:date="2013-11-05T23:28:00Z"/>
                <w:rFonts w:ascii="MS Sans Serif" w:hAnsi="MS Sans Serif"/>
                <w:sz w:val="20"/>
              </w:rPr>
            </w:pPr>
            <w:del w:id="830" w:author="Ella Goldberg(Contractor)" w:date="2013-11-05T23:28:00Z">
              <w:r w:rsidRPr="00202BC3" w:rsidDel="006738A8">
                <w:rPr>
                  <w:rFonts w:ascii="MS Sans Serif" w:hAnsi="MS Sans Serif"/>
                  <w:sz w:val="20"/>
                </w:rPr>
                <w:delText>LastUpdateComputer</w:delText>
              </w:r>
            </w:del>
          </w:p>
        </w:tc>
        <w:tc>
          <w:tcPr>
            <w:tcW w:w="4165" w:type="dxa"/>
            <w:tcBorders>
              <w:top w:val="nil"/>
              <w:left w:val="nil"/>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31" w:author="Ella Goldberg(Contractor)" w:date="2013-11-05T23:28:00Z"/>
                <w:rFonts w:ascii="MS Sans Serif" w:hAnsi="MS Sans Serif"/>
                <w:sz w:val="20"/>
              </w:rPr>
            </w:pPr>
            <w:del w:id="832" w:author="Ella Goldberg(Contractor)" w:date="2013-11-05T23:28:00Z">
              <w:r w:rsidRPr="00202BC3" w:rsidDel="006738A8">
                <w:rPr>
                  <w:rFonts w:ascii="MS Sans Serif" w:hAnsi="MS Sans Serif"/>
                  <w:sz w:val="20"/>
                </w:rPr>
                <w:delText> </w:delText>
              </w:r>
            </w:del>
          </w:p>
        </w:tc>
      </w:tr>
      <w:tr w:rsidR="00932DEB" w:rsidRPr="00202BC3" w:rsidDel="006738A8" w:rsidTr="00E4289A">
        <w:trPr>
          <w:trHeight w:val="266"/>
          <w:del w:id="833" w:author="Ella Goldberg(Contractor)" w:date="2013-11-05T23:28:00Z"/>
        </w:trPr>
        <w:tc>
          <w:tcPr>
            <w:tcW w:w="3863"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34" w:author="Ella Goldberg(Contractor)" w:date="2013-11-05T23:28:00Z"/>
                <w:rFonts w:ascii="MS Sans Serif" w:hAnsi="MS Sans Serif"/>
                <w:sz w:val="20"/>
              </w:rPr>
            </w:pPr>
            <w:del w:id="835" w:author="Ella Goldberg(Contractor)" w:date="2013-11-05T23:28:00Z">
              <w:r w:rsidRPr="00202BC3" w:rsidDel="006738A8">
                <w:rPr>
                  <w:rFonts w:ascii="MS Sans Serif" w:hAnsi="MS Sans Serif"/>
                  <w:sz w:val="20"/>
                </w:rPr>
                <w:delText>LastUpdateapplication</w:delText>
              </w:r>
            </w:del>
          </w:p>
        </w:tc>
        <w:tc>
          <w:tcPr>
            <w:tcW w:w="4165" w:type="dxa"/>
            <w:tcBorders>
              <w:top w:val="nil"/>
              <w:left w:val="nil"/>
              <w:bottom w:val="single" w:sz="4" w:space="0" w:color="auto"/>
              <w:right w:val="single" w:sz="4" w:space="0" w:color="auto"/>
            </w:tcBorders>
            <w:shd w:val="clear" w:color="auto" w:fill="auto"/>
            <w:noWrap/>
            <w:vAlign w:val="bottom"/>
            <w:hideMark/>
          </w:tcPr>
          <w:p w:rsidR="00932DEB" w:rsidRPr="00202BC3" w:rsidDel="006738A8" w:rsidRDefault="00932DEB" w:rsidP="00EE05BE">
            <w:pPr>
              <w:rPr>
                <w:del w:id="836" w:author="Ella Goldberg(Contractor)" w:date="2013-11-05T23:28:00Z"/>
                <w:rFonts w:ascii="MS Sans Serif" w:hAnsi="MS Sans Serif"/>
                <w:sz w:val="20"/>
              </w:rPr>
            </w:pPr>
            <w:del w:id="837" w:author="Ella Goldberg(Contractor)" w:date="2013-11-05T23:28:00Z">
              <w:r w:rsidRPr="00202BC3" w:rsidDel="006738A8">
                <w:rPr>
                  <w:rFonts w:ascii="MS Sans Serif" w:hAnsi="MS Sans Serif"/>
                  <w:sz w:val="20"/>
                </w:rPr>
                <w:delText> </w:delText>
              </w:r>
            </w:del>
          </w:p>
        </w:tc>
      </w:tr>
    </w:tbl>
    <w:p w:rsidR="00932DEB" w:rsidDel="006738A8" w:rsidRDefault="00932DEB" w:rsidP="00932DEB">
      <w:pPr>
        <w:pStyle w:val="ListParagraph"/>
        <w:ind w:left="1080"/>
        <w:rPr>
          <w:del w:id="838" w:author="Ella Goldberg(Contractor)" w:date="2013-11-05T23:28:00Z"/>
          <w:szCs w:val="18"/>
        </w:rPr>
      </w:pPr>
    </w:p>
    <w:p w:rsidR="00932DEB" w:rsidRDefault="00932DEB" w:rsidP="00932DEB">
      <w:pPr>
        <w:pStyle w:val="ListParagraph"/>
        <w:ind w:left="1080"/>
        <w:rPr>
          <w:szCs w:val="18"/>
        </w:rPr>
      </w:pPr>
      <w:r>
        <w:rPr>
          <w:szCs w:val="18"/>
        </w:rPr>
        <w:t>Note – inherited from the initial group or from GUI if updated:</w:t>
      </w:r>
    </w:p>
    <w:tbl>
      <w:tblPr>
        <w:tblW w:w="8028" w:type="dxa"/>
        <w:tblInd w:w="1440" w:type="dxa"/>
        <w:tblLook w:val="04A0" w:firstRow="1" w:lastRow="0" w:firstColumn="1" w:lastColumn="0" w:noHBand="0" w:noVBand="1"/>
      </w:tblPr>
      <w:tblGrid>
        <w:gridCol w:w="2485"/>
        <w:gridCol w:w="5543"/>
      </w:tblGrid>
      <w:tr w:rsidR="00932DEB" w:rsidRPr="00A76049" w:rsidTr="00E4289A">
        <w:trPr>
          <w:trHeight w:val="73"/>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Id</w:t>
            </w:r>
          </w:p>
        </w:tc>
        <w:tc>
          <w:tcPr>
            <w:tcW w:w="5543" w:type="dxa"/>
            <w:tcBorders>
              <w:top w:val="single" w:sz="4" w:space="0" w:color="auto"/>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rFonts w:ascii="MS Sans Serif" w:hAnsi="MS Sans Serif"/>
                <w:sz w:val="20"/>
              </w:rPr>
              <w:t>sequence</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del w:id="839" w:author="Ella Goldberg(Contractor)" w:date="2013-11-05T23:33:00Z">
              <w:r w:rsidRPr="00A76049" w:rsidDel="006738A8">
                <w:rPr>
                  <w:rFonts w:ascii="MS Sans Serif" w:hAnsi="MS Sans Serif"/>
                  <w:sz w:val="20"/>
                </w:rPr>
                <w:delText>NoteGroupId</w:delText>
              </w:r>
            </w:del>
            <w:proofErr w:type="spellStart"/>
            <w:ins w:id="840" w:author="Ella Goldberg(Contractor)" w:date="2013-11-05T23:33:00Z">
              <w:r w:rsidR="006738A8">
                <w:rPr>
                  <w:rFonts w:ascii="MS Sans Serif" w:hAnsi="MS Sans Serif"/>
                  <w:sz w:val="20"/>
                </w:rPr>
                <w:t>HierarchyId</w:t>
              </w:r>
            </w:ins>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6738A8">
            <w:pPr>
              <w:rPr>
                <w:rFonts w:ascii="MS Sans Serif" w:hAnsi="MS Sans Serif"/>
                <w:sz w:val="20"/>
              </w:rPr>
            </w:pPr>
            <w:r w:rsidRPr="00A76049">
              <w:rPr>
                <w:rFonts w:ascii="MS Sans Serif" w:hAnsi="MS Sans Serif"/>
                <w:sz w:val="20"/>
              </w:rPr>
              <w:t> </w:t>
            </w:r>
            <w:del w:id="841" w:author="Ella Goldberg(Contractor)" w:date="2013-11-05T23:33:00Z">
              <w:r w:rsidDel="006738A8">
                <w:rPr>
                  <w:rFonts w:ascii="MS Sans Serif" w:hAnsi="MS Sans Serif"/>
                  <w:sz w:val="20"/>
                </w:rPr>
                <w:delText>NoteGroup.Id from the previous statement</w:delText>
              </w:r>
            </w:del>
            <w:ins w:id="842" w:author="Ella Goldberg(Contractor)" w:date="2013-11-05T23:33:00Z">
              <w:r w:rsidR="006738A8">
                <w:rPr>
                  <w:rFonts w:ascii="MS Sans Serif" w:hAnsi="MS Sans Serif"/>
                  <w:sz w:val="20"/>
                </w:rPr>
                <w:t>Id of the selected project</w:t>
              </w:r>
            </w:ins>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NoteType</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sidRPr="00B953A5">
              <w:rPr>
                <w:sz w:val="20"/>
              </w:rPr>
              <w:t>inherited from the initial group</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NoteStatus</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sidRPr="00B953A5">
              <w:rPr>
                <w:sz w:val="20"/>
              </w:rPr>
              <w:t>inherited from the initial group or from GUI if updated</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NoteTitle</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sidRPr="00B953A5">
              <w:rPr>
                <w:sz w:val="20"/>
              </w:rPr>
              <w:t>inherited from the initial group or from GUI if updated</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NoteText</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sidRPr="00B953A5">
              <w:rPr>
                <w:sz w:val="20"/>
              </w:rPr>
              <w:t>inherited from the initial group or from GUI if updated</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SpecialInd</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sidRPr="00B953A5">
              <w:rPr>
                <w:sz w:val="20"/>
              </w:rPr>
              <w:t>inherited from the initial group or from GUI if updated</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CreatedByUser</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sidRPr="00B953A5">
              <w:rPr>
                <w:sz w:val="20"/>
              </w:rPr>
              <w:t>inherited from the initial group</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CreationDate</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roofErr w:type="spellStart"/>
            <w:r>
              <w:rPr>
                <w:rFonts w:ascii="MS Sans Serif" w:hAnsi="MS Sans Serif"/>
                <w:sz w:val="20"/>
              </w:rPr>
              <w:t>sysdatetime</w:t>
            </w:r>
            <w:proofErr w:type="spellEnd"/>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LastUpdateTime</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rFonts w:ascii="MS Sans Serif" w:hAnsi="MS Sans Serif"/>
                <w:sz w:val="20"/>
              </w:rPr>
              <w:t>Control fields</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LastUpdateUser</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LastUpdateComputer</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
        </w:tc>
      </w:tr>
      <w:tr w:rsidR="00932DEB" w:rsidRPr="00A76049" w:rsidTr="00E4289A">
        <w:trPr>
          <w:trHeight w:val="265"/>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LastUpdateapplication</w:t>
            </w:r>
            <w:proofErr w:type="spellEnd"/>
          </w:p>
        </w:tc>
        <w:tc>
          <w:tcPr>
            <w:tcW w:w="5543"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
        </w:tc>
      </w:tr>
    </w:tbl>
    <w:p w:rsidR="00932DEB" w:rsidRDefault="00932DEB" w:rsidP="00932DEB">
      <w:pPr>
        <w:pStyle w:val="ListParagraph"/>
        <w:ind w:left="1080"/>
        <w:rPr>
          <w:szCs w:val="18"/>
        </w:rPr>
      </w:pPr>
      <w:r>
        <w:rPr>
          <w:szCs w:val="18"/>
        </w:rPr>
        <w:tab/>
      </w:r>
    </w:p>
    <w:p w:rsidR="00932DEB" w:rsidDel="006738A8" w:rsidRDefault="00932DEB" w:rsidP="00932DEB">
      <w:pPr>
        <w:pStyle w:val="ListParagraph"/>
        <w:ind w:left="1080"/>
        <w:rPr>
          <w:del w:id="843" w:author="Ella Goldberg(Contractor)" w:date="2013-11-05T23:34:00Z"/>
          <w:szCs w:val="18"/>
        </w:rPr>
      </w:pPr>
      <w:del w:id="844" w:author="Ella Goldberg(Contractor)" w:date="2013-11-05T13:45:00Z">
        <w:r w:rsidDel="00A53F18">
          <w:rPr>
            <w:szCs w:val="18"/>
          </w:rPr>
          <w:delText>FolderNote</w:delText>
        </w:r>
      </w:del>
      <w:del w:id="845" w:author="Ella Goldberg(Contractor)" w:date="2013-11-05T23:34:00Z">
        <w:r w:rsidDel="006738A8">
          <w:rPr>
            <w:szCs w:val="18"/>
          </w:rPr>
          <w:delText>Group:</w:delText>
        </w:r>
      </w:del>
    </w:p>
    <w:tbl>
      <w:tblPr>
        <w:tblW w:w="8028" w:type="dxa"/>
        <w:tblInd w:w="1440" w:type="dxa"/>
        <w:tblLook w:val="04A0" w:firstRow="1" w:lastRow="0" w:firstColumn="1" w:lastColumn="0" w:noHBand="0" w:noVBand="1"/>
      </w:tblPr>
      <w:tblGrid>
        <w:gridCol w:w="2700"/>
        <w:gridCol w:w="5328"/>
      </w:tblGrid>
      <w:tr w:rsidR="00932DEB" w:rsidRPr="00CE43D1" w:rsidDel="006738A8" w:rsidTr="00E4289A">
        <w:trPr>
          <w:trHeight w:val="263"/>
          <w:del w:id="846" w:author="Ella Goldberg(Contractor)" w:date="2013-11-05T23:34:00Z"/>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47" w:author="Ella Goldberg(Contractor)" w:date="2013-11-05T23:34:00Z"/>
                <w:rFonts w:ascii="MS Sans Serif" w:hAnsi="MS Sans Serif"/>
                <w:sz w:val="20"/>
              </w:rPr>
            </w:pPr>
            <w:del w:id="848" w:author="Ella Goldberg(Contractor)" w:date="2013-11-05T23:34:00Z">
              <w:r w:rsidRPr="00CE43D1" w:rsidDel="006738A8">
                <w:rPr>
                  <w:rFonts w:ascii="MS Sans Serif" w:hAnsi="MS Sans Serif"/>
                  <w:sz w:val="20"/>
                </w:rPr>
                <w:delText>Rowid</w:delText>
              </w:r>
            </w:del>
          </w:p>
        </w:tc>
        <w:tc>
          <w:tcPr>
            <w:tcW w:w="5328" w:type="dxa"/>
            <w:tcBorders>
              <w:top w:val="single" w:sz="4" w:space="0" w:color="auto"/>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49" w:author="Ella Goldberg(Contractor)" w:date="2013-11-05T23:34:00Z"/>
                <w:rFonts w:ascii="MS Sans Serif" w:hAnsi="MS Sans Serif"/>
                <w:sz w:val="20"/>
              </w:rPr>
            </w:pPr>
            <w:del w:id="850" w:author="Ella Goldberg(Contractor)" w:date="2013-11-05T23:34:00Z">
              <w:r w:rsidRPr="00CE43D1" w:rsidDel="006738A8">
                <w:rPr>
                  <w:rFonts w:ascii="MS Sans Serif" w:hAnsi="MS Sans Serif"/>
                  <w:sz w:val="20"/>
                </w:rPr>
                <w:delText> </w:delText>
              </w:r>
              <w:r w:rsidDel="006738A8">
                <w:rPr>
                  <w:rFonts w:ascii="MS Sans Serif" w:hAnsi="MS Sans Serif"/>
                  <w:sz w:val="20"/>
                </w:rPr>
                <w:delText>Sequence</w:delText>
              </w:r>
            </w:del>
          </w:p>
        </w:tc>
      </w:tr>
      <w:tr w:rsidR="00932DEB" w:rsidRPr="00CE43D1" w:rsidDel="006738A8" w:rsidTr="00E4289A">
        <w:trPr>
          <w:trHeight w:val="263"/>
          <w:del w:id="851"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52" w:author="Ella Goldberg(Contractor)" w:date="2013-11-05T23:34:00Z"/>
                <w:rFonts w:ascii="MS Sans Serif" w:hAnsi="MS Sans Serif"/>
                <w:sz w:val="20"/>
              </w:rPr>
            </w:pPr>
            <w:del w:id="853" w:author="Ella Goldberg(Contractor)" w:date="2013-11-05T23:34:00Z">
              <w:r w:rsidRPr="00CE43D1" w:rsidDel="006738A8">
                <w:rPr>
                  <w:rFonts w:ascii="MS Sans Serif" w:hAnsi="MS Sans Serif"/>
                  <w:sz w:val="20"/>
                </w:rPr>
                <w:delText>HierarchyId</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54" w:author="Ella Goldberg(Contractor)" w:date="2013-11-05T23:34:00Z"/>
                <w:rFonts w:ascii="MS Sans Serif" w:hAnsi="MS Sans Serif"/>
                <w:sz w:val="20"/>
              </w:rPr>
            </w:pPr>
            <w:del w:id="855" w:author="Ella Goldberg(Contractor)" w:date="2013-11-05T23:34:00Z">
              <w:r w:rsidRPr="00CE43D1" w:rsidDel="006738A8">
                <w:rPr>
                  <w:rFonts w:ascii="MS Sans Serif" w:hAnsi="MS Sans Serif"/>
                  <w:sz w:val="20"/>
                </w:rPr>
                <w:delText> </w:delText>
              </w:r>
              <w:r w:rsidR="00B34A2C" w:rsidDel="006738A8">
                <w:rPr>
                  <w:rFonts w:ascii="MS Sans Serif" w:hAnsi="MS Sans Serif"/>
                  <w:sz w:val="20"/>
                </w:rPr>
                <w:delText>ATS_</w:delText>
              </w:r>
              <w:r w:rsidR="00087904" w:rsidDel="006738A8">
                <w:rPr>
                  <w:rFonts w:ascii="MS Sans Serif" w:hAnsi="MS Sans Serif"/>
                  <w:sz w:val="20"/>
                </w:rPr>
                <w:delText>Hierarchy.</w:delText>
              </w:r>
              <w:r w:rsidDel="006738A8">
                <w:rPr>
                  <w:rFonts w:ascii="MS Sans Serif" w:hAnsi="MS Sans Serif"/>
                  <w:sz w:val="20"/>
                </w:rPr>
                <w:delText>Id of the project</w:delText>
              </w:r>
            </w:del>
          </w:p>
        </w:tc>
      </w:tr>
      <w:tr w:rsidR="00932DEB" w:rsidRPr="00CE43D1" w:rsidDel="006738A8" w:rsidTr="00E4289A">
        <w:trPr>
          <w:trHeight w:val="263"/>
          <w:del w:id="856"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57" w:author="Ella Goldberg(Contractor)" w:date="2013-11-05T23:34:00Z"/>
                <w:rFonts w:ascii="MS Sans Serif" w:hAnsi="MS Sans Serif"/>
                <w:sz w:val="20"/>
              </w:rPr>
            </w:pPr>
            <w:del w:id="858" w:author="Ella Goldberg(Contractor)" w:date="2013-11-05T23:34:00Z">
              <w:r w:rsidRPr="00CE43D1" w:rsidDel="006738A8">
                <w:rPr>
                  <w:rFonts w:ascii="MS Sans Serif" w:hAnsi="MS Sans Serif"/>
                  <w:sz w:val="20"/>
                </w:rPr>
                <w:delText>NoteGroupId</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59" w:author="Ella Goldberg(Contractor)" w:date="2013-11-05T23:34:00Z"/>
                <w:rFonts w:ascii="MS Sans Serif" w:hAnsi="MS Sans Serif"/>
                <w:sz w:val="20"/>
              </w:rPr>
            </w:pPr>
            <w:del w:id="860" w:author="Ella Goldberg(Contractor)" w:date="2013-11-05T23:34:00Z">
              <w:r w:rsidRPr="00CE43D1" w:rsidDel="006738A8">
                <w:rPr>
                  <w:rFonts w:ascii="MS Sans Serif" w:hAnsi="MS Sans Serif"/>
                  <w:sz w:val="20"/>
                </w:rPr>
                <w:delText> </w:delText>
              </w:r>
              <w:r w:rsidDel="006738A8">
                <w:rPr>
                  <w:rFonts w:ascii="MS Sans Serif" w:hAnsi="MS Sans Serif"/>
                  <w:sz w:val="20"/>
                </w:rPr>
                <w:delText>NoteGroup.Id from the previous statement</w:delText>
              </w:r>
            </w:del>
          </w:p>
        </w:tc>
      </w:tr>
      <w:tr w:rsidR="00932DEB" w:rsidRPr="00CE43D1" w:rsidDel="006738A8" w:rsidTr="00E4289A">
        <w:trPr>
          <w:trHeight w:val="263"/>
          <w:del w:id="861"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62" w:author="Ella Goldberg(Contractor)" w:date="2013-11-05T23:34:00Z"/>
                <w:rFonts w:ascii="MS Sans Serif" w:hAnsi="MS Sans Serif"/>
                <w:sz w:val="20"/>
              </w:rPr>
            </w:pPr>
            <w:del w:id="863" w:author="Ella Goldberg(Contractor)" w:date="2013-11-05T23:34:00Z">
              <w:r w:rsidRPr="00CE43D1" w:rsidDel="006738A8">
                <w:rPr>
                  <w:rFonts w:ascii="MS Sans Serif" w:hAnsi="MS Sans Serif"/>
                  <w:sz w:val="20"/>
                </w:rPr>
                <w:delText>EffectiveDate</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64" w:author="Ella Goldberg(Contractor)" w:date="2013-11-05T23:34:00Z"/>
                <w:rFonts w:ascii="MS Sans Serif" w:hAnsi="MS Sans Serif"/>
                <w:sz w:val="20"/>
              </w:rPr>
            </w:pPr>
            <w:del w:id="865" w:author="Ella Goldberg(Contractor)" w:date="2013-11-05T23:34:00Z">
              <w:r w:rsidRPr="00CE43D1" w:rsidDel="006738A8">
                <w:rPr>
                  <w:rFonts w:ascii="MS Sans Serif" w:hAnsi="MS Sans Serif"/>
                  <w:sz w:val="20"/>
                </w:rPr>
                <w:delText> </w:delText>
              </w:r>
              <w:r w:rsidDel="006738A8">
                <w:rPr>
                  <w:rFonts w:ascii="MS Sans Serif" w:hAnsi="MS Sans Serif"/>
                  <w:sz w:val="20"/>
                </w:rPr>
                <w:delText>sysdatetime</w:delText>
              </w:r>
            </w:del>
          </w:p>
        </w:tc>
      </w:tr>
      <w:tr w:rsidR="00932DEB" w:rsidRPr="00CE43D1" w:rsidDel="006738A8" w:rsidTr="00E4289A">
        <w:trPr>
          <w:trHeight w:val="263"/>
          <w:del w:id="866"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67" w:author="Ella Goldberg(Contractor)" w:date="2013-11-05T23:34:00Z"/>
                <w:rFonts w:ascii="MS Sans Serif" w:hAnsi="MS Sans Serif"/>
                <w:sz w:val="20"/>
              </w:rPr>
            </w:pPr>
            <w:del w:id="868" w:author="Ella Goldberg(Contractor)" w:date="2013-11-05T23:34:00Z">
              <w:r w:rsidRPr="00CE43D1" w:rsidDel="006738A8">
                <w:rPr>
                  <w:rFonts w:ascii="MS Sans Serif" w:hAnsi="MS Sans Serif"/>
                  <w:sz w:val="20"/>
                </w:rPr>
                <w:delText>ExpirationDate</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69" w:author="Ella Goldberg(Contractor)" w:date="2013-11-05T23:34:00Z"/>
                <w:rFonts w:ascii="MS Sans Serif" w:hAnsi="MS Sans Serif"/>
                <w:sz w:val="20"/>
              </w:rPr>
            </w:pPr>
            <w:del w:id="870" w:author="Ella Goldberg(Contractor)" w:date="2013-11-05T23:34:00Z">
              <w:r w:rsidRPr="00CE43D1" w:rsidDel="006738A8">
                <w:rPr>
                  <w:rFonts w:ascii="MS Sans Serif" w:hAnsi="MS Sans Serif"/>
                  <w:sz w:val="20"/>
                </w:rPr>
                <w:delText> </w:delText>
              </w:r>
              <w:r w:rsidDel="006738A8">
                <w:rPr>
                  <w:rFonts w:ascii="MS Sans Serif" w:hAnsi="MS Sans Serif"/>
                  <w:sz w:val="20"/>
                </w:rPr>
                <w:delText>null</w:delText>
              </w:r>
            </w:del>
          </w:p>
        </w:tc>
      </w:tr>
      <w:tr w:rsidR="00932DEB" w:rsidRPr="00CE43D1" w:rsidDel="006738A8" w:rsidTr="00E4289A">
        <w:trPr>
          <w:trHeight w:val="263"/>
          <w:del w:id="871"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72" w:author="Ella Goldberg(Contractor)" w:date="2013-11-05T23:34:00Z"/>
                <w:rFonts w:ascii="MS Sans Serif" w:hAnsi="MS Sans Serif"/>
                <w:sz w:val="20"/>
              </w:rPr>
            </w:pPr>
            <w:del w:id="873" w:author="Ella Goldberg(Contractor)" w:date="2013-11-05T23:34:00Z">
              <w:r w:rsidRPr="00CE43D1" w:rsidDel="006738A8">
                <w:rPr>
                  <w:rFonts w:ascii="MS Sans Serif" w:hAnsi="MS Sans Serif"/>
                  <w:sz w:val="20"/>
                </w:rPr>
                <w:delText>LastUpdateTime</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74" w:author="Ella Goldberg(Contractor)" w:date="2013-11-05T23:34:00Z"/>
                <w:rFonts w:ascii="MS Sans Serif" w:hAnsi="MS Sans Serif"/>
                <w:sz w:val="20"/>
              </w:rPr>
            </w:pPr>
            <w:del w:id="875" w:author="Ella Goldberg(Contractor)" w:date="2013-11-05T23:34:00Z">
              <w:r w:rsidRPr="00CE43D1" w:rsidDel="006738A8">
                <w:rPr>
                  <w:rFonts w:ascii="MS Sans Serif" w:hAnsi="MS Sans Serif"/>
                  <w:sz w:val="20"/>
                </w:rPr>
                <w:delText> </w:delText>
              </w:r>
              <w:r w:rsidDel="006738A8">
                <w:rPr>
                  <w:rFonts w:ascii="MS Sans Serif" w:hAnsi="MS Sans Serif"/>
                  <w:sz w:val="20"/>
                </w:rPr>
                <w:delText>Control fields</w:delText>
              </w:r>
            </w:del>
          </w:p>
        </w:tc>
      </w:tr>
      <w:tr w:rsidR="00932DEB" w:rsidRPr="00CE43D1" w:rsidDel="006738A8" w:rsidTr="00E4289A">
        <w:trPr>
          <w:trHeight w:val="263"/>
          <w:del w:id="876"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77" w:author="Ella Goldberg(Contractor)" w:date="2013-11-05T23:34:00Z"/>
                <w:rFonts w:ascii="MS Sans Serif" w:hAnsi="MS Sans Serif"/>
                <w:sz w:val="20"/>
              </w:rPr>
            </w:pPr>
            <w:del w:id="878" w:author="Ella Goldberg(Contractor)" w:date="2013-11-05T23:34:00Z">
              <w:r w:rsidRPr="00CE43D1" w:rsidDel="006738A8">
                <w:rPr>
                  <w:rFonts w:ascii="MS Sans Serif" w:hAnsi="MS Sans Serif"/>
                  <w:sz w:val="20"/>
                </w:rPr>
                <w:delText>LastUpdateUser</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79" w:author="Ella Goldberg(Contractor)" w:date="2013-11-05T23:34:00Z"/>
                <w:rFonts w:ascii="MS Sans Serif" w:hAnsi="MS Sans Serif"/>
                <w:sz w:val="20"/>
              </w:rPr>
            </w:pPr>
            <w:del w:id="880" w:author="Ella Goldberg(Contractor)" w:date="2013-11-05T23:34:00Z">
              <w:r w:rsidRPr="00CE43D1" w:rsidDel="006738A8">
                <w:rPr>
                  <w:rFonts w:ascii="MS Sans Serif" w:hAnsi="MS Sans Serif"/>
                  <w:sz w:val="20"/>
                </w:rPr>
                <w:delText> </w:delText>
              </w:r>
            </w:del>
          </w:p>
        </w:tc>
      </w:tr>
      <w:tr w:rsidR="00932DEB" w:rsidRPr="00CE43D1" w:rsidDel="006738A8" w:rsidTr="00E4289A">
        <w:trPr>
          <w:trHeight w:val="263"/>
          <w:del w:id="881"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82" w:author="Ella Goldberg(Contractor)" w:date="2013-11-05T23:34:00Z"/>
                <w:rFonts w:ascii="MS Sans Serif" w:hAnsi="MS Sans Serif"/>
                <w:sz w:val="20"/>
              </w:rPr>
            </w:pPr>
            <w:del w:id="883" w:author="Ella Goldberg(Contractor)" w:date="2013-11-05T23:34:00Z">
              <w:r w:rsidRPr="00CE43D1" w:rsidDel="006738A8">
                <w:rPr>
                  <w:rFonts w:ascii="MS Sans Serif" w:hAnsi="MS Sans Serif"/>
                  <w:sz w:val="20"/>
                </w:rPr>
                <w:delText>LastUpdateComputer</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84" w:author="Ella Goldberg(Contractor)" w:date="2013-11-05T23:34:00Z"/>
                <w:rFonts w:ascii="MS Sans Serif" w:hAnsi="MS Sans Serif"/>
                <w:sz w:val="20"/>
              </w:rPr>
            </w:pPr>
            <w:del w:id="885" w:author="Ella Goldberg(Contractor)" w:date="2013-11-05T23:34:00Z">
              <w:r w:rsidRPr="00CE43D1" w:rsidDel="006738A8">
                <w:rPr>
                  <w:rFonts w:ascii="MS Sans Serif" w:hAnsi="MS Sans Serif"/>
                  <w:sz w:val="20"/>
                </w:rPr>
                <w:delText> </w:delText>
              </w:r>
            </w:del>
          </w:p>
        </w:tc>
      </w:tr>
      <w:tr w:rsidR="00932DEB" w:rsidRPr="00CE43D1" w:rsidDel="006738A8" w:rsidTr="00E4289A">
        <w:trPr>
          <w:trHeight w:val="263"/>
          <w:del w:id="886" w:author="Ella Goldberg(Contractor)" w:date="2013-11-05T23:34:00Z"/>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87" w:author="Ella Goldberg(Contractor)" w:date="2013-11-05T23:34:00Z"/>
                <w:rFonts w:ascii="MS Sans Serif" w:hAnsi="MS Sans Serif"/>
                <w:sz w:val="20"/>
              </w:rPr>
            </w:pPr>
            <w:del w:id="888" w:author="Ella Goldberg(Contractor)" w:date="2013-11-05T23:34:00Z">
              <w:r w:rsidRPr="00CE43D1" w:rsidDel="006738A8">
                <w:rPr>
                  <w:rFonts w:ascii="MS Sans Serif" w:hAnsi="MS Sans Serif"/>
                  <w:sz w:val="20"/>
                </w:rPr>
                <w:delText>LastUpdateapplication</w:delText>
              </w:r>
            </w:del>
          </w:p>
        </w:tc>
        <w:tc>
          <w:tcPr>
            <w:tcW w:w="5328" w:type="dxa"/>
            <w:tcBorders>
              <w:top w:val="nil"/>
              <w:left w:val="nil"/>
              <w:bottom w:val="single" w:sz="4" w:space="0" w:color="auto"/>
              <w:right w:val="single" w:sz="4" w:space="0" w:color="auto"/>
            </w:tcBorders>
            <w:shd w:val="clear" w:color="auto" w:fill="auto"/>
            <w:noWrap/>
            <w:vAlign w:val="bottom"/>
            <w:hideMark/>
          </w:tcPr>
          <w:p w:rsidR="00932DEB" w:rsidRPr="00CE43D1" w:rsidDel="006738A8" w:rsidRDefault="00932DEB" w:rsidP="00EE05BE">
            <w:pPr>
              <w:rPr>
                <w:del w:id="889" w:author="Ella Goldberg(Contractor)" w:date="2013-11-05T23:34:00Z"/>
                <w:rFonts w:ascii="MS Sans Serif" w:hAnsi="MS Sans Serif"/>
                <w:sz w:val="20"/>
              </w:rPr>
            </w:pPr>
            <w:del w:id="890" w:author="Ella Goldberg(Contractor)" w:date="2013-11-05T23:34:00Z">
              <w:r w:rsidRPr="00CE43D1" w:rsidDel="006738A8">
                <w:rPr>
                  <w:rFonts w:ascii="MS Sans Serif" w:hAnsi="MS Sans Serif"/>
                  <w:sz w:val="20"/>
                </w:rPr>
                <w:delText> </w:delText>
              </w:r>
            </w:del>
          </w:p>
        </w:tc>
      </w:tr>
    </w:tbl>
    <w:p w:rsidR="00932DEB" w:rsidDel="006738A8" w:rsidRDefault="00932DEB" w:rsidP="00932DEB">
      <w:pPr>
        <w:pStyle w:val="ListParagraph"/>
        <w:ind w:left="1080"/>
        <w:rPr>
          <w:del w:id="891" w:author="Ella Goldberg(Contractor)" w:date="2013-11-05T23:34:00Z"/>
          <w:szCs w:val="18"/>
        </w:rPr>
      </w:pPr>
    </w:p>
    <w:p w:rsidR="00932DEB" w:rsidRPr="00E4289A" w:rsidDel="006738A8" w:rsidRDefault="00932DEB" w:rsidP="003724A1">
      <w:pPr>
        <w:pStyle w:val="ListParagraph"/>
        <w:spacing w:after="200" w:line="276" w:lineRule="auto"/>
        <w:ind w:left="1440"/>
        <w:rPr>
          <w:del w:id="892" w:author="Ella Goldberg(Contractor)" w:date="2013-11-05T23:34:00Z"/>
          <w:rFonts w:asciiTheme="minorHAnsi" w:hAnsiTheme="minorHAnsi" w:cs="Tahoma"/>
          <w:sz w:val="24"/>
          <w:szCs w:val="24"/>
        </w:rPr>
      </w:pPr>
      <w:del w:id="893" w:author="Ella Goldberg(Contractor)" w:date="2013-11-05T23:34:00Z">
        <w:r w:rsidRPr="00E4289A" w:rsidDel="006738A8">
          <w:rPr>
            <w:rFonts w:asciiTheme="minorHAnsi" w:hAnsiTheme="minorHAnsi" w:cs="Tahoma"/>
            <w:sz w:val="24"/>
            <w:szCs w:val="24"/>
          </w:rPr>
          <w:delText xml:space="preserve">Update ProjectGroup set expirationDate for combination of initial GroupId + HierarchyId </w:delText>
        </w:r>
      </w:del>
    </w:p>
    <w:p w:rsidR="00932DEB" w:rsidRPr="00E4289A" w:rsidDel="006738A8" w:rsidRDefault="00932DEB" w:rsidP="003724A1">
      <w:pPr>
        <w:pStyle w:val="ListParagraph"/>
        <w:spacing w:after="200" w:line="276" w:lineRule="auto"/>
        <w:ind w:left="1440"/>
        <w:rPr>
          <w:del w:id="894" w:author="Ella Goldberg(Contractor)" w:date="2013-11-05T23:34:00Z"/>
          <w:rFonts w:asciiTheme="minorHAnsi" w:hAnsiTheme="minorHAnsi" w:cs="Tahoma"/>
          <w:sz w:val="24"/>
          <w:szCs w:val="24"/>
        </w:rPr>
      </w:pPr>
      <w:del w:id="895" w:author="Ella Goldberg(Contractor)" w:date="2013-11-05T23:34:00Z">
        <w:r w:rsidRPr="00E4289A" w:rsidDel="006738A8">
          <w:rPr>
            <w:rFonts w:asciiTheme="minorHAnsi" w:hAnsiTheme="minorHAnsi" w:cs="Tahoma"/>
            <w:sz w:val="24"/>
            <w:szCs w:val="24"/>
          </w:rPr>
          <w:delText xml:space="preserve">Update </w:delText>
        </w:r>
      </w:del>
      <w:del w:id="896" w:author="Ella Goldberg(Contractor)" w:date="2013-11-05T13:45:00Z">
        <w:r w:rsidRPr="00E4289A" w:rsidDel="00A53F18">
          <w:rPr>
            <w:rFonts w:asciiTheme="minorHAnsi" w:hAnsiTheme="minorHAnsi" w:cs="Tahoma"/>
            <w:sz w:val="24"/>
            <w:szCs w:val="24"/>
          </w:rPr>
          <w:delText>FolderNote</w:delText>
        </w:r>
      </w:del>
      <w:del w:id="897" w:author="Ella Goldberg(Contractor)" w:date="2013-11-05T23:34:00Z">
        <w:r w:rsidRPr="00E4289A" w:rsidDel="006738A8">
          <w:rPr>
            <w:rFonts w:asciiTheme="minorHAnsi" w:hAnsiTheme="minorHAnsi" w:cs="Tahoma"/>
            <w:sz w:val="24"/>
            <w:szCs w:val="24"/>
          </w:rPr>
          <w:delText xml:space="preserve">Group set ExpirationDate for combination of initial </w:delText>
        </w:r>
        <w:r w:rsidRPr="00E4289A" w:rsidDel="006738A8">
          <w:rPr>
            <w:rFonts w:asciiTheme="minorHAnsi" w:hAnsiTheme="minorHAnsi" w:cs="Tahoma"/>
            <w:sz w:val="24"/>
            <w:szCs w:val="24"/>
            <w:lang w:bidi="he-IL"/>
          </w:rPr>
          <w:delText xml:space="preserve">NoteGroupId and </w:delText>
        </w:r>
        <w:r w:rsidR="00B34A2C" w:rsidDel="006738A8">
          <w:rPr>
            <w:rFonts w:asciiTheme="minorHAnsi" w:hAnsiTheme="minorHAnsi" w:cs="Tahoma"/>
            <w:sz w:val="24"/>
            <w:szCs w:val="24"/>
            <w:lang w:bidi="he-IL"/>
          </w:rPr>
          <w:delText>ATS_</w:delText>
        </w:r>
        <w:r w:rsidR="00087904" w:rsidDel="006738A8">
          <w:rPr>
            <w:rFonts w:asciiTheme="minorHAnsi" w:hAnsiTheme="minorHAnsi" w:cs="Tahoma"/>
            <w:sz w:val="24"/>
            <w:szCs w:val="24"/>
            <w:lang w:bidi="he-IL"/>
          </w:rPr>
          <w:delText>Hierarchy.</w:delText>
        </w:r>
        <w:r w:rsidRPr="00E4289A" w:rsidDel="006738A8">
          <w:rPr>
            <w:rFonts w:asciiTheme="minorHAnsi" w:hAnsiTheme="minorHAnsi" w:cs="Tahoma"/>
            <w:sz w:val="24"/>
            <w:szCs w:val="24"/>
            <w:lang w:bidi="he-IL"/>
          </w:rPr>
          <w:delText>Id</w:delText>
        </w:r>
      </w:del>
    </w:p>
    <w:p w:rsidR="00932DEB" w:rsidRDefault="00932DEB" w:rsidP="006738A8">
      <w:pPr>
        <w:pStyle w:val="ListParagraph"/>
        <w:ind w:left="1440"/>
        <w:rPr>
          <w:ins w:id="898" w:author="Ella Goldberg(Contractor)" w:date="2013-11-05T23:35:00Z"/>
          <w:rFonts w:asciiTheme="minorHAnsi" w:hAnsiTheme="minorHAnsi"/>
          <w:sz w:val="24"/>
          <w:szCs w:val="24"/>
        </w:rPr>
      </w:pPr>
      <w:r w:rsidRPr="00E4289A">
        <w:rPr>
          <w:rFonts w:asciiTheme="minorHAnsi" w:hAnsiTheme="minorHAnsi"/>
          <w:sz w:val="24"/>
          <w:szCs w:val="24"/>
        </w:rPr>
        <w:t xml:space="preserve">Update </w:t>
      </w:r>
      <w:proofErr w:type="spellStart"/>
      <w:ins w:id="899" w:author="Ella Goldberg(Contractor)" w:date="2013-11-05T23:35:00Z">
        <w:r w:rsidR="006738A8">
          <w:rPr>
            <w:rFonts w:asciiTheme="minorHAnsi" w:hAnsiTheme="minorHAnsi"/>
            <w:sz w:val="24"/>
            <w:szCs w:val="24"/>
          </w:rPr>
          <w:t>ATS_</w:t>
        </w:r>
      </w:ins>
      <w:r w:rsidRPr="00E4289A">
        <w:rPr>
          <w:rFonts w:asciiTheme="minorHAnsi" w:hAnsiTheme="minorHAnsi"/>
          <w:sz w:val="24"/>
          <w:szCs w:val="24"/>
        </w:rPr>
        <w:t>Hierarchy</w:t>
      </w:r>
      <w:proofErr w:type="spellEnd"/>
      <w:r w:rsidRPr="00E4289A">
        <w:rPr>
          <w:rFonts w:asciiTheme="minorHAnsi" w:hAnsiTheme="minorHAnsi"/>
          <w:sz w:val="24"/>
          <w:szCs w:val="24"/>
        </w:rPr>
        <w:t xml:space="preserve"> set </w:t>
      </w:r>
      <w:del w:id="900" w:author="Ella Goldberg(Contractor)" w:date="2013-11-05T23:34:00Z">
        <w:r w:rsidRPr="00E4289A" w:rsidDel="006738A8">
          <w:rPr>
            <w:rFonts w:asciiTheme="minorHAnsi" w:hAnsiTheme="minorHAnsi"/>
            <w:sz w:val="24"/>
            <w:szCs w:val="24"/>
          </w:rPr>
          <w:delText xml:space="preserve">IsGroupMember </w:delText>
        </w:r>
      </w:del>
      <w:proofErr w:type="spellStart"/>
      <w:ins w:id="901" w:author="Ella Goldberg(Contractor)" w:date="2013-11-05T23:34:00Z">
        <w:r w:rsidR="006738A8">
          <w:rPr>
            <w:rFonts w:asciiTheme="minorHAnsi" w:hAnsiTheme="minorHAnsi"/>
            <w:sz w:val="24"/>
            <w:szCs w:val="24"/>
          </w:rPr>
          <w:t>GroupId</w:t>
        </w:r>
        <w:proofErr w:type="spellEnd"/>
        <w:r w:rsidR="006738A8" w:rsidRPr="00E4289A">
          <w:rPr>
            <w:rFonts w:asciiTheme="minorHAnsi" w:hAnsiTheme="minorHAnsi"/>
            <w:sz w:val="24"/>
            <w:szCs w:val="24"/>
          </w:rPr>
          <w:t xml:space="preserve"> </w:t>
        </w:r>
      </w:ins>
      <w:ins w:id="902" w:author="Ella Goldberg(Contractor)" w:date="2013-11-05T23:35:00Z">
        <w:r w:rsidR="006738A8">
          <w:rPr>
            <w:rFonts w:asciiTheme="minorHAnsi" w:hAnsiTheme="minorHAnsi"/>
            <w:sz w:val="24"/>
            <w:szCs w:val="24"/>
          </w:rPr>
          <w:t xml:space="preserve">null </w:t>
        </w:r>
      </w:ins>
      <w:del w:id="903" w:author="Ella Goldberg(Contractor)" w:date="2013-11-05T23:35:00Z">
        <w:r w:rsidRPr="00E4289A" w:rsidDel="006738A8">
          <w:rPr>
            <w:rFonts w:asciiTheme="minorHAnsi" w:hAnsiTheme="minorHAnsi"/>
            <w:sz w:val="24"/>
            <w:szCs w:val="24"/>
          </w:rPr>
          <w:delText xml:space="preserve">‘N’  for HierarchyId of the </w:delText>
        </w:r>
      </w:del>
      <w:ins w:id="904" w:author="Ella Goldberg(Contractor)" w:date="2013-11-05T23:35:00Z">
        <w:r w:rsidR="006738A8">
          <w:rPr>
            <w:rFonts w:asciiTheme="minorHAnsi" w:hAnsiTheme="minorHAnsi"/>
            <w:sz w:val="24"/>
            <w:szCs w:val="24"/>
          </w:rPr>
          <w:t xml:space="preserve">for the selected </w:t>
        </w:r>
      </w:ins>
      <w:r w:rsidRPr="00E4289A">
        <w:rPr>
          <w:rFonts w:asciiTheme="minorHAnsi" w:hAnsiTheme="minorHAnsi"/>
          <w:sz w:val="24"/>
          <w:szCs w:val="24"/>
        </w:rPr>
        <w:t>project</w:t>
      </w:r>
      <w:r w:rsidR="00FA60E1">
        <w:rPr>
          <w:rFonts w:asciiTheme="minorHAnsi" w:hAnsiTheme="minorHAnsi"/>
          <w:sz w:val="24"/>
          <w:szCs w:val="24"/>
        </w:rPr>
        <w:t>.</w:t>
      </w:r>
    </w:p>
    <w:p w:rsidR="00E239AC" w:rsidRDefault="00E239AC" w:rsidP="006738A8">
      <w:pPr>
        <w:pStyle w:val="ListParagraph"/>
        <w:ind w:left="1440"/>
        <w:rPr>
          <w:ins w:id="905" w:author="Ella Goldberg(Contractor)" w:date="2013-11-05T23:35:00Z"/>
          <w:rFonts w:asciiTheme="minorHAnsi" w:hAnsiTheme="minorHAnsi"/>
          <w:sz w:val="24"/>
          <w:szCs w:val="24"/>
        </w:rPr>
      </w:pPr>
    </w:p>
    <w:p w:rsidR="00E239AC" w:rsidRPr="00E4289A" w:rsidRDefault="00E239AC" w:rsidP="00E239AC">
      <w:pPr>
        <w:pStyle w:val="ListParagraph"/>
        <w:ind w:left="1440"/>
        <w:rPr>
          <w:rFonts w:asciiTheme="minorHAnsi" w:hAnsiTheme="minorHAnsi"/>
          <w:sz w:val="24"/>
          <w:szCs w:val="24"/>
        </w:rPr>
      </w:pPr>
      <w:ins w:id="906" w:author="Ella Goldberg(Contractor)" w:date="2013-11-05T23:35:00Z">
        <w:r>
          <w:rPr>
            <w:rFonts w:asciiTheme="minorHAnsi" w:hAnsiTheme="minorHAnsi"/>
            <w:sz w:val="24"/>
            <w:szCs w:val="24"/>
          </w:rPr>
          <w:t xml:space="preserve">Update Hierarchy set </w:t>
        </w:r>
      </w:ins>
      <w:proofErr w:type="spellStart"/>
      <w:ins w:id="907" w:author="Ella Goldberg(Contractor)" w:date="2013-11-05T23:36:00Z">
        <w:r>
          <w:rPr>
            <w:rFonts w:asciiTheme="minorHAnsi" w:hAnsiTheme="minorHAnsi"/>
            <w:sz w:val="24"/>
            <w:szCs w:val="24"/>
          </w:rPr>
          <w:t>P</w:t>
        </w:r>
      </w:ins>
      <w:ins w:id="908" w:author="Ella Goldberg(Contractor)" w:date="2013-11-05T23:35:00Z">
        <w:r>
          <w:rPr>
            <w:rFonts w:asciiTheme="minorHAnsi" w:hAnsiTheme="minorHAnsi"/>
            <w:sz w:val="24"/>
            <w:szCs w:val="24"/>
          </w:rPr>
          <w:t>rojectStep</w:t>
        </w:r>
      </w:ins>
      <w:proofErr w:type="spellEnd"/>
      <w:ins w:id="909" w:author="Ella Goldberg(Contractor)" w:date="2013-11-05T23:36:00Z">
        <w:r>
          <w:rPr>
            <w:rFonts w:asciiTheme="minorHAnsi" w:hAnsiTheme="minorHAnsi"/>
            <w:sz w:val="24"/>
            <w:szCs w:val="24"/>
          </w:rPr>
          <w:t xml:space="preserve">=’group </w:t>
        </w:r>
      </w:ins>
      <w:proofErr w:type="spellStart"/>
      <w:ins w:id="910" w:author="Ella Goldberg(Contractor)" w:date="2013-11-05T23:37:00Z">
        <w:r>
          <w:rPr>
            <w:rFonts w:asciiTheme="minorHAnsi" w:hAnsiTheme="minorHAnsi"/>
            <w:sz w:val="24"/>
            <w:szCs w:val="24"/>
          </w:rPr>
          <w:t>ProjectStep</w:t>
        </w:r>
        <w:proofErr w:type="spellEnd"/>
        <w:r>
          <w:rPr>
            <w:rFonts w:asciiTheme="minorHAnsi" w:hAnsiTheme="minorHAnsi"/>
            <w:sz w:val="24"/>
            <w:szCs w:val="24"/>
          </w:rPr>
          <w:t>’</w:t>
        </w:r>
      </w:ins>
      <w:ins w:id="911" w:author="Ella Goldberg(Contractor)" w:date="2013-11-05T23:36:00Z">
        <w:r>
          <w:rPr>
            <w:rFonts w:asciiTheme="minorHAnsi" w:hAnsiTheme="minorHAnsi"/>
            <w:sz w:val="24"/>
            <w:szCs w:val="24"/>
          </w:rPr>
          <w:t xml:space="preserve"> where id=’selected project id’</w:t>
        </w:r>
      </w:ins>
    </w:p>
    <w:p w:rsidR="00932DEB" w:rsidRDefault="00932DEB" w:rsidP="003724A1">
      <w:pPr>
        <w:pStyle w:val="ListParagraph"/>
        <w:ind w:left="1440"/>
        <w:rPr>
          <w:ins w:id="912" w:author="Ella Goldberg(Contractor)" w:date="2013-11-05T23:39:00Z"/>
          <w:rFonts w:asciiTheme="minorHAnsi" w:hAnsiTheme="minorHAnsi"/>
          <w:sz w:val="24"/>
          <w:szCs w:val="24"/>
        </w:rPr>
      </w:pPr>
    </w:p>
    <w:p w:rsidR="008B46EB" w:rsidRDefault="008B46EB" w:rsidP="003724A1">
      <w:pPr>
        <w:pStyle w:val="ListParagraph"/>
        <w:ind w:left="1440"/>
        <w:rPr>
          <w:ins w:id="913" w:author="Ella Goldberg(Contractor)" w:date="2013-11-05T23:39:00Z"/>
          <w:rFonts w:asciiTheme="minorHAnsi" w:hAnsiTheme="minorHAnsi"/>
          <w:sz w:val="24"/>
          <w:szCs w:val="24"/>
        </w:rPr>
      </w:pPr>
      <w:ins w:id="914" w:author="Ella Goldberg(Contractor)" w:date="2013-11-05T23:39:00Z">
        <w:r>
          <w:rPr>
            <w:rFonts w:asciiTheme="minorHAnsi" w:hAnsiTheme="minorHAnsi"/>
            <w:sz w:val="24"/>
            <w:szCs w:val="24"/>
          </w:rPr>
          <w:t>Verify that 2 or more projects left in the group:</w:t>
        </w:r>
      </w:ins>
    </w:p>
    <w:p w:rsidR="008B46EB" w:rsidRDefault="008B46EB" w:rsidP="003724A1">
      <w:pPr>
        <w:pStyle w:val="ListParagraph"/>
        <w:ind w:left="1440"/>
        <w:rPr>
          <w:ins w:id="915" w:author="Ella Goldberg(Contractor)" w:date="2013-11-05T23:40:00Z"/>
          <w:rFonts w:asciiTheme="minorHAnsi" w:hAnsiTheme="minorHAnsi"/>
          <w:sz w:val="24"/>
          <w:szCs w:val="24"/>
        </w:rPr>
      </w:pPr>
      <w:ins w:id="916" w:author="Ella Goldberg(Contractor)" w:date="2013-11-05T23:40:00Z">
        <w:r>
          <w:rPr>
            <w:rFonts w:asciiTheme="minorHAnsi" w:hAnsiTheme="minorHAnsi"/>
            <w:sz w:val="24"/>
            <w:szCs w:val="24"/>
          </w:rPr>
          <w:t xml:space="preserve">Select </w:t>
        </w:r>
        <w:proofErr w:type="gramStart"/>
        <w:r>
          <w:rPr>
            <w:rFonts w:asciiTheme="minorHAnsi" w:hAnsiTheme="minorHAnsi"/>
            <w:sz w:val="24"/>
            <w:szCs w:val="24"/>
          </w:rPr>
          <w:t>count(</w:t>
        </w:r>
        <w:proofErr w:type="gramEnd"/>
        <w:r>
          <w:rPr>
            <w:rFonts w:asciiTheme="minorHAnsi" w:hAnsiTheme="minorHAnsi"/>
            <w:sz w:val="24"/>
            <w:szCs w:val="24"/>
          </w:rPr>
          <w:t xml:space="preserve">Id) from </w:t>
        </w:r>
        <w:proofErr w:type="spellStart"/>
        <w:r>
          <w:rPr>
            <w:rFonts w:asciiTheme="minorHAnsi" w:hAnsiTheme="minorHAnsi"/>
            <w:sz w:val="24"/>
            <w:szCs w:val="24"/>
          </w:rPr>
          <w:t>ATS_Hierarchy</w:t>
        </w:r>
        <w:proofErr w:type="spellEnd"/>
        <w:r>
          <w:rPr>
            <w:rFonts w:asciiTheme="minorHAnsi" w:hAnsiTheme="minorHAnsi"/>
            <w:sz w:val="24"/>
            <w:szCs w:val="24"/>
          </w:rPr>
          <w:t xml:space="preserve"> where </w:t>
        </w:r>
        <w:proofErr w:type="spellStart"/>
        <w:r>
          <w:rPr>
            <w:rFonts w:asciiTheme="minorHAnsi" w:hAnsiTheme="minorHAnsi"/>
            <w:sz w:val="24"/>
            <w:szCs w:val="24"/>
          </w:rPr>
          <w:t>GroupId</w:t>
        </w:r>
        <w:proofErr w:type="spellEnd"/>
        <w:r>
          <w:rPr>
            <w:rFonts w:asciiTheme="minorHAnsi" w:hAnsiTheme="minorHAnsi"/>
            <w:sz w:val="24"/>
            <w:szCs w:val="24"/>
          </w:rPr>
          <w:t>=id of the group.</w:t>
        </w:r>
      </w:ins>
    </w:p>
    <w:p w:rsidR="008B46EB" w:rsidRDefault="008B46EB" w:rsidP="003724A1">
      <w:pPr>
        <w:pStyle w:val="ListParagraph"/>
        <w:ind w:left="1440"/>
        <w:rPr>
          <w:ins w:id="917" w:author="Ella Goldberg(Contractor)" w:date="2013-11-05T23:38:00Z"/>
          <w:rFonts w:asciiTheme="minorHAnsi" w:hAnsiTheme="minorHAnsi"/>
          <w:sz w:val="24"/>
          <w:szCs w:val="24"/>
        </w:rPr>
      </w:pPr>
    </w:p>
    <w:p w:rsidR="008B46EB" w:rsidRDefault="008B46EB" w:rsidP="008B46EB">
      <w:pPr>
        <w:pStyle w:val="ListParagraph"/>
        <w:ind w:left="1440"/>
        <w:rPr>
          <w:ins w:id="918" w:author="Ella Goldberg(Contractor)" w:date="2013-11-05T23:38:00Z"/>
          <w:rFonts w:asciiTheme="minorHAnsi" w:hAnsiTheme="minorHAnsi"/>
          <w:sz w:val="24"/>
          <w:szCs w:val="24"/>
        </w:rPr>
      </w:pPr>
      <w:ins w:id="919" w:author="Ella Goldberg(Contractor)" w:date="2013-11-05T23:38:00Z">
        <w:r>
          <w:rPr>
            <w:rFonts w:asciiTheme="minorHAnsi" w:hAnsiTheme="minorHAnsi"/>
            <w:sz w:val="24"/>
            <w:szCs w:val="24"/>
          </w:rPr>
          <w:t>In case when only one project left in the group</w:t>
        </w:r>
      </w:ins>
      <w:ins w:id="920" w:author="Ella Goldberg(Contractor)" w:date="2013-11-05T23:41:00Z">
        <w:r w:rsidR="0022101E">
          <w:rPr>
            <w:rFonts w:asciiTheme="minorHAnsi" w:hAnsiTheme="minorHAnsi"/>
            <w:sz w:val="24"/>
            <w:szCs w:val="24"/>
          </w:rPr>
          <w:t>, perform the following action for the project</w:t>
        </w:r>
      </w:ins>
      <w:ins w:id="921" w:author="Ella Goldberg(Contractor)" w:date="2013-11-05T23:38:00Z">
        <w:r>
          <w:rPr>
            <w:rFonts w:asciiTheme="minorHAnsi" w:hAnsiTheme="minorHAnsi"/>
            <w:sz w:val="24"/>
            <w:szCs w:val="24"/>
          </w:rPr>
          <w:t>:</w:t>
        </w:r>
      </w:ins>
    </w:p>
    <w:p w:rsidR="0022101E" w:rsidRDefault="0022101E" w:rsidP="008B46EB">
      <w:pPr>
        <w:pStyle w:val="ListParagraph"/>
        <w:ind w:firstLine="720"/>
        <w:rPr>
          <w:ins w:id="922" w:author="Ella Goldberg(Contractor)" w:date="2013-11-05T23:41:00Z"/>
        </w:rPr>
      </w:pPr>
    </w:p>
    <w:p w:rsidR="008B46EB" w:rsidRDefault="008B46EB" w:rsidP="008B46EB">
      <w:pPr>
        <w:pStyle w:val="ListParagraph"/>
        <w:ind w:firstLine="720"/>
        <w:rPr>
          <w:ins w:id="923" w:author="Ella Goldberg(Contractor)" w:date="2013-11-05T23:39:00Z"/>
        </w:rPr>
      </w:pPr>
      <w:ins w:id="924" w:author="Ella Goldberg(Contractor)" w:date="2013-11-05T23:39:00Z">
        <w:r>
          <w:t xml:space="preserve">Update </w:t>
        </w:r>
      </w:ins>
      <w:proofErr w:type="spellStart"/>
      <w:ins w:id="925" w:author="Ella Goldberg(Contractor)" w:date="2013-11-05T23:41:00Z">
        <w:r w:rsidR="0022101E">
          <w:t>ATS_</w:t>
        </w:r>
      </w:ins>
      <w:ins w:id="926" w:author="Ella Goldberg(Contractor)" w:date="2013-11-05T23:39:00Z">
        <w:r>
          <w:t>Hierarchy</w:t>
        </w:r>
        <w:proofErr w:type="spellEnd"/>
        <w:r>
          <w:t xml:space="preserve"> set </w:t>
        </w:r>
        <w:proofErr w:type="spellStart"/>
        <w:r>
          <w:t>GroupId</w:t>
        </w:r>
        <w:proofErr w:type="spellEnd"/>
        <w:r>
          <w:t xml:space="preserve"> null, </w:t>
        </w:r>
        <w:proofErr w:type="spellStart"/>
        <w:r>
          <w:t>ProjectStep</w:t>
        </w:r>
        <w:proofErr w:type="spellEnd"/>
        <w:r>
          <w:t xml:space="preserve"> is populated with Group</w:t>
        </w:r>
      </w:ins>
      <w:ins w:id="927" w:author="Ella Goldberg(Contractor)" w:date="2013-11-05T23:41:00Z">
        <w:r w:rsidR="0022101E">
          <w:t xml:space="preserve"> record</w:t>
        </w:r>
      </w:ins>
      <w:ins w:id="928" w:author="Ella Goldberg(Contractor)" w:date="2013-11-05T23:39:00Z">
        <w:r>
          <w:t xml:space="preserve"> value if any.</w:t>
        </w:r>
      </w:ins>
    </w:p>
    <w:p w:rsidR="0022101E" w:rsidRDefault="0022101E" w:rsidP="008B46EB">
      <w:pPr>
        <w:pStyle w:val="ListParagraph"/>
        <w:ind w:left="1440"/>
        <w:rPr>
          <w:ins w:id="929" w:author="Ella Goldberg(Contractor)" w:date="2013-11-05T23:41:00Z"/>
        </w:rPr>
      </w:pPr>
    </w:p>
    <w:p w:rsidR="008B46EB" w:rsidRDefault="008B46EB" w:rsidP="008B46EB">
      <w:pPr>
        <w:pStyle w:val="ListParagraph"/>
        <w:ind w:left="1440"/>
        <w:rPr>
          <w:ins w:id="930" w:author="Ella Goldberg(Contractor)" w:date="2013-11-05T23:39:00Z"/>
        </w:rPr>
      </w:pPr>
      <w:ins w:id="931" w:author="Ella Goldberg(Contractor)" w:date="2013-11-05T23:39:00Z">
        <w:r>
          <w:lastRenderedPageBreak/>
          <w:t xml:space="preserve">Update </w:t>
        </w:r>
      </w:ins>
      <w:proofErr w:type="spellStart"/>
      <w:ins w:id="932" w:author="Ella Goldberg(Contractor)" w:date="2013-11-05T23:42:00Z">
        <w:r w:rsidR="0022101E">
          <w:t>ATS_</w:t>
        </w:r>
      </w:ins>
      <w:ins w:id="933" w:author="Ella Goldberg(Contractor)" w:date="2013-11-05T23:39:00Z">
        <w:r>
          <w:t>Version</w:t>
        </w:r>
        <w:proofErr w:type="spellEnd"/>
        <w:r>
          <w:t xml:space="preserve"> set </w:t>
        </w:r>
        <w:proofErr w:type="spellStart"/>
        <w:r>
          <w:t>HierarchyId</w:t>
        </w:r>
        <w:proofErr w:type="spellEnd"/>
        <w:r>
          <w:t xml:space="preserve"> to id of the project where </w:t>
        </w:r>
        <w:proofErr w:type="spellStart"/>
        <w:r>
          <w:t>HierarchyId</w:t>
        </w:r>
        <w:proofErr w:type="spellEnd"/>
        <w:r>
          <w:t xml:space="preserve">=Id of the </w:t>
        </w:r>
        <w:proofErr w:type="gramStart"/>
        <w:r>
          <w:t>Group ,</w:t>
        </w:r>
        <w:proofErr w:type="gramEnd"/>
        <w:r>
          <w:t xml:space="preserve"> set </w:t>
        </w:r>
        <w:proofErr w:type="spellStart"/>
        <w:r>
          <w:t>TargetPath</w:t>
        </w:r>
        <w:proofErr w:type="spellEnd"/>
        <w:r>
          <w:t xml:space="preserve"> to default (all Group versions are updated)</w:t>
        </w:r>
      </w:ins>
    </w:p>
    <w:p w:rsidR="0022101E" w:rsidRDefault="0022101E" w:rsidP="008B46EB">
      <w:pPr>
        <w:pStyle w:val="ListParagraph"/>
        <w:ind w:left="1440"/>
        <w:rPr>
          <w:ins w:id="934" w:author="Ella Goldberg(Contractor)" w:date="2013-11-05T23:42:00Z"/>
        </w:rPr>
      </w:pPr>
    </w:p>
    <w:p w:rsidR="008B46EB" w:rsidRPr="008B46EB" w:rsidRDefault="008B46EB" w:rsidP="008B46EB">
      <w:pPr>
        <w:pStyle w:val="ListParagraph"/>
        <w:ind w:left="1440"/>
        <w:rPr>
          <w:ins w:id="935" w:author="Ella Goldberg(Contractor)" w:date="2013-11-05T23:38:00Z"/>
          <w:rFonts w:asciiTheme="minorHAnsi" w:hAnsiTheme="minorHAnsi"/>
          <w:b/>
          <w:bCs/>
          <w:sz w:val="24"/>
          <w:szCs w:val="24"/>
        </w:rPr>
      </w:pPr>
      <w:ins w:id="936" w:author="Ella Goldberg(Contractor)" w:date="2013-11-05T23:39:00Z">
        <w:r>
          <w:t xml:space="preserve">Update </w:t>
        </w:r>
      </w:ins>
      <w:proofErr w:type="spellStart"/>
      <w:ins w:id="937" w:author="Ella Goldberg(Contractor)" w:date="2013-11-05T23:42:00Z">
        <w:r w:rsidR="0022101E">
          <w:t>ATS_</w:t>
        </w:r>
      </w:ins>
      <w:ins w:id="938" w:author="Ella Goldberg(Contractor)" w:date="2013-11-05T23:39:00Z">
        <w:r>
          <w:t>Note</w:t>
        </w:r>
        <w:proofErr w:type="spellEnd"/>
        <w:r>
          <w:t xml:space="preserve"> set </w:t>
        </w:r>
        <w:proofErr w:type="spellStart"/>
        <w:r>
          <w:t>HierarchyId</w:t>
        </w:r>
        <w:proofErr w:type="spellEnd"/>
        <w:r>
          <w:t xml:space="preserve"> to id of the project where </w:t>
        </w:r>
        <w:proofErr w:type="spellStart"/>
        <w:r>
          <w:t>HierarchyId</w:t>
        </w:r>
        <w:proofErr w:type="spellEnd"/>
        <w:r>
          <w:t>=Id of the Group (all Group notes are updated).</w:t>
        </w:r>
      </w:ins>
    </w:p>
    <w:p w:rsidR="008B46EB" w:rsidRPr="00E4289A" w:rsidRDefault="008B46EB" w:rsidP="008B46EB">
      <w:pPr>
        <w:pStyle w:val="ListParagraph"/>
        <w:ind w:left="1440"/>
        <w:rPr>
          <w:rFonts w:asciiTheme="minorHAnsi" w:hAnsiTheme="minorHAnsi"/>
          <w:sz w:val="24"/>
          <w:szCs w:val="24"/>
        </w:rPr>
      </w:pPr>
    </w:p>
    <w:p w:rsidR="00932DEB" w:rsidRPr="00E4289A" w:rsidRDefault="00932DEB" w:rsidP="003724A1">
      <w:pPr>
        <w:ind w:left="1440"/>
        <w:rPr>
          <w:rFonts w:asciiTheme="minorHAnsi" w:hAnsiTheme="minorHAnsi"/>
        </w:rPr>
      </w:pPr>
      <w:r w:rsidRPr="00E4289A">
        <w:rPr>
          <w:rFonts w:asciiTheme="minorHAnsi" w:hAnsiTheme="minorHAnsi"/>
        </w:rPr>
        <w:t>Updated project node first tab will be displayed to the user when pressing OK.</w:t>
      </w:r>
    </w:p>
    <w:p w:rsidR="00932DEB" w:rsidRPr="00E4289A" w:rsidRDefault="00932DEB" w:rsidP="003724A1">
      <w:pPr>
        <w:pStyle w:val="ListParagraph"/>
        <w:ind w:left="1440"/>
        <w:rPr>
          <w:rFonts w:asciiTheme="minorHAnsi" w:hAnsiTheme="minorHAnsi"/>
          <w:sz w:val="24"/>
          <w:szCs w:val="24"/>
        </w:rPr>
      </w:pPr>
    </w:p>
    <w:p w:rsidR="00932DEB" w:rsidRPr="00E4289A" w:rsidRDefault="00932DEB" w:rsidP="003724A1">
      <w:pPr>
        <w:pStyle w:val="ListParagraph"/>
        <w:ind w:left="1440"/>
        <w:rPr>
          <w:rFonts w:asciiTheme="minorHAnsi" w:hAnsiTheme="minorHAnsi"/>
          <w:sz w:val="24"/>
          <w:szCs w:val="24"/>
        </w:rPr>
      </w:pPr>
    </w:p>
    <w:p w:rsidR="00932DEB" w:rsidRPr="00E4289A" w:rsidRDefault="00932DEB" w:rsidP="003724A1">
      <w:pPr>
        <w:pStyle w:val="ListParagraph"/>
        <w:ind w:left="1440"/>
        <w:rPr>
          <w:rFonts w:asciiTheme="minorHAnsi" w:hAnsiTheme="minorHAnsi"/>
          <w:sz w:val="24"/>
          <w:szCs w:val="24"/>
        </w:rPr>
      </w:pPr>
      <w:r w:rsidRPr="00E4289A">
        <w:rPr>
          <w:rFonts w:asciiTheme="minorHAnsi" w:hAnsiTheme="minorHAnsi"/>
          <w:sz w:val="24"/>
          <w:szCs w:val="24"/>
        </w:rPr>
        <w:t xml:space="preserve">Error Handling – refer </w:t>
      </w:r>
      <w:hyperlink w:anchor="_Add_New_Project" w:history="1">
        <w:r w:rsidRPr="00E4289A">
          <w:rPr>
            <w:rStyle w:val="Hyperlink"/>
            <w:rFonts w:asciiTheme="minorHAnsi" w:hAnsiTheme="minorHAnsi"/>
            <w:sz w:val="24"/>
            <w:szCs w:val="24"/>
          </w:rPr>
          <w:t>Add New Project</w:t>
        </w:r>
      </w:hyperlink>
      <w:r w:rsidRPr="00E4289A">
        <w:rPr>
          <w:rFonts w:asciiTheme="minorHAnsi" w:hAnsiTheme="minorHAnsi"/>
          <w:sz w:val="24"/>
          <w:szCs w:val="24"/>
        </w:rPr>
        <w:t xml:space="preserve"> section</w:t>
      </w:r>
    </w:p>
    <w:p w:rsidR="00932DEB" w:rsidRPr="00E4289A" w:rsidRDefault="00932DEB" w:rsidP="003724A1">
      <w:pPr>
        <w:pStyle w:val="ListParagraph"/>
        <w:ind w:left="1440"/>
        <w:rPr>
          <w:rFonts w:asciiTheme="minorHAnsi" w:hAnsiTheme="minorHAnsi"/>
          <w:sz w:val="24"/>
          <w:szCs w:val="24"/>
        </w:rPr>
      </w:pPr>
      <w:r w:rsidRPr="00E4289A">
        <w:rPr>
          <w:rFonts w:asciiTheme="minorHAnsi" w:hAnsiTheme="minorHAnsi"/>
          <w:sz w:val="24"/>
          <w:szCs w:val="24"/>
        </w:rPr>
        <w:t xml:space="preserve">Updating related project is a subject for security validation – refer </w:t>
      </w:r>
      <w:hyperlink w:anchor="_Security" w:history="1">
        <w:r w:rsidRPr="00E4289A">
          <w:rPr>
            <w:rStyle w:val="Hyperlink"/>
            <w:rFonts w:asciiTheme="minorHAnsi" w:hAnsiTheme="minorHAnsi"/>
            <w:sz w:val="24"/>
            <w:szCs w:val="24"/>
          </w:rPr>
          <w:t>Security</w:t>
        </w:r>
      </w:hyperlink>
      <w:r w:rsidRPr="00E4289A">
        <w:rPr>
          <w:rFonts w:asciiTheme="minorHAnsi" w:hAnsiTheme="minorHAnsi"/>
          <w:sz w:val="24"/>
          <w:szCs w:val="24"/>
        </w:rPr>
        <w:t xml:space="preserve"> section</w:t>
      </w:r>
      <w:r w:rsidR="00FA60E1">
        <w:rPr>
          <w:rFonts w:asciiTheme="minorHAnsi" w:hAnsiTheme="minorHAnsi"/>
          <w:sz w:val="24"/>
          <w:szCs w:val="24"/>
        </w:rPr>
        <w:t>.</w:t>
      </w:r>
    </w:p>
    <w:p w:rsidR="00932DEB" w:rsidRPr="008F7F9C" w:rsidRDefault="00932DEB" w:rsidP="00D92288">
      <w:pPr>
        <w:pStyle w:val="Heading4"/>
      </w:pPr>
      <w:bookmarkStart w:id="939" w:name="_Notes_management"/>
      <w:bookmarkStart w:id="940" w:name="_Toc367118000"/>
      <w:bookmarkStart w:id="941" w:name="_Toc370395983"/>
      <w:bookmarkEnd w:id="939"/>
      <w:r w:rsidRPr="008F7F9C">
        <w:t>Note</w:t>
      </w:r>
      <w:bookmarkEnd w:id="940"/>
      <w:r w:rsidRPr="008F7F9C">
        <w:t xml:space="preserve">s </w:t>
      </w:r>
      <w:r w:rsidRPr="00D92288">
        <w:t>management</w:t>
      </w:r>
      <w:bookmarkEnd w:id="941"/>
    </w:p>
    <w:p w:rsidR="00932DEB" w:rsidRPr="00212722" w:rsidRDefault="00932DEB" w:rsidP="00932DEB"/>
    <w:p w:rsidR="00932DEB" w:rsidRPr="00373687" w:rsidRDefault="00932DEB" w:rsidP="000C2EE1">
      <w:pPr>
        <w:pStyle w:val="ListParagraph"/>
        <w:numPr>
          <w:ilvl w:val="1"/>
          <w:numId w:val="23"/>
        </w:numPr>
        <w:spacing w:line="288" w:lineRule="auto"/>
        <w:rPr>
          <w:szCs w:val="18"/>
        </w:rPr>
      </w:pPr>
      <w:r w:rsidRPr="00373687">
        <w:rPr>
          <w:szCs w:val="18"/>
        </w:rPr>
        <w:t xml:space="preserve">User will be able to assign note to any folder by </w:t>
      </w:r>
      <w:r>
        <w:rPr>
          <w:szCs w:val="18"/>
        </w:rPr>
        <w:t>pressing</w:t>
      </w:r>
      <w:r w:rsidRPr="00373687">
        <w:rPr>
          <w:szCs w:val="18"/>
        </w:rPr>
        <w:t xml:space="preserve"> ‘Add Note’ </w:t>
      </w:r>
      <w:r>
        <w:rPr>
          <w:szCs w:val="18"/>
        </w:rPr>
        <w:t>button</w:t>
      </w:r>
      <w:r w:rsidRPr="00373687">
        <w:rPr>
          <w:szCs w:val="18"/>
        </w:rPr>
        <w:t xml:space="preserve"> </w:t>
      </w:r>
      <w:r>
        <w:rPr>
          <w:szCs w:val="18"/>
        </w:rPr>
        <w:t>on the notes tab.</w:t>
      </w:r>
    </w:p>
    <w:p w:rsidR="00932DEB" w:rsidRPr="00373687" w:rsidRDefault="00932DEB" w:rsidP="003724A1">
      <w:pPr>
        <w:ind w:left="1170"/>
        <w:rPr>
          <w:szCs w:val="18"/>
        </w:rPr>
      </w:pPr>
      <w:r>
        <w:rPr>
          <w:noProof/>
          <w:lang w:bidi="ar-SA"/>
        </w:rPr>
        <w:drawing>
          <wp:inline distT="0" distB="0" distL="0" distR="0" wp14:anchorId="0D713BE4" wp14:editId="4C136189">
            <wp:extent cx="5353050" cy="3590925"/>
            <wp:effectExtent l="0" t="0" r="0" b="9525"/>
            <wp:docPr id="29711" name="Picture 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57375" cy="3593826"/>
                    </a:xfrm>
                    <a:prstGeom prst="rect">
                      <a:avLst/>
                    </a:prstGeom>
                  </pic:spPr>
                </pic:pic>
              </a:graphicData>
            </a:graphic>
          </wp:inline>
        </w:drawing>
      </w:r>
    </w:p>
    <w:p w:rsidR="00932DEB" w:rsidRPr="00373687" w:rsidRDefault="00932DEB" w:rsidP="00932DEB">
      <w:pPr>
        <w:rPr>
          <w:szCs w:val="18"/>
        </w:rPr>
      </w:pPr>
    </w:p>
    <w:p w:rsidR="00932DEB" w:rsidRPr="00E4289A" w:rsidRDefault="00932DEB" w:rsidP="003724A1">
      <w:pPr>
        <w:ind w:left="1170"/>
        <w:rPr>
          <w:rFonts w:asciiTheme="minorHAnsi" w:hAnsiTheme="minorHAnsi"/>
        </w:rPr>
      </w:pPr>
      <w:r w:rsidRPr="00E4289A">
        <w:rPr>
          <w:rFonts w:asciiTheme="minorHAnsi" w:hAnsiTheme="minorHAnsi"/>
        </w:rPr>
        <w:t xml:space="preserve">Type – </w:t>
      </w:r>
      <w:proofErr w:type="spellStart"/>
      <w:r w:rsidRPr="00E4289A">
        <w:rPr>
          <w:rFonts w:asciiTheme="minorHAnsi" w:hAnsiTheme="minorHAnsi"/>
        </w:rPr>
        <w:t>NoteType.Description</w:t>
      </w:r>
      <w:proofErr w:type="spellEnd"/>
      <w:r w:rsidRPr="00E4289A">
        <w:rPr>
          <w:rFonts w:asciiTheme="minorHAnsi" w:hAnsiTheme="minorHAnsi"/>
        </w:rPr>
        <w:t>, drop down list, mandatory</w:t>
      </w:r>
    </w:p>
    <w:p w:rsidR="00932DEB" w:rsidRPr="00E4289A" w:rsidRDefault="00932DEB" w:rsidP="003724A1">
      <w:pPr>
        <w:ind w:left="1170"/>
        <w:rPr>
          <w:rFonts w:asciiTheme="minorHAnsi" w:hAnsiTheme="minorHAnsi"/>
        </w:rPr>
      </w:pPr>
      <w:r w:rsidRPr="00E4289A">
        <w:rPr>
          <w:rFonts w:asciiTheme="minorHAnsi" w:hAnsiTheme="minorHAnsi"/>
        </w:rPr>
        <w:t>Title – text, 50, mandatory</w:t>
      </w:r>
    </w:p>
    <w:p w:rsidR="00932DEB" w:rsidRPr="00E4289A" w:rsidRDefault="00932DEB" w:rsidP="003724A1">
      <w:pPr>
        <w:ind w:left="1170"/>
        <w:rPr>
          <w:rFonts w:asciiTheme="minorHAnsi" w:hAnsiTheme="minorHAnsi"/>
        </w:rPr>
      </w:pPr>
      <w:r w:rsidRPr="00E4289A">
        <w:rPr>
          <w:rFonts w:asciiTheme="minorHAnsi" w:hAnsiTheme="minorHAnsi"/>
        </w:rPr>
        <w:t>Note text: text, 500, mandatory</w:t>
      </w:r>
    </w:p>
    <w:p w:rsidR="00932DEB" w:rsidRPr="00E4289A" w:rsidRDefault="00932DEB" w:rsidP="003724A1">
      <w:pPr>
        <w:ind w:left="1170"/>
        <w:rPr>
          <w:rFonts w:asciiTheme="minorHAnsi" w:hAnsiTheme="minorHAnsi"/>
        </w:rPr>
      </w:pPr>
      <w:r w:rsidRPr="00E4289A">
        <w:rPr>
          <w:rFonts w:asciiTheme="minorHAnsi" w:hAnsiTheme="minorHAnsi"/>
        </w:rPr>
        <w:t>Special – Indicator, optional</w:t>
      </w:r>
    </w:p>
    <w:p w:rsidR="00932DEB" w:rsidRPr="00E4289A" w:rsidRDefault="00932DEB" w:rsidP="003724A1">
      <w:pPr>
        <w:ind w:left="1170"/>
        <w:rPr>
          <w:rFonts w:asciiTheme="minorHAnsi" w:hAnsiTheme="minorHAnsi"/>
        </w:rPr>
      </w:pPr>
      <w:r w:rsidRPr="00E4289A">
        <w:rPr>
          <w:rFonts w:asciiTheme="minorHAnsi" w:hAnsiTheme="minorHAnsi"/>
        </w:rPr>
        <w:t>Add Note, Cancel, Save – buttons</w:t>
      </w:r>
    </w:p>
    <w:p w:rsidR="00932DEB" w:rsidRPr="00E4289A" w:rsidRDefault="00932DEB" w:rsidP="00D445C4">
      <w:pPr>
        <w:ind w:left="720"/>
        <w:rPr>
          <w:rFonts w:asciiTheme="minorHAnsi" w:hAnsiTheme="minorHAnsi"/>
        </w:rPr>
      </w:pPr>
    </w:p>
    <w:p w:rsidR="00932DEB" w:rsidRPr="00E4289A" w:rsidRDefault="00932DEB" w:rsidP="00E4289A">
      <w:pPr>
        <w:ind w:left="1080"/>
        <w:rPr>
          <w:rFonts w:asciiTheme="minorHAnsi" w:hAnsiTheme="minorHAnsi"/>
        </w:rPr>
      </w:pPr>
      <w:r w:rsidRPr="00E4289A">
        <w:rPr>
          <w:rFonts w:asciiTheme="minorHAnsi" w:hAnsiTheme="minorHAnsi"/>
          <w:b/>
          <w:u w:val="single"/>
        </w:rPr>
        <w:t>Validations</w:t>
      </w:r>
      <w:r w:rsidRPr="00E4289A">
        <w:rPr>
          <w:rFonts w:asciiTheme="minorHAnsi" w:hAnsiTheme="minorHAnsi"/>
        </w:rPr>
        <w:t>:</w:t>
      </w:r>
    </w:p>
    <w:p w:rsidR="00932DEB" w:rsidRPr="00E4289A" w:rsidRDefault="00932DEB" w:rsidP="000C2EE1">
      <w:pPr>
        <w:pStyle w:val="ListParagraph"/>
        <w:numPr>
          <w:ilvl w:val="0"/>
          <w:numId w:val="26"/>
        </w:numPr>
        <w:spacing w:line="288" w:lineRule="auto"/>
        <w:ind w:left="1440"/>
        <w:rPr>
          <w:rFonts w:asciiTheme="minorHAnsi" w:hAnsiTheme="minorHAnsi"/>
          <w:sz w:val="24"/>
          <w:szCs w:val="24"/>
        </w:rPr>
      </w:pPr>
      <w:r w:rsidRPr="00E4289A">
        <w:rPr>
          <w:rFonts w:asciiTheme="minorHAnsi" w:hAnsiTheme="minorHAnsi"/>
          <w:sz w:val="24"/>
          <w:szCs w:val="24"/>
        </w:rPr>
        <w:t>O/L - Save button will be disabled unless all fields are populated correctly</w:t>
      </w:r>
      <w:r w:rsidR="00FA60E1">
        <w:rPr>
          <w:rFonts w:asciiTheme="minorHAnsi" w:hAnsiTheme="minorHAnsi"/>
          <w:sz w:val="24"/>
          <w:szCs w:val="24"/>
        </w:rPr>
        <w:t>.</w:t>
      </w:r>
    </w:p>
    <w:p w:rsidR="00932DEB" w:rsidRPr="00E4289A" w:rsidRDefault="00932DEB" w:rsidP="000C2EE1">
      <w:pPr>
        <w:pStyle w:val="ListParagraph"/>
        <w:numPr>
          <w:ilvl w:val="0"/>
          <w:numId w:val="26"/>
        </w:numPr>
        <w:spacing w:line="288" w:lineRule="auto"/>
        <w:ind w:left="1440"/>
        <w:rPr>
          <w:rFonts w:asciiTheme="minorHAnsi" w:hAnsiTheme="minorHAnsi"/>
          <w:sz w:val="24"/>
          <w:szCs w:val="24"/>
        </w:rPr>
      </w:pPr>
      <w:r w:rsidRPr="00E4289A">
        <w:rPr>
          <w:rFonts w:asciiTheme="minorHAnsi" w:hAnsiTheme="minorHAnsi"/>
          <w:sz w:val="24"/>
          <w:szCs w:val="24"/>
        </w:rPr>
        <w:t>In case when handled node is a project - verify that the project doesn’t belong to a group of Related Projects:</w:t>
      </w:r>
    </w:p>
    <w:p w:rsidR="00932DEB" w:rsidRPr="00E4289A" w:rsidRDefault="00932DEB" w:rsidP="00EE5CB3">
      <w:pPr>
        <w:ind w:left="1080"/>
        <w:rPr>
          <w:rFonts w:asciiTheme="minorHAnsi" w:hAnsiTheme="minorHAnsi"/>
        </w:rPr>
      </w:pPr>
      <w:r w:rsidRPr="00E4289A">
        <w:rPr>
          <w:rFonts w:asciiTheme="minorHAnsi" w:hAnsiTheme="minorHAnsi"/>
        </w:rPr>
        <w:t xml:space="preserve">If </w:t>
      </w:r>
      <w:proofErr w:type="spellStart"/>
      <w:r w:rsidR="00B34A2C">
        <w:rPr>
          <w:rFonts w:asciiTheme="minorHAnsi" w:hAnsiTheme="minorHAnsi"/>
        </w:rPr>
        <w:t>ATS_</w:t>
      </w:r>
      <w:r w:rsidR="00087904">
        <w:rPr>
          <w:rFonts w:asciiTheme="minorHAnsi" w:hAnsiTheme="minorHAnsi"/>
        </w:rPr>
        <w:t>Hierarchy.</w:t>
      </w:r>
      <w:ins w:id="942" w:author="Ella Goldberg(Contractor)" w:date="2013-11-06T00:35:00Z">
        <w:r w:rsidR="00D0142C">
          <w:rPr>
            <w:rFonts w:asciiTheme="minorHAnsi" w:hAnsiTheme="minorHAnsi"/>
          </w:rPr>
          <w:t>GroupId</w:t>
        </w:r>
        <w:proofErr w:type="spellEnd"/>
        <w:r w:rsidR="00D0142C">
          <w:rPr>
            <w:rFonts w:asciiTheme="minorHAnsi" w:hAnsiTheme="minorHAnsi"/>
          </w:rPr>
          <w:t xml:space="preserve"> is null</w:t>
        </w:r>
      </w:ins>
      <w:del w:id="943" w:author="Ella Goldberg(Contractor)" w:date="2013-11-06T00:35:00Z">
        <w:r w:rsidRPr="00E4289A" w:rsidDel="00EE5CB3">
          <w:rPr>
            <w:rFonts w:asciiTheme="minorHAnsi" w:hAnsiTheme="minorHAnsi"/>
          </w:rPr>
          <w:delText>IsGroupMember=1</w:delText>
        </w:r>
      </w:del>
      <w:r w:rsidRPr="00E4289A">
        <w:rPr>
          <w:rFonts w:asciiTheme="minorHAnsi" w:hAnsiTheme="minorHAnsi"/>
        </w:rPr>
        <w:t xml:space="preserve"> then user will select between the following options:</w:t>
      </w:r>
    </w:p>
    <w:p w:rsidR="00932DEB" w:rsidRPr="00E4289A" w:rsidRDefault="00932DEB" w:rsidP="000C2EE1">
      <w:pPr>
        <w:pStyle w:val="ListParagraph"/>
        <w:numPr>
          <w:ilvl w:val="1"/>
          <w:numId w:val="23"/>
        </w:numPr>
        <w:spacing w:line="288" w:lineRule="auto"/>
        <w:ind w:left="2250"/>
        <w:rPr>
          <w:rFonts w:asciiTheme="minorHAnsi" w:hAnsiTheme="minorHAnsi"/>
          <w:szCs w:val="24"/>
        </w:rPr>
      </w:pPr>
      <w:r w:rsidRPr="00E4289A">
        <w:rPr>
          <w:rFonts w:asciiTheme="minorHAnsi" w:hAnsiTheme="minorHAnsi"/>
          <w:szCs w:val="24"/>
        </w:rPr>
        <w:t>Separate one or more related projects from the group</w:t>
      </w:r>
    </w:p>
    <w:p w:rsidR="00932DEB" w:rsidRPr="00E4289A" w:rsidRDefault="00932DEB" w:rsidP="000C2EE1">
      <w:pPr>
        <w:pStyle w:val="ListParagraph"/>
        <w:numPr>
          <w:ilvl w:val="1"/>
          <w:numId w:val="23"/>
        </w:numPr>
        <w:spacing w:line="288" w:lineRule="auto"/>
        <w:ind w:left="2250"/>
        <w:rPr>
          <w:rFonts w:asciiTheme="minorHAnsi" w:hAnsiTheme="minorHAnsi"/>
          <w:szCs w:val="24"/>
        </w:rPr>
      </w:pPr>
      <w:r w:rsidRPr="00E4289A">
        <w:rPr>
          <w:rFonts w:asciiTheme="minorHAnsi" w:hAnsiTheme="minorHAnsi"/>
          <w:szCs w:val="24"/>
        </w:rPr>
        <w:t>Update all projects belonging to the group</w:t>
      </w:r>
    </w:p>
    <w:p w:rsidR="00932DEB" w:rsidRPr="00E4289A" w:rsidRDefault="00932DEB" w:rsidP="000C2EE1">
      <w:pPr>
        <w:pStyle w:val="ListParagraph"/>
        <w:numPr>
          <w:ilvl w:val="1"/>
          <w:numId w:val="23"/>
        </w:numPr>
        <w:spacing w:line="288" w:lineRule="auto"/>
        <w:ind w:left="2250"/>
        <w:rPr>
          <w:rFonts w:asciiTheme="minorHAnsi" w:hAnsiTheme="minorHAnsi"/>
          <w:szCs w:val="24"/>
        </w:rPr>
      </w:pPr>
      <w:r w:rsidRPr="00E4289A">
        <w:rPr>
          <w:rFonts w:asciiTheme="minorHAnsi" w:hAnsiTheme="minorHAnsi"/>
          <w:szCs w:val="24"/>
        </w:rPr>
        <w:lastRenderedPageBreak/>
        <w:t>Cancel update</w:t>
      </w:r>
    </w:p>
    <w:p w:rsidR="00932DEB" w:rsidRPr="00E4289A" w:rsidRDefault="008A7F4E" w:rsidP="00FA60E1">
      <w:pPr>
        <w:ind w:left="1080"/>
        <w:rPr>
          <w:rFonts w:asciiTheme="minorHAnsi" w:hAnsiTheme="minorHAnsi"/>
        </w:rPr>
      </w:pPr>
      <w:ins w:id="944" w:author="Ella Goldberg(Contractor)" w:date="2013-11-05T23:43:00Z">
        <w:r>
          <w:rPr>
            <w:rFonts w:asciiTheme="minorHAnsi" w:hAnsiTheme="minorHAnsi"/>
          </w:rPr>
          <w:t>Add/</w:t>
        </w:r>
      </w:ins>
      <w:r w:rsidR="00932DEB" w:rsidRPr="00E4289A">
        <w:rPr>
          <w:rFonts w:asciiTheme="minorHAnsi" w:hAnsiTheme="minorHAnsi"/>
        </w:rPr>
        <w:t xml:space="preserve">Update Related Projects notes – see details in </w:t>
      </w:r>
      <w:hyperlink w:anchor="_Create_Related_Project" w:history="1">
        <w:r w:rsidR="00932DEB" w:rsidRPr="00E4289A">
          <w:rPr>
            <w:rStyle w:val="Hyperlink"/>
            <w:rFonts w:asciiTheme="minorHAnsi" w:hAnsiTheme="minorHAnsi"/>
          </w:rPr>
          <w:t>Related Project Management</w:t>
        </w:r>
      </w:hyperlink>
      <w:r w:rsidR="00932DEB" w:rsidRPr="00E4289A">
        <w:rPr>
          <w:rFonts w:asciiTheme="minorHAnsi" w:hAnsiTheme="minorHAnsi"/>
        </w:rPr>
        <w:t xml:space="preserve"> section</w:t>
      </w:r>
      <w:r w:rsidR="00FA60E1">
        <w:rPr>
          <w:rFonts w:asciiTheme="minorHAnsi" w:hAnsiTheme="minorHAnsi"/>
        </w:rPr>
        <w:t>.</w:t>
      </w:r>
    </w:p>
    <w:p w:rsidR="00932DEB" w:rsidRDefault="00932DEB" w:rsidP="00D445C4">
      <w:pPr>
        <w:ind w:left="720"/>
        <w:rPr>
          <w:rFonts w:asciiTheme="minorHAnsi" w:hAnsiTheme="minorHAnsi"/>
        </w:rPr>
      </w:pPr>
    </w:p>
    <w:p w:rsidR="00E4289A" w:rsidRPr="00E4289A" w:rsidRDefault="00E4289A" w:rsidP="00D445C4">
      <w:pPr>
        <w:ind w:left="720"/>
        <w:rPr>
          <w:rFonts w:asciiTheme="minorHAnsi" w:hAnsiTheme="minorHAnsi"/>
        </w:rPr>
      </w:pPr>
    </w:p>
    <w:p w:rsidR="00932DEB" w:rsidDel="008A7F4E" w:rsidRDefault="00932DEB" w:rsidP="008A7F4E">
      <w:pPr>
        <w:ind w:left="720"/>
        <w:rPr>
          <w:del w:id="945" w:author="Ella Goldberg(Contractor)" w:date="2013-11-05T23:43:00Z"/>
        </w:rPr>
      </w:pPr>
      <w:r w:rsidRPr="00BE7065">
        <w:rPr>
          <w:szCs w:val="18"/>
        </w:rPr>
        <w:t>DB:</w:t>
      </w:r>
      <w:ins w:id="946" w:author="Ella Goldberg(Contractor)" w:date="2013-11-05T23:43:00Z">
        <w:r w:rsidR="008A7F4E" w:rsidDel="008A7F4E">
          <w:t xml:space="preserve"> </w:t>
        </w:r>
      </w:ins>
      <w:del w:id="947" w:author="Ella Goldberg(Contractor)" w:date="2013-11-05T23:43:00Z">
        <w:r w:rsidDel="008A7F4E">
          <w:delText>NoteGroup</w:delText>
        </w:r>
      </w:del>
    </w:p>
    <w:tbl>
      <w:tblPr>
        <w:tblW w:w="8028" w:type="dxa"/>
        <w:tblInd w:w="1440" w:type="dxa"/>
        <w:tblLook w:val="04A0" w:firstRow="1" w:lastRow="0" w:firstColumn="1" w:lastColumn="0" w:noHBand="0" w:noVBand="1"/>
      </w:tblPr>
      <w:tblGrid>
        <w:gridCol w:w="2777"/>
        <w:gridCol w:w="5251"/>
      </w:tblGrid>
      <w:tr w:rsidR="00932DEB" w:rsidRPr="00202BC3" w:rsidDel="008A7F4E" w:rsidTr="00E4289A">
        <w:trPr>
          <w:trHeight w:val="326"/>
          <w:del w:id="948" w:author="Ella Goldberg(Contractor)" w:date="2013-11-05T23:43:00Z"/>
        </w:trPr>
        <w:tc>
          <w:tcPr>
            <w:tcW w:w="2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49" w:author="Ella Goldberg(Contractor)" w:date="2013-11-05T23:43:00Z"/>
                <w:rFonts w:ascii="MS Sans Serif" w:hAnsi="MS Sans Serif"/>
                <w:sz w:val="20"/>
              </w:rPr>
            </w:pPr>
            <w:del w:id="950" w:author="Ella Goldberg(Contractor)" w:date="2013-11-05T23:43:00Z">
              <w:r w:rsidRPr="00202BC3" w:rsidDel="008A7F4E">
                <w:rPr>
                  <w:rFonts w:ascii="MS Sans Serif" w:hAnsi="MS Sans Serif"/>
                  <w:sz w:val="20"/>
                </w:rPr>
                <w:delText>Id</w:delText>
              </w:r>
            </w:del>
          </w:p>
        </w:tc>
        <w:tc>
          <w:tcPr>
            <w:tcW w:w="5251" w:type="dxa"/>
            <w:tcBorders>
              <w:top w:val="single" w:sz="4" w:space="0" w:color="auto"/>
              <w:left w:val="nil"/>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51" w:author="Ella Goldberg(Contractor)" w:date="2013-11-05T23:43:00Z"/>
                <w:rFonts w:ascii="MS Sans Serif" w:hAnsi="MS Sans Serif"/>
                <w:sz w:val="20"/>
              </w:rPr>
            </w:pPr>
            <w:del w:id="952" w:author="Ella Goldberg(Contractor)" w:date="2013-11-05T23:43:00Z">
              <w:r w:rsidRPr="00202BC3" w:rsidDel="008A7F4E">
                <w:rPr>
                  <w:rFonts w:ascii="MS Sans Serif" w:hAnsi="MS Sans Serif"/>
                  <w:sz w:val="20"/>
                </w:rPr>
                <w:delText> </w:delText>
              </w:r>
              <w:r w:rsidDel="008A7F4E">
                <w:rPr>
                  <w:rFonts w:ascii="MS Sans Serif" w:hAnsi="MS Sans Serif"/>
                  <w:sz w:val="20"/>
                </w:rPr>
                <w:delText>sequence</w:delText>
              </w:r>
            </w:del>
          </w:p>
        </w:tc>
      </w:tr>
      <w:tr w:rsidR="00932DEB" w:rsidRPr="00202BC3" w:rsidDel="008A7F4E" w:rsidTr="00E4289A">
        <w:trPr>
          <w:trHeight w:val="326"/>
          <w:del w:id="953" w:author="Ella Goldberg(Contractor)" w:date="2013-11-05T23:43:00Z"/>
        </w:trPr>
        <w:tc>
          <w:tcPr>
            <w:tcW w:w="2777"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54" w:author="Ella Goldberg(Contractor)" w:date="2013-11-05T23:43:00Z"/>
                <w:rFonts w:ascii="MS Sans Serif" w:hAnsi="MS Sans Serif"/>
                <w:sz w:val="20"/>
              </w:rPr>
            </w:pPr>
            <w:del w:id="955" w:author="Ella Goldberg(Contractor)" w:date="2013-11-05T23:43:00Z">
              <w:r w:rsidRPr="00202BC3" w:rsidDel="008A7F4E">
                <w:rPr>
                  <w:rFonts w:ascii="MS Sans Serif" w:hAnsi="MS Sans Serif"/>
                  <w:sz w:val="20"/>
                </w:rPr>
                <w:delText>LastUpdateTime</w:delText>
              </w:r>
            </w:del>
          </w:p>
        </w:tc>
        <w:tc>
          <w:tcPr>
            <w:tcW w:w="5251" w:type="dxa"/>
            <w:tcBorders>
              <w:top w:val="nil"/>
              <w:left w:val="nil"/>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56" w:author="Ella Goldberg(Contractor)" w:date="2013-11-05T23:43:00Z"/>
                <w:rFonts w:ascii="MS Sans Serif" w:hAnsi="MS Sans Serif"/>
                <w:sz w:val="20"/>
              </w:rPr>
            </w:pPr>
            <w:del w:id="957" w:author="Ella Goldberg(Contractor)" w:date="2013-11-05T23:43:00Z">
              <w:r w:rsidRPr="00202BC3" w:rsidDel="008A7F4E">
                <w:rPr>
                  <w:rFonts w:ascii="MS Sans Serif" w:hAnsi="MS Sans Serif"/>
                  <w:sz w:val="20"/>
                </w:rPr>
                <w:delText> </w:delText>
              </w:r>
              <w:r w:rsidDel="008A7F4E">
                <w:rPr>
                  <w:rFonts w:ascii="MS Sans Serif" w:hAnsi="MS Sans Serif"/>
                  <w:sz w:val="20"/>
                </w:rPr>
                <w:delText>Control fields</w:delText>
              </w:r>
            </w:del>
          </w:p>
        </w:tc>
      </w:tr>
      <w:tr w:rsidR="00932DEB" w:rsidRPr="00202BC3" w:rsidDel="008A7F4E" w:rsidTr="00E4289A">
        <w:trPr>
          <w:trHeight w:val="326"/>
          <w:del w:id="958" w:author="Ella Goldberg(Contractor)" w:date="2013-11-05T23:43:00Z"/>
        </w:trPr>
        <w:tc>
          <w:tcPr>
            <w:tcW w:w="2777"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59" w:author="Ella Goldberg(Contractor)" w:date="2013-11-05T23:43:00Z"/>
                <w:rFonts w:ascii="MS Sans Serif" w:hAnsi="MS Sans Serif"/>
                <w:sz w:val="20"/>
              </w:rPr>
            </w:pPr>
            <w:del w:id="960" w:author="Ella Goldberg(Contractor)" w:date="2013-11-05T23:43:00Z">
              <w:r w:rsidRPr="00202BC3" w:rsidDel="008A7F4E">
                <w:rPr>
                  <w:rFonts w:ascii="MS Sans Serif" w:hAnsi="MS Sans Serif"/>
                  <w:sz w:val="20"/>
                </w:rPr>
                <w:delText>LastUpdateUser</w:delText>
              </w:r>
            </w:del>
          </w:p>
        </w:tc>
        <w:tc>
          <w:tcPr>
            <w:tcW w:w="5251" w:type="dxa"/>
            <w:tcBorders>
              <w:top w:val="nil"/>
              <w:left w:val="nil"/>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61" w:author="Ella Goldberg(Contractor)" w:date="2013-11-05T23:43:00Z"/>
                <w:rFonts w:ascii="MS Sans Serif" w:hAnsi="MS Sans Serif"/>
                <w:sz w:val="20"/>
              </w:rPr>
            </w:pPr>
            <w:del w:id="962" w:author="Ella Goldberg(Contractor)" w:date="2013-11-05T23:43:00Z">
              <w:r w:rsidRPr="00202BC3" w:rsidDel="008A7F4E">
                <w:rPr>
                  <w:rFonts w:ascii="MS Sans Serif" w:hAnsi="MS Sans Serif"/>
                  <w:sz w:val="20"/>
                </w:rPr>
                <w:delText> </w:delText>
              </w:r>
            </w:del>
          </w:p>
        </w:tc>
      </w:tr>
      <w:tr w:rsidR="00932DEB" w:rsidRPr="00202BC3" w:rsidDel="008A7F4E" w:rsidTr="00E4289A">
        <w:trPr>
          <w:trHeight w:val="326"/>
          <w:del w:id="963" w:author="Ella Goldberg(Contractor)" w:date="2013-11-05T23:43:00Z"/>
        </w:trPr>
        <w:tc>
          <w:tcPr>
            <w:tcW w:w="2777"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64" w:author="Ella Goldberg(Contractor)" w:date="2013-11-05T23:43:00Z"/>
                <w:rFonts w:ascii="MS Sans Serif" w:hAnsi="MS Sans Serif"/>
                <w:sz w:val="20"/>
              </w:rPr>
            </w:pPr>
            <w:del w:id="965" w:author="Ella Goldberg(Contractor)" w:date="2013-11-05T23:43:00Z">
              <w:r w:rsidRPr="00202BC3" w:rsidDel="008A7F4E">
                <w:rPr>
                  <w:rFonts w:ascii="MS Sans Serif" w:hAnsi="MS Sans Serif"/>
                  <w:sz w:val="20"/>
                </w:rPr>
                <w:delText>LastUpdateComputer</w:delText>
              </w:r>
            </w:del>
          </w:p>
        </w:tc>
        <w:tc>
          <w:tcPr>
            <w:tcW w:w="5251" w:type="dxa"/>
            <w:tcBorders>
              <w:top w:val="nil"/>
              <w:left w:val="nil"/>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66" w:author="Ella Goldberg(Contractor)" w:date="2013-11-05T23:43:00Z"/>
                <w:rFonts w:ascii="MS Sans Serif" w:hAnsi="MS Sans Serif"/>
                <w:sz w:val="20"/>
              </w:rPr>
            </w:pPr>
            <w:del w:id="967" w:author="Ella Goldberg(Contractor)" w:date="2013-11-05T23:43:00Z">
              <w:r w:rsidRPr="00202BC3" w:rsidDel="008A7F4E">
                <w:rPr>
                  <w:rFonts w:ascii="MS Sans Serif" w:hAnsi="MS Sans Serif"/>
                  <w:sz w:val="20"/>
                </w:rPr>
                <w:delText> </w:delText>
              </w:r>
            </w:del>
          </w:p>
        </w:tc>
      </w:tr>
      <w:tr w:rsidR="00932DEB" w:rsidRPr="00202BC3" w:rsidDel="008A7F4E" w:rsidTr="00E4289A">
        <w:trPr>
          <w:trHeight w:val="326"/>
          <w:del w:id="968" w:author="Ella Goldberg(Contractor)" w:date="2013-11-05T23:43:00Z"/>
        </w:trPr>
        <w:tc>
          <w:tcPr>
            <w:tcW w:w="2777" w:type="dxa"/>
            <w:tcBorders>
              <w:top w:val="nil"/>
              <w:left w:val="single" w:sz="4" w:space="0" w:color="auto"/>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69" w:author="Ella Goldberg(Contractor)" w:date="2013-11-05T23:43:00Z"/>
                <w:rFonts w:ascii="MS Sans Serif" w:hAnsi="MS Sans Serif"/>
                <w:sz w:val="20"/>
              </w:rPr>
            </w:pPr>
            <w:del w:id="970" w:author="Ella Goldberg(Contractor)" w:date="2013-11-05T23:43:00Z">
              <w:r w:rsidRPr="00202BC3" w:rsidDel="008A7F4E">
                <w:rPr>
                  <w:rFonts w:ascii="MS Sans Serif" w:hAnsi="MS Sans Serif"/>
                  <w:sz w:val="20"/>
                </w:rPr>
                <w:delText>LastUpdateapplication</w:delText>
              </w:r>
            </w:del>
          </w:p>
        </w:tc>
        <w:tc>
          <w:tcPr>
            <w:tcW w:w="5251" w:type="dxa"/>
            <w:tcBorders>
              <w:top w:val="nil"/>
              <w:left w:val="nil"/>
              <w:bottom w:val="single" w:sz="4" w:space="0" w:color="auto"/>
              <w:right w:val="single" w:sz="4" w:space="0" w:color="auto"/>
            </w:tcBorders>
            <w:shd w:val="clear" w:color="auto" w:fill="auto"/>
            <w:noWrap/>
            <w:vAlign w:val="bottom"/>
            <w:hideMark/>
          </w:tcPr>
          <w:p w:rsidR="00932DEB" w:rsidRPr="00202BC3" w:rsidDel="008A7F4E" w:rsidRDefault="00932DEB" w:rsidP="008A7F4E">
            <w:pPr>
              <w:ind w:left="720"/>
              <w:rPr>
                <w:del w:id="971" w:author="Ella Goldberg(Contractor)" w:date="2013-11-05T23:43:00Z"/>
                <w:rFonts w:ascii="MS Sans Serif" w:hAnsi="MS Sans Serif"/>
                <w:sz w:val="20"/>
              </w:rPr>
            </w:pPr>
            <w:del w:id="972" w:author="Ella Goldberg(Contractor)" w:date="2013-11-05T23:43:00Z">
              <w:r w:rsidRPr="00202BC3" w:rsidDel="008A7F4E">
                <w:rPr>
                  <w:rFonts w:ascii="MS Sans Serif" w:hAnsi="MS Sans Serif"/>
                  <w:sz w:val="20"/>
                </w:rPr>
                <w:delText> </w:delText>
              </w:r>
            </w:del>
          </w:p>
        </w:tc>
      </w:tr>
    </w:tbl>
    <w:p w:rsidR="00932DEB" w:rsidRDefault="00932DEB" w:rsidP="008A7F4E">
      <w:pPr>
        <w:ind w:left="720"/>
        <w:rPr>
          <w:szCs w:val="18"/>
        </w:rPr>
      </w:pPr>
    </w:p>
    <w:p w:rsidR="00932DEB" w:rsidRDefault="00932DEB" w:rsidP="00E4289A">
      <w:pPr>
        <w:pStyle w:val="ListParagraph"/>
        <w:rPr>
          <w:szCs w:val="18"/>
        </w:rPr>
      </w:pPr>
      <w:r>
        <w:rPr>
          <w:szCs w:val="18"/>
        </w:rPr>
        <w:t>Note</w:t>
      </w:r>
    </w:p>
    <w:tbl>
      <w:tblPr>
        <w:tblW w:w="8028" w:type="dxa"/>
        <w:tblInd w:w="1440" w:type="dxa"/>
        <w:tblLook w:val="04A0" w:firstRow="1" w:lastRow="0" w:firstColumn="1" w:lastColumn="0" w:noHBand="0" w:noVBand="1"/>
      </w:tblPr>
      <w:tblGrid>
        <w:gridCol w:w="2766"/>
        <w:gridCol w:w="5262"/>
      </w:tblGrid>
      <w:tr w:rsidR="00932DEB" w:rsidRPr="00A76049" w:rsidTr="00E4289A">
        <w:trPr>
          <w:trHeight w:val="73"/>
        </w:trPr>
        <w:tc>
          <w:tcPr>
            <w:tcW w:w="2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Id</w:t>
            </w:r>
          </w:p>
        </w:tc>
        <w:tc>
          <w:tcPr>
            <w:tcW w:w="5262" w:type="dxa"/>
            <w:tcBorders>
              <w:top w:val="single" w:sz="4" w:space="0" w:color="auto"/>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rFonts w:ascii="MS Sans Serif" w:hAnsi="MS Sans Serif"/>
                <w:sz w:val="20"/>
              </w:rPr>
              <w:t>sequence</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del w:id="973" w:author="Ella Goldberg(Contractor)" w:date="2013-11-05T23:43:00Z">
              <w:r w:rsidRPr="00A76049" w:rsidDel="008A7F4E">
                <w:rPr>
                  <w:rFonts w:ascii="MS Sans Serif" w:hAnsi="MS Sans Serif"/>
                  <w:sz w:val="20"/>
                </w:rPr>
                <w:delText>NoteGroupId</w:delText>
              </w:r>
            </w:del>
            <w:proofErr w:type="spellStart"/>
            <w:ins w:id="974" w:author="Ella Goldberg(Contractor)" w:date="2013-11-05T23:43:00Z">
              <w:r w:rsidR="008A7F4E">
                <w:rPr>
                  <w:rFonts w:ascii="MS Sans Serif" w:hAnsi="MS Sans Serif"/>
                  <w:sz w:val="20"/>
                </w:rPr>
                <w:t>HierarchyId</w:t>
              </w:r>
            </w:ins>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78251C">
            <w:pPr>
              <w:rPr>
                <w:rFonts w:ascii="MS Sans Serif" w:hAnsi="MS Sans Serif"/>
                <w:sz w:val="20"/>
              </w:rPr>
            </w:pPr>
            <w:r w:rsidRPr="00A76049">
              <w:rPr>
                <w:rFonts w:ascii="MS Sans Serif" w:hAnsi="MS Sans Serif"/>
                <w:sz w:val="20"/>
              </w:rPr>
              <w:t> </w:t>
            </w:r>
            <w:del w:id="975" w:author="Ella Goldberg(Contractor)" w:date="2013-11-05T23:44:00Z">
              <w:r w:rsidDel="0078251C">
                <w:rPr>
                  <w:rFonts w:ascii="MS Sans Serif" w:hAnsi="MS Sans Serif"/>
                  <w:sz w:val="20"/>
                </w:rPr>
                <w:delText>NoteGroup.Id from the previous statement</w:delText>
              </w:r>
            </w:del>
            <w:ins w:id="976" w:author="Ella Goldberg(Contractor)" w:date="2013-11-05T23:44:00Z">
              <w:r w:rsidR="0078251C">
                <w:rPr>
                  <w:rFonts w:ascii="MS Sans Serif" w:hAnsi="MS Sans Serif"/>
                  <w:sz w:val="20"/>
                </w:rPr>
                <w:t>Id of the selected project</w:t>
              </w:r>
            </w:ins>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NoteType</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sz w:val="20"/>
              </w:rPr>
              <w:t>GUI</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NoteStatus</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Pr>
                <w:sz w:val="20"/>
              </w:rPr>
              <w:t>‘A’</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NoteTitle</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sz w:val="20"/>
              </w:rPr>
              <w:t>GUI</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NoteText</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sz w:val="20"/>
              </w:rPr>
              <w:t>GUI</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SpecialInd</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sz w:val="20"/>
              </w:rPr>
              <w:t>GUI (0,1)</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CreatedByUser</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Pr>
                <w:sz w:val="20"/>
              </w:rPr>
              <w:t>GUI</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CreationDate</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roofErr w:type="spellStart"/>
            <w:r>
              <w:rPr>
                <w:rFonts w:ascii="MS Sans Serif" w:hAnsi="MS Sans Serif"/>
                <w:sz w:val="20"/>
              </w:rPr>
              <w:t>sysdatetime</w:t>
            </w:r>
            <w:proofErr w:type="spellEnd"/>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LastUpdateTime</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r>
              <w:rPr>
                <w:rFonts w:ascii="MS Sans Serif" w:hAnsi="MS Sans Serif"/>
                <w:sz w:val="20"/>
              </w:rPr>
              <w:t>Control fields</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LastUpdateUser</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LastUpdateComputer</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
        </w:tc>
      </w:tr>
      <w:tr w:rsidR="00932DEB" w:rsidRPr="00A76049" w:rsidTr="00E4289A">
        <w:trPr>
          <w:trHeight w:val="265"/>
        </w:trPr>
        <w:tc>
          <w:tcPr>
            <w:tcW w:w="2766" w:type="dxa"/>
            <w:tcBorders>
              <w:top w:val="nil"/>
              <w:left w:val="single" w:sz="4" w:space="0" w:color="auto"/>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proofErr w:type="spellStart"/>
            <w:r w:rsidRPr="00A76049">
              <w:rPr>
                <w:rFonts w:ascii="MS Sans Serif" w:hAnsi="MS Sans Serif"/>
                <w:sz w:val="20"/>
              </w:rPr>
              <w:t>LastUpdateapplication</w:t>
            </w:r>
            <w:proofErr w:type="spellEnd"/>
          </w:p>
        </w:tc>
        <w:tc>
          <w:tcPr>
            <w:tcW w:w="5262" w:type="dxa"/>
            <w:tcBorders>
              <w:top w:val="nil"/>
              <w:left w:val="nil"/>
              <w:bottom w:val="single" w:sz="4" w:space="0" w:color="auto"/>
              <w:right w:val="single" w:sz="4" w:space="0" w:color="auto"/>
            </w:tcBorders>
            <w:shd w:val="clear" w:color="auto" w:fill="auto"/>
            <w:noWrap/>
            <w:vAlign w:val="bottom"/>
            <w:hideMark/>
          </w:tcPr>
          <w:p w:rsidR="00932DEB" w:rsidRPr="00A76049" w:rsidRDefault="00932DEB" w:rsidP="00EE05BE">
            <w:pPr>
              <w:rPr>
                <w:rFonts w:ascii="MS Sans Serif" w:hAnsi="MS Sans Serif"/>
                <w:sz w:val="20"/>
              </w:rPr>
            </w:pPr>
            <w:r w:rsidRPr="00A76049">
              <w:rPr>
                <w:rFonts w:ascii="MS Sans Serif" w:hAnsi="MS Sans Serif"/>
                <w:sz w:val="20"/>
              </w:rPr>
              <w:t> </w:t>
            </w:r>
          </w:p>
        </w:tc>
      </w:tr>
    </w:tbl>
    <w:p w:rsidR="00932DEB" w:rsidRDefault="00932DEB" w:rsidP="00E4289A">
      <w:pPr>
        <w:pStyle w:val="ListParagraph"/>
        <w:rPr>
          <w:szCs w:val="18"/>
        </w:rPr>
      </w:pPr>
      <w:r>
        <w:rPr>
          <w:szCs w:val="18"/>
        </w:rPr>
        <w:tab/>
      </w:r>
    </w:p>
    <w:p w:rsidR="00932DEB" w:rsidDel="008A7F4E" w:rsidRDefault="00932DEB" w:rsidP="00E4289A">
      <w:pPr>
        <w:pStyle w:val="ListParagraph"/>
        <w:rPr>
          <w:del w:id="977" w:author="Ella Goldberg(Contractor)" w:date="2013-11-05T23:43:00Z"/>
          <w:szCs w:val="18"/>
        </w:rPr>
      </w:pPr>
      <w:del w:id="978" w:author="Ella Goldberg(Contractor)" w:date="2013-11-05T13:45:00Z">
        <w:r w:rsidDel="00A53F18">
          <w:rPr>
            <w:szCs w:val="18"/>
          </w:rPr>
          <w:delText>FolderNote</w:delText>
        </w:r>
      </w:del>
      <w:del w:id="979" w:author="Ella Goldberg(Contractor)" w:date="2013-11-05T23:43:00Z">
        <w:r w:rsidDel="008A7F4E">
          <w:rPr>
            <w:szCs w:val="18"/>
          </w:rPr>
          <w:delText>Group</w:delText>
        </w:r>
      </w:del>
    </w:p>
    <w:tbl>
      <w:tblPr>
        <w:tblW w:w="8028" w:type="dxa"/>
        <w:tblInd w:w="1440" w:type="dxa"/>
        <w:tblLook w:val="04A0" w:firstRow="1" w:lastRow="0" w:firstColumn="1" w:lastColumn="0" w:noHBand="0" w:noVBand="1"/>
      </w:tblPr>
      <w:tblGrid>
        <w:gridCol w:w="2756"/>
        <w:gridCol w:w="5272"/>
      </w:tblGrid>
      <w:tr w:rsidR="00932DEB" w:rsidRPr="00CE43D1" w:rsidDel="008A7F4E" w:rsidTr="00E4289A">
        <w:trPr>
          <w:trHeight w:val="264"/>
          <w:del w:id="980" w:author="Ella Goldberg(Contractor)" w:date="2013-11-05T23:43:00Z"/>
        </w:trPr>
        <w:tc>
          <w:tcPr>
            <w:tcW w:w="27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81" w:author="Ella Goldberg(Contractor)" w:date="2013-11-05T23:43:00Z"/>
                <w:rFonts w:ascii="MS Sans Serif" w:hAnsi="MS Sans Serif"/>
                <w:sz w:val="20"/>
              </w:rPr>
            </w:pPr>
            <w:del w:id="982" w:author="Ella Goldberg(Contractor)" w:date="2013-11-05T23:43:00Z">
              <w:r w:rsidRPr="00CE43D1" w:rsidDel="008A7F4E">
                <w:rPr>
                  <w:rFonts w:ascii="MS Sans Serif" w:hAnsi="MS Sans Serif"/>
                  <w:sz w:val="20"/>
                </w:rPr>
                <w:delText>Rowid</w:delText>
              </w:r>
            </w:del>
          </w:p>
        </w:tc>
        <w:tc>
          <w:tcPr>
            <w:tcW w:w="5272" w:type="dxa"/>
            <w:tcBorders>
              <w:top w:val="single" w:sz="4" w:space="0" w:color="auto"/>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83" w:author="Ella Goldberg(Contractor)" w:date="2013-11-05T23:43:00Z"/>
                <w:rFonts w:ascii="MS Sans Serif" w:hAnsi="MS Sans Serif"/>
                <w:sz w:val="20"/>
              </w:rPr>
            </w:pPr>
            <w:del w:id="984" w:author="Ella Goldberg(Contractor)" w:date="2013-11-05T23:43:00Z">
              <w:r w:rsidRPr="00CE43D1" w:rsidDel="008A7F4E">
                <w:rPr>
                  <w:rFonts w:ascii="MS Sans Serif" w:hAnsi="MS Sans Serif"/>
                  <w:sz w:val="20"/>
                </w:rPr>
                <w:delText> </w:delText>
              </w:r>
              <w:r w:rsidDel="008A7F4E">
                <w:rPr>
                  <w:rFonts w:ascii="MS Sans Serif" w:hAnsi="MS Sans Serif"/>
                  <w:sz w:val="20"/>
                </w:rPr>
                <w:delText>Sequence</w:delText>
              </w:r>
            </w:del>
          </w:p>
        </w:tc>
      </w:tr>
      <w:tr w:rsidR="00932DEB" w:rsidRPr="00CE43D1" w:rsidDel="008A7F4E" w:rsidTr="00E4289A">
        <w:trPr>
          <w:trHeight w:val="264"/>
          <w:del w:id="985"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86" w:author="Ella Goldberg(Contractor)" w:date="2013-11-05T23:43:00Z"/>
                <w:rFonts w:ascii="MS Sans Serif" w:hAnsi="MS Sans Serif"/>
                <w:sz w:val="20"/>
              </w:rPr>
            </w:pPr>
            <w:del w:id="987" w:author="Ella Goldberg(Contractor)" w:date="2013-11-05T23:43:00Z">
              <w:r w:rsidRPr="00CE43D1" w:rsidDel="008A7F4E">
                <w:rPr>
                  <w:rFonts w:ascii="MS Sans Serif" w:hAnsi="MS Sans Serif"/>
                  <w:sz w:val="20"/>
                </w:rPr>
                <w:delText>HierarchyId</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88" w:author="Ella Goldberg(Contractor)" w:date="2013-11-05T23:43:00Z"/>
                <w:rFonts w:ascii="MS Sans Serif" w:hAnsi="MS Sans Serif"/>
                <w:sz w:val="20"/>
              </w:rPr>
            </w:pPr>
            <w:del w:id="989" w:author="Ella Goldberg(Contractor)" w:date="2013-11-05T23:43:00Z">
              <w:r w:rsidRPr="00CE43D1" w:rsidDel="008A7F4E">
                <w:rPr>
                  <w:rFonts w:ascii="MS Sans Serif" w:hAnsi="MS Sans Serif"/>
                  <w:sz w:val="20"/>
                </w:rPr>
                <w:delText> </w:delText>
              </w:r>
              <w:r w:rsidR="00B34A2C" w:rsidDel="008A7F4E">
                <w:rPr>
                  <w:rFonts w:ascii="MS Sans Serif" w:hAnsi="MS Sans Serif"/>
                  <w:sz w:val="20"/>
                </w:rPr>
                <w:delText>ATS_</w:delText>
              </w:r>
              <w:r w:rsidR="00087904" w:rsidDel="008A7F4E">
                <w:rPr>
                  <w:rFonts w:ascii="MS Sans Serif" w:hAnsi="MS Sans Serif"/>
                  <w:sz w:val="20"/>
                </w:rPr>
                <w:delText>Hierarchy.</w:delText>
              </w:r>
              <w:r w:rsidDel="008A7F4E">
                <w:rPr>
                  <w:rFonts w:ascii="MS Sans Serif" w:hAnsi="MS Sans Serif"/>
                  <w:sz w:val="20"/>
                </w:rPr>
                <w:delText>Id of the project</w:delText>
              </w:r>
            </w:del>
          </w:p>
        </w:tc>
      </w:tr>
      <w:tr w:rsidR="00932DEB" w:rsidRPr="00CE43D1" w:rsidDel="008A7F4E" w:rsidTr="00E4289A">
        <w:trPr>
          <w:trHeight w:val="264"/>
          <w:del w:id="990"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91" w:author="Ella Goldberg(Contractor)" w:date="2013-11-05T23:43:00Z"/>
                <w:rFonts w:ascii="MS Sans Serif" w:hAnsi="MS Sans Serif"/>
                <w:sz w:val="20"/>
              </w:rPr>
            </w:pPr>
            <w:del w:id="992" w:author="Ella Goldberg(Contractor)" w:date="2013-11-05T23:43:00Z">
              <w:r w:rsidRPr="00CE43D1" w:rsidDel="008A7F4E">
                <w:rPr>
                  <w:rFonts w:ascii="MS Sans Serif" w:hAnsi="MS Sans Serif"/>
                  <w:sz w:val="20"/>
                </w:rPr>
                <w:delText>NoteGroupId</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93" w:author="Ella Goldberg(Contractor)" w:date="2013-11-05T23:43:00Z"/>
                <w:rFonts w:ascii="MS Sans Serif" w:hAnsi="MS Sans Serif"/>
                <w:sz w:val="20"/>
              </w:rPr>
            </w:pPr>
            <w:del w:id="994" w:author="Ella Goldberg(Contractor)" w:date="2013-11-05T23:43:00Z">
              <w:r w:rsidRPr="00CE43D1" w:rsidDel="008A7F4E">
                <w:rPr>
                  <w:rFonts w:ascii="MS Sans Serif" w:hAnsi="MS Sans Serif"/>
                  <w:sz w:val="20"/>
                </w:rPr>
                <w:delText> </w:delText>
              </w:r>
              <w:r w:rsidDel="008A7F4E">
                <w:rPr>
                  <w:rFonts w:ascii="MS Sans Serif" w:hAnsi="MS Sans Serif"/>
                  <w:sz w:val="20"/>
                </w:rPr>
                <w:delText>NoteGroup.Id from the previous statement</w:delText>
              </w:r>
            </w:del>
          </w:p>
        </w:tc>
      </w:tr>
      <w:tr w:rsidR="00932DEB" w:rsidRPr="00CE43D1" w:rsidDel="008A7F4E" w:rsidTr="00E4289A">
        <w:trPr>
          <w:trHeight w:val="264"/>
          <w:del w:id="995"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96" w:author="Ella Goldberg(Contractor)" w:date="2013-11-05T23:43:00Z"/>
                <w:rFonts w:ascii="MS Sans Serif" w:hAnsi="MS Sans Serif"/>
                <w:sz w:val="20"/>
              </w:rPr>
            </w:pPr>
            <w:del w:id="997" w:author="Ella Goldberg(Contractor)" w:date="2013-11-05T23:43:00Z">
              <w:r w:rsidRPr="00CE43D1" w:rsidDel="008A7F4E">
                <w:rPr>
                  <w:rFonts w:ascii="MS Sans Serif" w:hAnsi="MS Sans Serif"/>
                  <w:sz w:val="20"/>
                </w:rPr>
                <w:delText>EffectiveDate</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998" w:author="Ella Goldberg(Contractor)" w:date="2013-11-05T23:43:00Z"/>
                <w:rFonts w:ascii="MS Sans Serif" w:hAnsi="MS Sans Serif"/>
                <w:sz w:val="20"/>
              </w:rPr>
            </w:pPr>
            <w:del w:id="999" w:author="Ella Goldberg(Contractor)" w:date="2013-11-05T23:43:00Z">
              <w:r w:rsidRPr="00CE43D1" w:rsidDel="008A7F4E">
                <w:rPr>
                  <w:rFonts w:ascii="MS Sans Serif" w:hAnsi="MS Sans Serif"/>
                  <w:sz w:val="20"/>
                </w:rPr>
                <w:delText> </w:delText>
              </w:r>
              <w:r w:rsidDel="008A7F4E">
                <w:rPr>
                  <w:rFonts w:ascii="MS Sans Serif" w:hAnsi="MS Sans Serif"/>
                  <w:sz w:val="20"/>
                </w:rPr>
                <w:delText>sysdatetime</w:delText>
              </w:r>
            </w:del>
          </w:p>
        </w:tc>
      </w:tr>
      <w:tr w:rsidR="00932DEB" w:rsidRPr="00CE43D1" w:rsidDel="008A7F4E" w:rsidTr="00E4289A">
        <w:trPr>
          <w:trHeight w:val="264"/>
          <w:del w:id="1000"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01" w:author="Ella Goldberg(Contractor)" w:date="2013-11-05T23:43:00Z"/>
                <w:rFonts w:ascii="MS Sans Serif" w:hAnsi="MS Sans Serif"/>
                <w:sz w:val="20"/>
              </w:rPr>
            </w:pPr>
            <w:del w:id="1002" w:author="Ella Goldberg(Contractor)" w:date="2013-11-05T23:43:00Z">
              <w:r w:rsidRPr="00CE43D1" w:rsidDel="008A7F4E">
                <w:rPr>
                  <w:rFonts w:ascii="MS Sans Serif" w:hAnsi="MS Sans Serif"/>
                  <w:sz w:val="20"/>
                </w:rPr>
                <w:delText>ExpirationDate</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03" w:author="Ella Goldberg(Contractor)" w:date="2013-11-05T23:43:00Z"/>
                <w:rFonts w:ascii="MS Sans Serif" w:hAnsi="MS Sans Serif"/>
                <w:sz w:val="20"/>
              </w:rPr>
            </w:pPr>
            <w:del w:id="1004" w:author="Ella Goldberg(Contractor)" w:date="2013-11-05T23:43:00Z">
              <w:r w:rsidRPr="00CE43D1" w:rsidDel="008A7F4E">
                <w:rPr>
                  <w:rFonts w:ascii="MS Sans Serif" w:hAnsi="MS Sans Serif"/>
                  <w:sz w:val="20"/>
                </w:rPr>
                <w:delText> </w:delText>
              </w:r>
              <w:r w:rsidDel="008A7F4E">
                <w:rPr>
                  <w:rFonts w:ascii="MS Sans Serif" w:hAnsi="MS Sans Serif"/>
                  <w:sz w:val="20"/>
                </w:rPr>
                <w:delText>null</w:delText>
              </w:r>
            </w:del>
          </w:p>
        </w:tc>
      </w:tr>
      <w:tr w:rsidR="00932DEB" w:rsidRPr="00CE43D1" w:rsidDel="008A7F4E" w:rsidTr="00E4289A">
        <w:trPr>
          <w:trHeight w:val="264"/>
          <w:del w:id="1005"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06" w:author="Ella Goldberg(Contractor)" w:date="2013-11-05T23:43:00Z"/>
                <w:rFonts w:ascii="MS Sans Serif" w:hAnsi="MS Sans Serif"/>
                <w:sz w:val="20"/>
              </w:rPr>
            </w:pPr>
            <w:del w:id="1007" w:author="Ella Goldberg(Contractor)" w:date="2013-11-05T23:43:00Z">
              <w:r w:rsidRPr="00CE43D1" w:rsidDel="008A7F4E">
                <w:rPr>
                  <w:rFonts w:ascii="MS Sans Serif" w:hAnsi="MS Sans Serif"/>
                  <w:sz w:val="20"/>
                </w:rPr>
                <w:delText>LastUpdateTime</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08" w:author="Ella Goldberg(Contractor)" w:date="2013-11-05T23:43:00Z"/>
                <w:rFonts w:ascii="MS Sans Serif" w:hAnsi="MS Sans Serif"/>
                <w:sz w:val="20"/>
              </w:rPr>
            </w:pPr>
            <w:del w:id="1009" w:author="Ella Goldberg(Contractor)" w:date="2013-11-05T23:43:00Z">
              <w:r w:rsidRPr="00CE43D1" w:rsidDel="008A7F4E">
                <w:rPr>
                  <w:rFonts w:ascii="MS Sans Serif" w:hAnsi="MS Sans Serif"/>
                  <w:sz w:val="20"/>
                </w:rPr>
                <w:delText> </w:delText>
              </w:r>
              <w:r w:rsidDel="008A7F4E">
                <w:rPr>
                  <w:rFonts w:ascii="MS Sans Serif" w:hAnsi="MS Sans Serif"/>
                  <w:sz w:val="20"/>
                </w:rPr>
                <w:delText>Control fields</w:delText>
              </w:r>
            </w:del>
          </w:p>
        </w:tc>
      </w:tr>
      <w:tr w:rsidR="00932DEB" w:rsidRPr="00CE43D1" w:rsidDel="008A7F4E" w:rsidTr="00E4289A">
        <w:trPr>
          <w:trHeight w:val="264"/>
          <w:del w:id="1010"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11" w:author="Ella Goldberg(Contractor)" w:date="2013-11-05T23:43:00Z"/>
                <w:rFonts w:ascii="MS Sans Serif" w:hAnsi="MS Sans Serif"/>
                <w:sz w:val="20"/>
              </w:rPr>
            </w:pPr>
            <w:del w:id="1012" w:author="Ella Goldberg(Contractor)" w:date="2013-11-05T23:43:00Z">
              <w:r w:rsidRPr="00CE43D1" w:rsidDel="008A7F4E">
                <w:rPr>
                  <w:rFonts w:ascii="MS Sans Serif" w:hAnsi="MS Sans Serif"/>
                  <w:sz w:val="20"/>
                </w:rPr>
                <w:delText>LastUpdateUser</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13" w:author="Ella Goldberg(Contractor)" w:date="2013-11-05T23:43:00Z"/>
                <w:rFonts w:ascii="MS Sans Serif" w:hAnsi="MS Sans Serif"/>
                <w:sz w:val="20"/>
              </w:rPr>
            </w:pPr>
            <w:del w:id="1014" w:author="Ella Goldberg(Contractor)" w:date="2013-11-05T23:43:00Z">
              <w:r w:rsidRPr="00CE43D1" w:rsidDel="008A7F4E">
                <w:rPr>
                  <w:rFonts w:ascii="MS Sans Serif" w:hAnsi="MS Sans Serif"/>
                  <w:sz w:val="20"/>
                </w:rPr>
                <w:delText> </w:delText>
              </w:r>
            </w:del>
          </w:p>
        </w:tc>
      </w:tr>
      <w:tr w:rsidR="00932DEB" w:rsidRPr="00CE43D1" w:rsidDel="008A7F4E" w:rsidTr="00E4289A">
        <w:trPr>
          <w:trHeight w:val="264"/>
          <w:del w:id="1015"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16" w:author="Ella Goldberg(Contractor)" w:date="2013-11-05T23:43:00Z"/>
                <w:rFonts w:ascii="MS Sans Serif" w:hAnsi="MS Sans Serif"/>
                <w:sz w:val="20"/>
              </w:rPr>
            </w:pPr>
            <w:del w:id="1017" w:author="Ella Goldberg(Contractor)" w:date="2013-11-05T23:43:00Z">
              <w:r w:rsidRPr="00CE43D1" w:rsidDel="008A7F4E">
                <w:rPr>
                  <w:rFonts w:ascii="MS Sans Serif" w:hAnsi="MS Sans Serif"/>
                  <w:sz w:val="20"/>
                </w:rPr>
                <w:delText>LastUpdateComputer</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18" w:author="Ella Goldberg(Contractor)" w:date="2013-11-05T23:43:00Z"/>
                <w:rFonts w:ascii="MS Sans Serif" w:hAnsi="MS Sans Serif"/>
                <w:sz w:val="20"/>
              </w:rPr>
            </w:pPr>
            <w:del w:id="1019" w:author="Ella Goldberg(Contractor)" w:date="2013-11-05T23:43:00Z">
              <w:r w:rsidRPr="00CE43D1" w:rsidDel="008A7F4E">
                <w:rPr>
                  <w:rFonts w:ascii="MS Sans Serif" w:hAnsi="MS Sans Serif"/>
                  <w:sz w:val="20"/>
                </w:rPr>
                <w:delText> </w:delText>
              </w:r>
            </w:del>
          </w:p>
        </w:tc>
      </w:tr>
      <w:tr w:rsidR="00932DEB" w:rsidRPr="00CE43D1" w:rsidDel="008A7F4E" w:rsidTr="00E4289A">
        <w:trPr>
          <w:trHeight w:val="264"/>
          <w:del w:id="1020" w:author="Ella Goldberg(Contractor)" w:date="2013-11-05T23:43:00Z"/>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21" w:author="Ella Goldberg(Contractor)" w:date="2013-11-05T23:43:00Z"/>
                <w:rFonts w:ascii="MS Sans Serif" w:hAnsi="MS Sans Serif"/>
                <w:sz w:val="20"/>
              </w:rPr>
            </w:pPr>
            <w:del w:id="1022" w:author="Ella Goldberg(Contractor)" w:date="2013-11-05T23:43:00Z">
              <w:r w:rsidRPr="00CE43D1" w:rsidDel="008A7F4E">
                <w:rPr>
                  <w:rFonts w:ascii="MS Sans Serif" w:hAnsi="MS Sans Serif"/>
                  <w:sz w:val="20"/>
                </w:rPr>
                <w:delText>LastUpdateapplication</w:delText>
              </w:r>
            </w:del>
          </w:p>
        </w:tc>
        <w:tc>
          <w:tcPr>
            <w:tcW w:w="5272" w:type="dxa"/>
            <w:tcBorders>
              <w:top w:val="nil"/>
              <w:left w:val="nil"/>
              <w:bottom w:val="single" w:sz="4" w:space="0" w:color="auto"/>
              <w:right w:val="single" w:sz="4" w:space="0" w:color="auto"/>
            </w:tcBorders>
            <w:shd w:val="clear" w:color="auto" w:fill="auto"/>
            <w:noWrap/>
            <w:vAlign w:val="bottom"/>
            <w:hideMark/>
          </w:tcPr>
          <w:p w:rsidR="00932DEB" w:rsidRPr="00CE43D1" w:rsidDel="008A7F4E" w:rsidRDefault="00932DEB" w:rsidP="00EE05BE">
            <w:pPr>
              <w:rPr>
                <w:del w:id="1023" w:author="Ella Goldberg(Contractor)" w:date="2013-11-05T23:43:00Z"/>
                <w:rFonts w:ascii="MS Sans Serif" w:hAnsi="MS Sans Serif"/>
                <w:sz w:val="20"/>
              </w:rPr>
            </w:pPr>
            <w:del w:id="1024" w:author="Ella Goldberg(Contractor)" w:date="2013-11-05T23:43:00Z">
              <w:r w:rsidRPr="00CE43D1" w:rsidDel="008A7F4E">
                <w:rPr>
                  <w:rFonts w:ascii="MS Sans Serif" w:hAnsi="MS Sans Serif"/>
                  <w:sz w:val="20"/>
                </w:rPr>
                <w:delText> </w:delText>
              </w:r>
            </w:del>
          </w:p>
        </w:tc>
      </w:tr>
    </w:tbl>
    <w:p w:rsidR="00932DEB" w:rsidDel="008A7F4E" w:rsidRDefault="00932DEB" w:rsidP="00E4289A">
      <w:pPr>
        <w:pStyle w:val="ListParagraph"/>
        <w:rPr>
          <w:del w:id="1025" w:author="Ella Goldberg(Contractor)" w:date="2013-11-05T23:43:00Z"/>
          <w:szCs w:val="18"/>
        </w:rPr>
      </w:pPr>
    </w:p>
    <w:p w:rsidR="00932DEB" w:rsidRPr="00373687" w:rsidRDefault="00932DEB" w:rsidP="00932DEB">
      <w:pPr>
        <w:rPr>
          <w:szCs w:val="18"/>
        </w:rPr>
      </w:pPr>
    </w:p>
    <w:p w:rsidR="00932DEB" w:rsidRPr="00E4289A" w:rsidRDefault="00932DEB" w:rsidP="000C2EE1">
      <w:pPr>
        <w:pStyle w:val="ListParagraph"/>
        <w:numPr>
          <w:ilvl w:val="0"/>
          <w:numId w:val="26"/>
        </w:numPr>
        <w:spacing w:line="288" w:lineRule="auto"/>
        <w:ind w:left="1440"/>
        <w:rPr>
          <w:rFonts w:asciiTheme="minorHAnsi" w:hAnsiTheme="minorHAnsi"/>
          <w:sz w:val="24"/>
          <w:szCs w:val="24"/>
        </w:rPr>
      </w:pPr>
      <w:r w:rsidRPr="00E4289A">
        <w:rPr>
          <w:rFonts w:asciiTheme="minorHAnsi" w:hAnsiTheme="minorHAnsi"/>
          <w:sz w:val="24"/>
          <w:szCs w:val="24"/>
        </w:rPr>
        <w:t xml:space="preserve">User will be able to edit existing note. </w:t>
      </w:r>
      <w:proofErr w:type="gramStart"/>
      <w:r w:rsidRPr="00E4289A">
        <w:rPr>
          <w:rFonts w:asciiTheme="minorHAnsi" w:hAnsiTheme="minorHAnsi"/>
          <w:sz w:val="24"/>
          <w:szCs w:val="24"/>
        </w:rPr>
        <w:t>‘Edit’  option</w:t>
      </w:r>
      <w:proofErr w:type="gramEnd"/>
      <w:r w:rsidRPr="00E4289A">
        <w:rPr>
          <w:rFonts w:asciiTheme="minorHAnsi" w:hAnsiTheme="minorHAnsi"/>
          <w:sz w:val="24"/>
          <w:szCs w:val="24"/>
        </w:rPr>
        <w:t xml:space="preserve"> will be available in the right click menu. Cancel and </w:t>
      </w:r>
      <w:proofErr w:type="gramStart"/>
      <w:r w:rsidRPr="00E4289A">
        <w:rPr>
          <w:rFonts w:asciiTheme="minorHAnsi" w:hAnsiTheme="minorHAnsi"/>
          <w:sz w:val="24"/>
          <w:szCs w:val="24"/>
        </w:rPr>
        <w:t>Save</w:t>
      </w:r>
      <w:proofErr w:type="gramEnd"/>
      <w:r w:rsidRPr="00E4289A">
        <w:rPr>
          <w:rFonts w:asciiTheme="minorHAnsi" w:hAnsiTheme="minorHAnsi"/>
          <w:sz w:val="24"/>
          <w:szCs w:val="24"/>
        </w:rPr>
        <w:t xml:space="preserve"> buttons will be available once Edit button is pressed.</w:t>
      </w:r>
    </w:p>
    <w:p w:rsidR="00932DEB" w:rsidRDefault="00932DEB" w:rsidP="000A4E83">
      <w:pPr>
        <w:pStyle w:val="ListParagraph"/>
        <w:ind w:left="1080"/>
        <w:rPr>
          <w:noProof/>
          <w:szCs w:val="18"/>
          <w:lang w:bidi="he-IL"/>
        </w:rPr>
      </w:pPr>
      <w:r>
        <w:rPr>
          <w:noProof/>
        </w:rPr>
        <w:drawing>
          <wp:inline distT="0" distB="0" distL="0" distR="0" wp14:anchorId="1E919818" wp14:editId="52848398">
            <wp:extent cx="5505450" cy="3743325"/>
            <wp:effectExtent l="0" t="0" r="0" b="9525"/>
            <wp:docPr id="29713" name="Picture 2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10867" cy="3747008"/>
                    </a:xfrm>
                    <a:prstGeom prst="rect">
                      <a:avLst/>
                    </a:prstGeom>
                  </pic:spPr>
                </pic:pic>
              </a:graphicData>
            </a:graphic>
          </wp:inline>
        </w:drawing>
      </w:r>
    </w:p>
    <w:p w:rsidR="00932DEB" w:rsidRDefault="00932DEB" w:rsidP="00932DEB">
      <w:pPr>
        <w:pStyle w:val="ListParagraph"/>
        <w:ind w:left="0"/>
        <w:rPr>
          <w:noProof/>
          <w:szCs w:val="18"/>
          <w:lang w:bidi="he-IL"/>
        </w:rPr>
      </w:pPr>
    </w:p>
    <w:p w:rsidR="00932DEB" w:rsidRDefault="00932DEB" w:rsidP="00932DEB">
      <w:pPr>
        <w:pStyle w:val="ListParagraph"/>
        <w:ind w:left="0"/>
        <w:rPr>
          <w:noProof/>
          <w:szCs w:val="18"/>
          <w:lang w:bidi="he-IL"/>
        </w:rPr>
      </w:pPr>
    </w:p>
    <w:p w:rsidR="00932DEB" w:rsidRPr="000A4E83" w:rsidRDefault="00932DEB" w:rsidP="00D445C4">
      <w:pPr>
        <w:pStyle w:val="ListParagraph"/>
        <w:ind w:left="360"/>
        <w:rPr>
          <w:rFonts w:asciiTheme="minorHAnsi" w:hAnsiTheme="minorHAnsi"/>
          <w:noProof/>
          <w:sz w:val="24"/>
          <w:szCs w:val="24"/>
          <w:lang w:bidi="he-IL"/>
        </w:rPr>
      </w:pPr>
      <w:r w:rsidRPr="000A4E83">
        <w:rPr>
          <w:rFonts w:asciiTheme="minorHAnsi" w:hAnsiTheme="minorHAnsi"/>
          <w:b/>
          <w:noProof/>
          <w:sz w:val="24"/>
          <w:szCs w:val="24"/>
          <w:u w:val="single"/>
          <w:lang w:bidi="he-IL"/>
        </w:rPr>
        <w:t>Validations</w:t>
      </w:r>
      <w:r w:rsidRPr="000A4E83">
        <w:rPr>
          <w:rFonts w:asciiTheme="minorHAnsi" w:hAnsiTheme="minorHAnsi"/>
          <w:noProof/>
          <w:sz w:val="24"/>
          <w:szCs w:val="24"/>
          <w:lang w:bidi="he-IL"/>
        </w:rPr>
        <w:t>:</w:t>
      </w:r>
    </w:p>
    <w:p w:rsidR="00932DEB" w:rsidRPr="000A4E83" w:rsidRDefault="00932DEB" w:rsidP="000C2EE1">
      <w:pPr>
        <w:pStyle w:val="ListParagraph"/>
        <w:numPr>
          <w:ilvl w:val="0"/>
          <w:numId w:val="26"/>
        </w:numPr>
        <w:spacing w:line="288" w:lineRule="auto"/>
        <w:ind w:left="1080"/>
        <w:rPr>
          <w:rFonts w:asciiTheme="minorHAnsi" w:hAnsiTheme="minorHAnsi"/>
          <w:sz w:val="24"/>
          <w:szCs w:val="24"/>
        </w:rPr>
      </w:pPr>
      <w:r w:rsidRPr="000A4E83">
        <w:rPr>
          <w:rFonts w:asciiTheme="minorHAnsi" w:hAnsiTheme="minorHAnsi"/>
          <w:sz w:val="24"/>
          <w:szCs w:val="24"/>
        </w:rPr>
        <w:t>In case when handled node is a project - verify that the project doesn’t belong to a group of Related Projects:</w:t>
      </w:r>
    </w:p>
    <w:p w:rsidR="002A6EEF" w:rsidRDefault="00932DEB" w:rsidP="001D64E6">
      <w:pPr>
        <w:ind w:left="720"/>
        <w:rPr>
          <w:ins w:id="1026" w:author="Ella Goldberg(Contractor)" w:date="2013-11-05T23:45:00Z"/>
          <w:rFonts w:asciiTheme="minorHAnsi" w:hAnsiTheme="minorHAnsi"/>
        </w:rPr>
      </w:pPr>
      <w:r w:rsidRPr="000A4E83">
        <w:rPr>
          <w:rFonts w:asciiTheme="minorHAnsi" w:hAnsiTheme="minorHAnsi"/>
        </w:rPr>
        <w:lastRenderedPageBreak/>
        <w:t xml:space="preserve">If </w:t>
      </w:r>
      <w:proofErr w:type="spellStart"/>
      <w:r w:rsidR="00B34A2C">
        <w:rPr>
          <w:rFonts w:asciiTheme="minorHAnsi" w:hAnsiTheme="minorHAnsi"/>
        </w:rPr>
        <w:t>ATS_</w:t>
      </w:r>
      <w:r w:rsidR="00087904">
        <w:rPr>
          <w:rFonts w:asciiTheme="minorHAnsi" w:hAnsiTheme="minorHAnsi"/>
        </w:rPr>
        <w:t>Hierarchy.</w:t>
      </w:r>
      <w:del w:id="1027" w:author="Ella Goldberg(Contractor)" w:date="2013-11-05T23:45:00Z">
        <w:r w:rsidRPr="000A4E83" w:rsidDel="002A6EEF">
          <w:rPr>
            <w:rFonts w:asciiTheme="minorHAnsi" w:hAnsiTheme="minorHAnsi"/>
          </w:rPr>
          <w:delText>IsGroupMember=1</w:delText>
        </w:r>
      </w:del>
      <w:ins w:id="1028" w:author="Ella Goldberg(Contractor)" w:date="2013-11-05T23:45:00Z">
        <w:r w:rsidR="002A6EEF">
          <w:rPr>
            <w:rFonts w:asciiTheme="minorHAnsi" w:hAnsiTheme="minorHAnsi"/>
          </w:rPr>
          <w:t>GroupId</w:t>
        </w:r>
        <w:proofErr w:type="spellEnd"/>
        <w:r w:rsidR="002A6EEF">
          <w:rPr>
            <w:rFonts w:asciiTheme="minorHAnsi" w:hAnsiTheme="minorHAnsi"/>
          </w:rPr>
          <w:t xml:space="preserve"> is not </w:t>
        </w:r>
        <w:proofErr w:type="gramStart"/>
        <w:r w:rsidR="002A6EEF">
          <w:rPr>
            <w:rFonts w:asciiTheme="minorHAnsi" w:hAnsiTheme="minorHAnsi"/>
          </w:rPr>
          <w:t>null</w:t>
        </w:r>
      </w:ins>
      <w:r w:rsidRPr="000A4E83">
        <w:rPr>
          <w:rFonts w:asciiTheme="minorHAnsi" w:hAnsiTheme="minorHAnsi"/>
        </w:rPr>
        <w:t xml:space="preserve">  then</w:t>
      </w:r>
      <w:proofErr w:type="gramEnd"/>
      <w:r w:rsidRPr="000A4E83">
        <w:rPr>
          <w:rFonts w:asciiTheme="minorHAnsi" w:hAnsiTheme="minorHAnsi"/>
        </w:rPr>
        <w:t xml:space="preserve"> </w:t>
      </w:r>
      <w:ins w:id="1029" w:author="Ella Goldberg(Contractor)" w:date="2013-11-05T23:53:00Z">
        <w:r w:rsidR="001D64E6">
          <w:rPr>
            <w:rFonts w:asciiTheme="minorHAnsi" w:hAnsiTheme="minorHAnsi"/>
          </w:rPr>
          <w:t xml:space="preserve">refer </w:t>
        </w:r>
      </w:ins>
      <w:ins w:id="1030" w:author="Ella Goldberg(Contractor)" w:date="2013-11-05T23:45:00Z">
        <w:r w:rsidR="002A6EEF">
          <w:fldChar w:fldCharType="begin"/>
        </w:r>
        <w:r w:rsidR="002A6EEF">
          <w:instrText xml:space="preserve"> HYPERLINK \l "_Create_Related_Project" </w:instrText>
        </w:r>
        <w:r w:rsidR="002A6EEF">
          <w:fldChar w:fldCharType="separate"/>
        </w:r>
        <w:r w:rsidR="002A6EEF" w:rsidRPr="00E4289A">
          <w:rPr>
            <w:rStyle w:val="Hyperlink"/>
            <w:rFonts w:asciiTheme="minorHAnsi" w:hAnsiTheme="minorHAnsi"/>
          </w:rPr>
          <w:t>Related Project Management</w:t>
        </w:r>
        <w:r w:rsidR="002A6EEF">
          <w:rPr>
            <w:rStyle w:val="Hyperlink"/>
            <w:rFonts w:asciiTheme="minorHAnsi" w:hAnsiTheme="minorHAnsi"/>
          </w:rPr>
          <w:fldChar w:fldCharType="end"/>
        </w:r>
        <w:r w:rsidR="002A6EEF" w:rsidRPr="00E4289A">
          <w:rPr>
            <w:rFonts w:asciiTheme="minorHAnsi" w:hAnsiTheme="minorHAnsi"/>
          </w:rPr>
          <w:t xml:space="preserve"> section</w:t>
        </w:r>
        <w:r w:rsidR="002A6EEF">
          <w:rPr>
            <w:rFonts w:asciiTheme="minorHAnsi" w:hAnsiTheme="minorHAnsi"/>
          </w:rPr>
          <w:t>.</w:t>
        </w:r>
      </w:ins>
    </w:p>
    <w:p w:rsidR="00932DEB" w:rsidRPr="000A4E83" w:rsidDel="002A6EEF" w:rsidRDefault="00932DEB" w:rsidP="002A6EEF">
      <w:pPr>
        <w:ind w:left="720"/>
        <w:rPr>
          <w:del w:id="1031" w:author="Ella Goldberg(Contractor)" w:date="2013-11-05T23:45:00Z"/>
          <w:rFonts w:asciiTheme="minorHAnsi" w:hAnsiTheme="minorHAnsi"/>
        </w:rPr>
      </w:pPr>
      <w:del w:id="1032" w:author="Ella Goldberg(Contractor)" w:date="2013-11-05T23:45:00Z">
        <w:r w:rsidRPr="000A4E83" w:rsidDel="002A6EEF">
          <w:rPr>
            <w:rFonts w:asciiTheme="minorHAnsi" w:hAnsiTheme="minorHAnsi"/>
          </w:rPr>
          <w:delText>user will select between the following options:</w:delText>
        </w:r>
      </w:del>
    </w:p>
    <w:p w:rsidR="00932DEB" w:rsidRPr="000A4E83" w:rsidDel="002A6EEF" w:rsidRDefault="00932DEB" w:rsidP="002A6EEF">
      <w:pPr>
        <w:ind w:left="720"/>
        <w:rPr>
          <w:del w:id="1033" w:author="Ella Goldberg(Contractor)" w:date="2013-11-05T23:45:00Z"/>
          <w:rFonts w:asciiTheme="minorHAnsi" w:hAnsiTheme="minorHAnsi"/>
        </w:rPr>
      </w:pPr>
      <w:del w:id="1034" w:author="Ella Goldberg(Contractor)" w:date="2013-11-05T23:45:00Z">
        <w:r w:rsidRPr="000A4E83" w:rsidDel="002A6EEF">
          <w:rPr>
            <w:rFonts w:asciiTheme="minorHAnsi" w:hAnsiTheme="minorHAnsi"/>
          </w:rPr>
          <w:delText>Separate one or more related projects from the group</w:delText>
        </w:r>
      </w:del>
    </w:p>
    <w:p w:rsidR="00932DEB" w:rsidRPr="000A4E83" w:rsidDel="002A6EEF" w:rsidRDefault="00932DEB" w:rsidP="002A6EEF">
      <w:pPr>
        <w:ind w:left="720"/>
        <w:rPr>
          <w:del w:id="1035" w:author="Ella Goldberg(Contractor)" w:date="2013-11-05T23:45:00Z"/>
          <w:rFonts w:asciiTheme="minorHAnsi" w:hAnsiTheme="minorHAnsi"/>
        </w:rPr>
      </w:pPr>
      <w:del w:id="1036" w:author="Ella Goldberg(Contractor)" w:date="2013-11-05T23:45:00Z">
        <w:r w:rsidRPr="000A4E83" w:rsidDel="002A6EEF">
          <w:rPr>
            <w:rFonts w:asciiTheme="minorHAnsi" w:hAnsiTheme="minorHAnsi"/>
          </w:rPr>
          <w:delText>Update all projects belonging to the group</w:delText>
        </w:r>
      </w:del>
    </w:p>
    <w:p w:rsidR="00932DEB" w:rsidRPr="000A4E83" w:rsidRDefault="00932DEB" w:rsidP="002A6EEF">
      <w:pPr>
        <w:ind w:left="720"/>
        <w:rPr>
          <w:rFonts w:asciiTheme="minorHAnsi" w:hAnsiTheme="minorHAnsi"/>
        </w:rPr>
      </w:pPr>
      <w:del w:id="1037" w:author="Ella Goldberg(Contractor)" w:date="2013-11-05T23:45:00Z">
        <w:r w:rsidRPr="000A4E83" w:rsidDel="002A6EEF">
          <w:rPr>
            <w:rFonts w:asciiTheme="minorHAnsi" w:hAnsiTheme="minorHAnsi"/>
          </w:rPr>
          <w:delText>Cancel update</w:delText>
        </w:r>
      </w:del>
    </w:p>
    <w:p w:rsidR="00932DEB" w:rsidRPr="000A4E83" w:rsidRDefault="00932DEB" w:rsidP="00D445C4">
      <w:pPr>
        <w:pStyle w:val="ListParagraph"/>
        <w:ind w:left="360"/>
        <w:rPr>
          <w:rFonts w:asciiTheme="minorHAnsi" w:hAnsiTheme="minorHAnsi"/>
          <w:noProof/>
          <w:sz w:val="24"/>
          <w:szCs w:val="24"/>
          <w:lang w:bidi="he-IL"/>
        </w:rPr>
      </w:pPr>
    </w:p>
    <w:p w:rsidR="00932DEB" w:rsidRPr="000A4E83" w:rsidRDefault="00932DEB" w:rsidP="00D445C4">
      <w:pPr>
        <w:pStyle w:val="ListParagraph"/>
        <w:ind w:left="360"/>
        <w:rPr>
          <w:rFonts w:asciiTheme="minorHAnsi" w:hAnsiTheme="minorHAnsi"/>
          <w:sz w:val="24"/>
          <w:szCs w:val="24"/>
        </w:rPr>
      </w:pPr>
      <w:r w:rsidRPr="000A4E83">
        <w:rPr>
          <w:rFonts w:asciiTheme="minorHAnsi" w:hAnsiTheme="minorHAnsi"/>
          <w:b/>
          <w:sz w:val="24"/>
          <w:szCs w:val="24"/>
        </w:rPr>
        <w:t>DB</w:t>
      </w:r>
      <w:r w:rsidRPr="000A4E83">
        <w:rPr>
          <w:rFonts w:asciiTheme="minorHAnsi" w:hAnsiTheme="minorHAnsi"/>
          <w:sz w:val="24"/>
          <w:szCs w:val="24"/>
        </w:rPr>
        <w:t>:</w:t>
      </w:r>
    </w:p>
    <w:p w:rsidR="00932DEB" w:rsidRPr="000A4E83" w:rsidDel="00343FC3" w:rsidRDefault="00932DEB" w:rsidP="003724A1">
      <w:pPr>
        <w:ind w:left="720"/>
        <w:rPr>
          <w:del w:id="1038" w:author="Ella Goldberg(Contractor)" w:date="2013-11-05T23:45:00Z"/>
          <w:rFonts w:asciiTheme="minorHAnsi" w:hAnsiTheme="minorHAnsi"/>
        </w:rPr>
      </w:pPr>
      <w:del w:id="1039" w:author="Ella Goldberg(Contractor)" w:date="2013-11-05T23:45:00Z">
        <w:r w:rsidRPr="000A4E83" w:rsidDel="00343FC3">
          <w:rPr>
            <w:rFonts w:asciiTheme="minorHAnsi" w:hAnsiTheme="minorHAnsi"/>
          </w:rPr>
          <w:delText xml:space="preserve">Update Related Projects notes – see details in </w:delText>
        </w:r>
        <w:r w:rsidR="00B80095" w:rsidDel="00343FC3">
          <w:fldChar w:fldCharType="begin"/>
        </w:r>
        <w:r w:rsidR="00B80095" w:rsidDel="00343FC3">
          <w:delInstrText xml:space="preserve"> HYPERLINK \l "_Create_Related_Project" </w:delInstrText>
        </w:r>
        <w:r w:rsidR="00B80095" w:rsidDel="00343FC3">
          <w:fldChar w:fldCharType="separate"/>
        </w:r>
        <w:r w:rsidRPr="000A4E83" w:rsidDel="00343FC3">
          <w:rPr>
            <w:rStyle w:val="Hyperlink"/>
            <w:rFonts w:asciiTheme="minorHAnsi" w:hAnsiTheme="minorHAnsi"/>
          </w:rPr>
          <w:delText>Related Project Management</w:delText>
        </w:r>
        <w:r w:rsidR="00B80095" w:rsidDel="00343FC3">
          <w:rPr>
            <w:rStyle w:val="Hyperlink"/>
            <w:rFonts w:asciiTheme="minorHAnsi" w:hAnsiTheme="minorHAnsi"/>
          </w:rPr>
          <w:fldChar w:fldCharType="end"/>
        </w:r>
        <w:r w:rsidRPr="000A4E83" w:rsidDel="00343FC3">
          <w:rPr>
            <w:rStyle w:val="Hyperlink"/>
            <w:rFonts w:asciiTheme="minorHAnsi" w:hAnsiTheme="minorHAnsi"/>
          </w:rPr>
          <w:delText xml:space="preserve"> section</w:delText>
        </w:r>
      </w:del>
    </w:p>
    <w:p w:rsidR="00932DEB" w:rsidRPr="000A4E83" w:rsidRDefault="00932DEB" w:rsidP="003724A1">
      <w:pPr>
        <w:pStyle w:val="ListParagraph"/>
        <w:rPr>
          <w:rFonts w:asciiTheme="minorHAnsi" w:hAnsiTheme="minorHAnsi"/>
          <w:sz w:val="24"/>
          <w:szCs w:val="24"/>
        </w:rPr>
      </w:pPr>
      <w:r w:rsidRPr="000A4E83">
        <w:rPr>
          <w:rFonts w:asciiTheme="minorHAnsi" w:hAnsiTheme="minorHAnsi"/>
          <w:sz w:val="24"/>
          <w:szCs w:val="24"/>
        </w:rPr>
        <w:t xml:space="preserve">Update Note set </w:t>
      </w:r>
      <w:proofErr w:type="spellStart"/>
      <w:r w:rsidR="00EF3DC3">
        <w:rPr>
          <w:rFonts w:asciiTheme="minorHAnsi" w:hAnsiTheme="minorHAnsi"/>
          <w:sz w:val="24"/>
          <w:szCs w:val="24"/>
        </w:rPr>
        <w:t>ATS_Note.</w:t>
      </w:r>
      <w:r w:rsidRPr="000A4E83">
        <w:rPr>
          <w:rFonts w:asciiTheme="minorHAnsi" w:hAnsiTheme="minorHAnsi"/>
          <w:sz w:val="24"/>
          <w:szCs w:val="24"/>
        </w:rPr>
        <w:t>NoteText</w:t>
      </w:r>
      <w:proofErr w:type="spellEnd"/>
      <w:r w:rsidRPr="000A4E83">
        <w:rPr>
          <w:rFonts w:asciiTheme="minorHAnsi" w:hAnsiTheme="minorHAnsi"/>
          <w:sz w:val="24"/>
          <w:szCs w:val="24"/>
        </w:rPr>
        <w:t xml:space="preserve"> =’&amp;new text’ </w:t>
      </w:r>
    </w:p>
    <w:p w:rsidR="00932DEB" w:rsidRPr="000A4E83" w:rsidRDefault="00932DEB" w:rsidP="003724A1">
      <w:pPr>
        <w:pStyle w:val="ListParagraph"/>
        <w:rPr>
          <w:rFonts w:asciiTheme="minorHAnsi" w:hAnsiTheme="minorHAnsi"/>
          <w:sz w:val="24"/>
          <w:szCs w:val="24"/>
        </w:rPr>
      </w:pPr>
      <w:proofErr w:type="gramStart"/>
      <w:r w:rsidRPr="000A4E83">
        <w:rPr>
          <w:rFonts w:asciiTheme="minorHAnsi" w:hAnsiTheme="minorHAnsi"/>
          <w:sz w:val="24"/>
          <w:szCs w:val="24"/>
        </w:rPr>
        <w:t>where</w:t>
      </w:r>
      <w:proofErr w:type="gramEnd"/>
      <w:r w:rsidRPr="000A4E83">
        <w:rPr>
          <w:rFonts w:asciiTheme="minorHAnsi" w:hAnsiTheme="minorHAnsi"/>
          <w:sz w:val="24"/>
          <w:szCs w:val="24"/>
        </w:rPr>
        <w:t xml:space="preserve"> </w:t>
      </w:r>
      <w:proofErr w:type="spellStart"/>
      <w:r w:rsidR="00EF3DC3">
        <w:rPr>
          <w:rFonts w:asciiTheme="minorHAnsi" w:hAnsiTheme="minorHAnsi"/>
          <w:sz w:val="24"/>
          <w:szCs w:val="24"/>
        </w:rPr>
        <w:t>ATS_Note.</w:t>
      </w:r>
      <w:del w:id="1040" w:author="Ella Goldberg(Contractor)" w:date="2013-11-06T00:43:00Z">
        <w:r w:rsidRPr="000A4E83" w:rsidDel="007B1803">
          <w:rPr>
            <w:rFonts w:asciiTheme="minorHAnsi" w:hAnsiTheme="minorHAnsi"/>
            <w:sz w:val="24"/>
            <w:szCs w:val="24"/>
          </w:rPr>
          <w:delText>Note</w:delText>
        </w:r>
      </w:del>
      <w:r w:rsidRPr="000A4E83">
        <w:rPr>
          <w:rFonts w:asciiTheme="minorHAnsi" w:hAnsiTheme="minorHAnsi"/>
          <w:sz w:val="24"/>
          <w:szCs w:val="24"/>
        </w:rPr>
        <w:t>Id</w:t>
      </w:r>
      <w:proofErr w:type="spellEnd"/>
      <w:r w:rsidRPr="000A4E83">
        <w:rPr>
          <w:rFonts w:asciiTheme="minorHAnsi" w:hAnsiTheme="minorHAnsi"/>
          <w:sz w:val="24"/>
          <w:szCs w:val="24"/>
        </w:rPr>
        <w:t>=’&amp; selected</w:t>
      </w:r>
      <w:ins w:id="1041" w:author="Ella Goldberg(Contractor)" w:date="2013-11-06T00:41:00Z">
        <w:r w:rsidR="007419A3">
          <w:rPr>
            <w:rFonts w:asciiTheme="minorHAnsi" w:hAnsiTheme="minorHAnsi"/>
            <w:sz w:val="24"/>
            <w:szCs w:val="24"/>
          </w:rPr>
          <w:t xml:space="preserve"> </w:t>
        </w:r>
      </w:ins>
      <w:r w:rsidRPr="000A4E83">
        <w:rPr>
          <w:rFonts w:asciiTheme="minorHAnsi" w:hAnsiTheme="minorHAnsi"/>
          <w:sz w:val="24"/>
          <w:szCs w:val="24"/>
        </w:rPr>
        <w:t>note id’</w:t>
      </w:r>
    </w:p>
    <w:p w:rsidR="00932DEB" w:rsidRPr="000A4E83" w:rsidRDefault="00932DEB" w:rsidP="00D445C4">
      <w:pPr>
        <w:pStyle w:val="ListParagraph"/>
        <w:ind w:left="360"/>
        <w:rPr>
          <w:rFonts w:asciiTheme="minorHAnsi" w:hAnsiTheme="minorHAnsi"/>
          <w:sz w:val="24"/>
          <w:szCs w:val="24"/>
        </w:rPr>
      </w:pPr>
    </w:p>
    <w:p w:rsidR="00932DEB" w:rsidRPr="00343FC3" w:rsidRDefault="00932DEB" w:rsidP="00343FC3">
      <w:pPr>
        <w:pStyle w:val="ListParagraph"/>
        <w:numPr>
          <w:ilvl w:val="0"/>
          <w:numId w:val="26"/>
        </w:numPr>
        <w:spacing w:line="288" w:lineRule="auto"/>
        <w:rPr>
          <w:rFonts w:asciiTheme="minorHAnsi" w:hAnsiTheme="minorHAnsi"/>
        </w:rPr>
      </w:pPr>
      <w:r w:rsidRPr="00343FC3">
        <w:rPr>
          <w:rFonts w:asciiTheme="minorHAnsi" w:hAnsiTheme="minorHAnsi"/>
        </w:rPr>
        <w:t>User will be able to disable a note by selecting a ‘Disable’ option from note title right click menu.</w:t>
      </w:r>
    </w:p>
    <w:p w:rsidR="00932DEB" w:rsidRPr="000A4E83"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t>A warning message will be displayed upon selecting this option:</w:t>
      </w:r>
    </w:p>
    <w:p w:rsidR="00932DEB" w:rsidRPr="000A4E83"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t>Message 102: “Are you sure you want to disable the note?” (Yes, Cancel)</w:t>
      </w:r>
      <w:r w:rsidR="00FA60E1">
        <w:rPr>
          <w:rFonts w:asciiTheme="minorHAnsi" w:hAnsiTheme="minorHAnsi"/>
          <w:sz w:val="24"/>
          <w:szCs w:val="24"/>
        </w:rPr>
        <w:t>.</w:t>
      </w:r>
    </w:p>
    <w:p w:rsidR="00343FC3" w:rsidRDefault="00343FC3" w:rsidP="00343FC3">
      <w:pPr>
        <w:rPr>
          <w:ins w:id="1042" w:author="Ella Goldberg(Contractor)" w:date="2013-11-05T23:46:00Z"/>
          <w:rFonts w:asciiTheme="minorHAnsi" w:hAnsiTheme="minorHAnsi"/>
        </w:rPr>
      </w:pPr>
    </w:p>
    <w:p w:rsidR="00343FC3" w:rsidRDefault="00343FC3" w:rsidP="00343FC3">
      <w:pPr>
        <w:rPr>
          <w:ins w:id="1043" w:author="Ella Goldberg(Contractor)" w:date="2013-11-05T23:46:00Z"/>
          <w:rFonts w:asciiTheme="minorHAnsi" w:hAnsiTheme="minorHAnsi"/>
        </w:rPr>
      </w:pPr>
      <w:ins w:id="1044" w:author="Ella Goldberg(Contractor)" w:date="2013-11-05T23:46:00Z">
        <w:r>
          <w:rPr>
            <w:rFonts w:asciiTheme="minorHAnsi" w:hAnsiTheme="minorHAnsi"/>
          </w:rPr>
          <w:tab/>
          <w:t>DB:</w:t>
        </w:r>
      </w:ins>
    </w:p>
    <w:p w:rsidR="00343FC3" w:rsidRDefault="00343FC3" w:rsidP="00675EED">
      <w:pPr>
        <w:ind w:firstLine="720"/>
        <w:rPr>
          <w:ins w:id="1045" w:author="Ella Goldberg(Contractor)" w:date="2013-11-05T23:46:00Z"/>
          <w:rFonts w:asciiTheme="minorHAnsi" w:hAnsiTheme="minorHAnsi"/>
        </w:rPr>
      </w:pPr>
      <w:ins w:id="1046" w:author="Ella Goldberg(Contractor)" w:date="2013-11-05T23:47:00Z">
        <w:r>
          <w:rPr>
            <w:rFonts w:asciiTheme="minorHAnsi" w:hAnsiTheme="minorHAnsi"/>
          </w:rPr>
          <w:t xml:space="preserve">Update </w:t>
        </w:r>
        <w:proofErr w:type="spellStart"/>
        <w:r>
          <w:rPr>
            <w:rFonts w:asciiTheme="minorHAnsi" w:hAnsiTheme="minorHAnsi"/>
          </w:rPr>
          <w:t>ATS_Note</w:t>
        </w:r>
        <w:proofErr w:type="spellEnd"/>
        <w:r>
          <w:rPr>
            <w:rFonts w:asciiTheme="minorHAnsi" w:hAnsiTheme="minorHAnsi"/>
          </w:rPr>
          <w:t xml:space="preserve"> set </w:t>
        </w:r>
        <w:proofErr w:type="spellStart"/>
        <w:r>
          <w:rPr>
            <w:rFonts w:asciiTheme="minorHAnsi" w:hAnsiTheme="minorHAnsi"/>
          </w:rPr>
          <w:t>NoteStatus</w:t>
        </w:r>
        <w:proofErr w:type="spellEnd"/>
        <w:r>
          <w:rPr>
            <w:rFonts w:asciiTheme="minorHAnsi" w:hAnsiTheme="minorHAnsi"/>
          </w:rPr>
          <w:t>=’D’ where id=selected note id</w:t>
        </w:r>
      </w:ins>
    </w:p>
    <w:p w:rsidR="00343FC3" w:rsidRPr="00343FC3" w:rsidRDefault="00343FC3" w:rsidP="00343FC3">
      <w:pPr>
        <w:rPr>
          <w:rFonts w:asciiTheme="minorHAnsi" w:hAnsiTheme="minorHAnsi"/>
        </w:rPr>
      </w:pPr>
    </w:p>
    <w:p w:rsidR="00932DEB"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t xml:space="preserve">Add/Edit note actions are subject for security validation – refer </w:t>
      </w:r>
      <w:hyperlink w:anchor="_Security" w:history="1">
        <w:r w:rsidRPr="000A4E83">
          <w:rPr>
            <w:rStyle w:val="Hyperlink"/>
            <w:rFonts w:asciiTheme="minorHAnsi" w:hAnsiTheme="minorHAnsi"/>
            <w:sz w:val="24"/>
            <w:szCs w:val="24"/>
          </w:rPr>
          <w:t>Security</w:t>
        </w:r>
      </w:hyperlink>
      <w:r w:rsidRPr="000A4E83">
        <w:rPr>
          <w:rFonts w:asciiTheme="minorHAnsi" w:hAnsiTheme="minorHAnsi"/>
          <w:sz w:val="24"/>
          <w:szCs w:val="24"/>
        </w:rPr>
        <w:t xml:space="preserve"> section.</w:t>
      </w:r>
    </w:p>
    <w:p w:rsidR="000A4E83" w:rsidRPr="000A4E83" w:rsidRDefault="000A4E83" w:rsidP="00D445C4">
      <w:pPr>
        <w:pStyle w:val="ListParagraph"/>
        <w:ind w:left="1080"/>
        <w:rPr>
          <w:rFonts w:asciiTheme="minorHAnsi" w:hAnsiTheme="minorHAnsi"/>
          <w:sz w:val="24"/>
          <w:szCs w:val="24"/>
        </w:rPr>
      </w:pPr>
    </w:p>
    <w:p w:rsidR="00932DEB" w:rsidRPr="000A4E83" w:rsidRDefault="00932DEB" w:rsidP="00D92288">
      <w:pPr>
        <w:pStyle w:val="Heading4"/>
        <w:rPr>
          <w:rFonts w:asciiTheme="minorHAnsi" w:hAnsiTheme="minorHAnsi"/>
          <w:sz w:val="24"/>
          <w:szCs w:val="24"/>
        </w:rPr>
      </w:pPr>
      <w:bookmarkStart w:id="1047" w:name="_Toc367118001"/>
      <w:bookmarkStart w:id="1048" w:name="_Toc370395984"/>
      <w:r w:rsidRPr="000A4E83">
        <w:rPr>
          <w:rFonts w:asciiTheme="minorHAnsi" w:hAnsiTheme="minorHAnsi"/>
          <w:sz w:val="24"/>
          <w:szCs w:val="24"/>
        </w:rPr>
        <w:t xml:space="preserve">Modify </w:t>
      </w:r>
      <w:bookmarkEnd w:id="1047"/>
      <w:r w:rsidRPr="000A4E83">
        <w:rPr>
          <w:rFonts w:asciiTheme="minorHAnsi" w:hAnsiTheme="minorHAnsi"/>
          <w:sz w:val="24"/>
          <w:szCs w:val="24"/>
        </w:rPr>
        <w:t>Folder/Project</w:t>
      </w:r>
      <w:bookmarkEnd w:id="1048"/>
    </w:p>
    <w:p w:rsidR="00932DEB" w:rsidRPr="000A4E83" w:rsidRDefault="00932DEB" w:rsidP="008149F6">
      <w:pPr>
        <w:ind w:left="810"/>
        <w:rPr>
          <w:rFonts w:asciiTheme="minorHAnsi" w:hAnsiTheme="minorHAnsi"/>
        </w:rPr>
      </w:pPr>
      <w:r w:rsidRPr="000A4E83">
        <w:rPr>
          <w:rFonts w:asciiTheme="minorHAnsi" w:hAnsiTheme="minorHAnsi"/>
        </w:rPr>
        <w:t>User will be able Modify folder/project by selecting a node.</w:t>
      </w:r>
    </w:p>
    <w:p w:rsidR="00932DEB" w:rsidRPr="000A4E83" w:rsidRDefault="00932DEB" w:rsidP="008149F6">
      <w:pPr>
        <w:ind w:left="810"/>
        <w:rPr>
          <w:rFonts w:asciiTheme="minorHAnsi" w:hAnsiTheme="minorHAnsi"/>
        </w:rPr>
      </w:pPr>
      <w:r w:rsidRPr="000A4E83">
        <w:rPr>
          <w:rFonts w:asciiTheme="minorHAnsi" w:hAnsiTheme="minorHAnsi"/>
        </w:rPr>
        <w:t>The first tab (Folder/Project name), Certificate and Properties tabs will be available for editing</w:t>
      </w:r>
      <w:r w:rsidR="00FA60E1">
        <w:rPr>
          <w:rFonts w:asciiTheme="minorHAnsi" w:hAnsiTheme="minorHAnsi"/>
        </w:rPr>
        <w:t>.</w:t>
      </w:r>
    </w:p>
    <w:p w:rsidR="00932DEB" w:rsidRPr="000A4E83" w:rsidRDefault="00932DEB" w:rsidP="00932DEB">
      <w:pPr>
        <w:pStyle w:val="ListParagraph"/>
        <w:rPr>
          <w:rFonts w:asciiTheme="minorHAnsi" w:hAnsiTheme="minorHAnsi"/>
          <w:sz w:val="24"/>
          <w:szCs w:val="24"/>
        </w:rPr>
      </w:pPr>
    </w:p>
    <w:p w:rsidR="00932DEB" w:rsidRPr="000A4E83" w:rsidRDefault="00932DEB" w:rsidP="00932DEB">
      <w:pPr>
        <w:pStyle w:val="ListParagraph"/>
        <w:rPr>
          <w:rFonts w:asciiTheme="minorHAnsi" w:hAnsiTheme="minorHAnsi"/>
          <w:sz w:val="24"/>
          <w:szCs w:val="24"/>
        </w:rPr>
      </w:pPr>
    </w:p>
    <w:p w:rsidR="00932DEB" w:rsidRPr="000A4E83" w:rsidRDefault="00932DEB" w:rsidP="000C2EE1">
      <w:pPr>
        <w:pStyle w:val="ListParagraph"/>
        <w:numPr>
          <w:ilvl w:val="0"/>
          <w:numId w:val="26"/>
        </w:numPr>
        <w:spacing w:line="288" w:lineRule="auto"/>
        <w:ind w:left="1080"/>
        <w:rPr>
          <w:rFonts w:asciiTheme="minorHAnsi" w:hAnsiTheme="minorHAnsi"/>
          <w:sz w:val="24"/>
          <w:szCs w:val="24"/>
        </w:rPr>
      </w:pPr>
      <w:r w:rsidRPr="000A4E83">
        <w:rPr>
          <w:rFonts w:asciiTheme="minorHAnsi" w:hAnsiTheme="minorHAnsi"/>
          <w:sz w:val="24"/>
          <w:szCs w:val="24"/>
        </w:rPr>
        <w:t>Edit Name/Description/</w:t>
      </w:r>
      <w:proofErr w:type="spellStart"/>
      <w:r w:rsidRPr="000A4E83">
        <w:rPr>
          <w:rFonts w:asciiTheme="minorHAnsi" w:hAnsiTheme="minorHAnsi"/>
          <w:sz w:val="24"/>
          <w:szCs w:val="24"/>
        </w:rPr>
        <w:t>ProjectCode</w:t>
      </w:r>
      <w:proofErr w:type="spellEnd"/>
    </w:p>
    <w:p w:rsidR="00932DEB" w:rsidRPr="000A4E83" w:rsidRDefault="00932DEB" w:rsidP="003724A1">
      <w:pPr>
        <w:pStyle w:val="ListParagraph"/>
        <w:ind w:left="1080"/>
        <w:rPr>
          <w:rFonts w:asciiTheme="minorHAnsi" w:hAnsiTheme="minorHAnsi"/>
          <w:sz w:val="24"/>
          <w:szCs w:val="24"/>
        </w:rPr>
      </w:pPr>
      <w:r w:rsidRPr="000A4E83">
        <w:rPr>
          <w:rFonts w:asciiTheme="minorHAnsi" w:hAnsiTheme="minorHAnsi"/>
          <w:sz w:val="24"/>
          <w:szCs w:val="24"/>
        </w:rPr>
        <w:t>DB:</w:t>
      </w:r>
    </w:p>
    <w:p w:rsidR="00932DEB" w:rsidRDefault="00932DEB" w:rsidP="003724A1">
      <w:pPr>
        <w:pStyle w:val="ListParagraph"/>
        <w:ind w:left="1080"/>
        <w:rPr>
          <w:szCs w:val="18"/>
        </w:rPr>
      </w:pPr>
      <w:r>
        <w:rPr>
          <w:szCs w:val="18"/>
        </w:rPr>
        <w:t>Update Hierarchy set Name/Description/</w:t>
      </w:r>
      <w:proofErr w:type="spellStart"/>
      <w:r>
        <w:rPr>
          <w:szCs w:val="18"/>
        </w:rPr>
        <w:t>ProjectCode</w:t>
      </w:r>
      <w:proofErr w:type="spellEnd"/>
      <w:ins w:id="1049" w:author="Ella Goldberg(Contractor)" w:date="2013-11-05T23:48:00Z">
        <w:r w:rsidR="001D64E6">
          <w:rPr>
            <w:szCs w:val="18"/>
          </w:rPr>
          <w:t>/</w:t>
        </w:r>
        <w:proofErr w:type="spellStart"/>
        <w:r w:rsidR="001D64E6">
          <w:rPr>
            <w:szCs w:val="18"/>
          </w:rPr>
          <w:t>ProjectStep</w:t>
        </w:r>
      </w:ins>
      <w:proofErr w:type="spellEnd"/>
      <w:r>
        <w:rPr>
          <w:szCs w:val="18"/>
        </w:rPr>
        <w:t xml:space="preserve"> for selected node Id</w:t>
      </w:r>
    </w:p>
    <w:p w:rsidR="00932DEB" w:rsidDel="001D64E6" w:rsidRDefault="00932DEB" w:rsidP="000C2EE1">
      <w:pPr>
        <w:pStyle w:val="ListParagraph"/>
        <w:numPr>
          <w:ilvl w:val="0"/>
          <w:numId w:val="26"/>
        </w:numPr>
        <w:spacing w:line="288" w:lineRule="auto"/>
        <w:ind w:left="1080"/>
        <w:rPr>
          <w:del w:id="1050" w:author="Ella Goldberg(Contractor)" w:date="2013-11-05T23:48:00Z"/>
          <w:szCs w:val="18"/>
        </w:rPr>
      </w:pPr>
      <w:del w:id="1051" w:author="Ella Goldberg(Contractor)" w:date="2013-11-05T23:48:00Z">
        <w:r w:rsidDel="001D64E6">
          <w:rPr>
            <w:szCs w:val="18"/>
          </w:rPr>
          <w:delText>Edit Project Step</w:delText>
        </w:r>
      </w:del>
    </w:p>
    <w:p w:rsidR="00932DEB" w:rsidDel="001D64E6" w:rsidRDefault="00932DEB" w:rsidP="003724A1">
      <w:pPr>
        <w:pStyle w:val="ListParagraph"/>
        <w:ind w:left="1080"/>
        <w:rPr>
          <w:del w:id="1052" w:author="Ella Goldberg(Contractor)" w:date="2013-11-05T23:48:00Z"/>
          <w:szCs w:val="18"/>
        </w:rPr>
      </w:pPr>
      <w:del w:id="1053" w:author="Ella Goldberg(Contractor)" w:date="2013-11-05T23:48:00Z">
        <w:r w:rsidDel="001D64E6">
          <w:rPr>
            <w:szCs w:val="18"/>
          </w:rPr>
          <w:delText>DB:</w:delText>
        </w:r>
      </w:del>
    </w:p>
    <w:p w:rsidR="00932DEB" w:rsidDel="001D64E6" w:rsidRDefault="00932DEB" w:rsidP="003724A1">
      <w:pPr>
        <w:pStyle w:val="ListParagraph"/>
        <w:ind w:left="1080"/>
        <w:rPr>
          <w:del w:id="1054" w:author="Ella Goldberg(Contractor)" w:date="2013-11-05T23:48:00Z"/>
          <w:szCs w:val="18"/>
        </w:rPr>
      </w:pPr>
      <w:del w:id="1055" w:author="Ella Goldberg(Contractor)" w:date="2013-11-05T23:48:00Z">
        <w:r w:rsidDel="001D64E6">
          <w:rPr>
            <w:szCs w:val="18"/>
          </w:rPr>
          <w:delText>Update Groups set ProjectStep for GroupId of the selected node</w:delText>
        </w:r>
      </w:del>
    </w:p>
    <w:p w:rsidR="00932DEB" w:rsidRDefault="00932DEB" w:rsidP="000C2EE1">
      <w:pPr>
        <w:pStyle w:val="ListParagraph"/>
        <w:numPr>
          <w:ilvl w:val="0"/>
          <w:numId w:val="26"/>
        </w:numPr>
        <w:spacing w:line="288" w:lineRule="auto"/>
        <w:ind w:left="1080"/>
        <w:rPr>
          <w:szCs w:val="18"/>
        </w:rPr>
      </w:pPr>
      <w:r>
        <w:rPr>
          <w:szCs w:val="18"/>
        </w:rPr>
        <w:t>Edit Synchronization</w:t>
      </w:r>
    </w:p>
    <w:p w:rsidR="00932DEB" w:rsidRDefault="00932DEB" w:rsidP="003724A1">
      <w:pPr>
        <w:pStyle w:val="ListParagraph"/>
        <w:ind w:left="1080"/>
        <w:rPr>
          <w:szCs w:val="18"/>
        </w:rPr>
      </w:pPr>
      <w:r>
        <w:rPr>
          <w:szCs w:val="18"/>
        </w:rPr>
        <w:t>DB:</w:t>
      </w:r>
    </w:p>
    <w:p w:rsidR="00932DEB" w:rsidRDefault="00932DEB" w:rsidP="003724A1">
      <w:pPr>
        <w:pStyle w:val="ListParagraph"/>
        <w:ind w:left="1080"/>
        <w:rPr>
          <w:szCs w:val="18"/>
        </w:rPr>
      </w:pPr>
      <w:r>
        <w:rPr>
          <w:szCs w:val="18"/>
        </w:rPr>
        <w:t xml:space="preserve">Insert into </w:t>
      </w:r>
      <w:proofErr w:type="spellStart"/>
      <w:r>
        <w:rPr>
          <w:szCs w:val="18"/>
        </w:rPr>
        <w:t>ProjectSynchronization</w:t>
      </w:r>
      <w:proofErr w:type="spellEnd"/>
      <w:r>
        <w:rPr>
          <w:szCs w:val="18"/>
        </w:rPr>
        <w:t xml:space="preserve"> values for checked </w:t>
      </w:r>
      <w:proofErr w:type="spellStart"/>
      <w:r>
        <w:rPr>
          <w:szCs w:val="18"/>
        </w:rPr>
        <w:t>SyncType</w:t>
      </w:r>
      <w:proofErr w:type="spellEnd"/>
    </w:p>
    <w:p w:rsidR="00932DEB" w:rsidRDefault="00932DEB" w:rsidP="003724A1">
      <w:pPr>
        <w:pStyle w:val="ListParagraph"/>
        <w:ind w:left="1080"/>
        <w:rPr>
          <w:szCs w:val="18"/>
        </w:rPr>
      </w:pPr>
      <w:r>
        <w:rPr>
          <w:szCs w:val="18"/>
        </w:rPr>
        <w:t xml:space="preserve">Or </w:t>
      </w:r>
    </w:p>
    <w:p w:rsidR="00932DEB" w:rsidRPr="0021272C" w:rsidRDefault="00932DEB" w:rsidP="003724A1">
      <w:pPr>
        <w:pStyle w:val="ListParagraph"/>
        <w:ind w:left="1080"/>
        <w:rPr>
          <w:szCs w:val="18"/>
        </w:rPr>
      </w:pPr>
      <w:r>
        <w:rPr>
          <w:szCs w:val="18"/>
        </w:rPr>
        <w:t xml:space="preserve">Update </w:t>
      </w:r>
      <w:proofErr w:type="spellStart"/>
      <w:r>
        <w:rPr>
          <w:szCs w:val="18"/>
        </w:rPr>
        <w:t>ProjectSynchronization</w:t>
      </w:r>
      <w:proofErr w:type="spellEnd"/>
      <w:r>
        <w:rPr>
          <w:szCs w:val="18"/>
        </w:rPr>
        <w:t xml:space="preserve"> set </w:t>
      </w:r>
      <w:proofErr w:type="spellStart"/>
      <w:r>
        <w:rPr>
          <w:szCs w:val="18"/>
        </w:rPr>
        <w:t>ExpirationDate</w:t>
      </w:r>
      <w:proofErr w:type="spellEnd"/>
      <w:r>
        <w:rPr>
          <w:szCs w:val="18"/>
        </w:rPr>
        <w:t xml:space="preserve"> for unchecked </w:t>
      </w:r>
      <w:proofErr w:type="spellStart"/>
      <w:r>
        <w:rPr>
          <w:szCs w:val="18"/>
        </w:rPr>
        <w:t>SyncType</w:t>
      </w:r>
      <w:proofErr w:type="spellEnd"/>
    </w:p>
    <w:p w:rsidR="00932DEB" w:rsidRDefault="00932DEB" w:rsidP="000C2EE1">
      <w:pPr>
        <w:pStyle w:val="ListParagraph"/>
        <w:numPr>
          <w:ilvl w:val="0"/>
          <w:numId w:val="23"/>
        </w:numPr>
        <w:spacing w:line="288" w:lineRule="auto"/>
        <w:ind w:left="1080"/>
        <w:rPr>
          <w:szCs w:val="18"/>
        </w:rPr>
      </w:pPr>
      <w:r w:rsidRPr="00CE75BF">
        <w:rPr>
          <w:szCs w:val="18"/>
        </w:rPr>
        <w:t>User will be able to assign</w:t>
      </w:r>
      <w:r>
        <w:rPr>
          <w:szCs w:val="18"/>
        </w:rPr>
        <w:t>/delete</w:t>
      </w:r>
      <w:r w:rsidRPr="00CE75BF">
        <w:rPr>
          <w:szCs w:val="18"/>
        </w:rPr>
        <w:t xml:space="preserve"> contents </w:t>
      </w:r>
      <w:r>
        <w:rPr>
          <w:szCs w:val="18"/>
        </w:rPr>
        <w:t xml:space="preserve">to existing project/folder – see </w:t>
      </w:r>
      <w:hyperlink w:anchor="_Version_Management" w:history="1">
        <w:r w:rsidRPr="009B7B64">
          <w:rPr>
            <w:rStyle w:val="Hyperlink"/>
            <w:szCs w:val="18"/>
          </w:rPr>
          <w:t>Version Management</w:t>
        </w:r>
      </w:hyperlink>
      <w:r>
        <w:rPr>
          <w:szCs w:val="18"/>
        </w:rPr>
        <w:t xml:space="preserve">  </w:t>
      </w:r>
      <w:proofErr w:type="gramStart"/>
      <w:r>
        <w:rPr>
          <w:szCs w:val="18"/>
        </w:rPr>
        <w:t>section .</w:t>
      </w:r>
      <w:proofErr w:type="gramEnd"/>
    </w:p>
    <w:p w:rsidR="00932DEB" w:rsidRPr="00CE75BF" w:rsidRDefault="00932DEB" w:rsidP="000C2EE1">
      <w:pPr>
        <w:pStyle w:val="ListParagraph"/>
        <w:numPr>
          <w:ilvl w:val="0"/>
          <w:numId w:val="23"/>
        </w:numPr>
        <w:spacing w:line="288" w:lineRule="auto"/>
        <w:ind w:left="1080"/>
        <w:rPr>
          <w:szCs w:val="18"/>
        </w:rPr>
      </w:pPr>
      <w:r>
        <w:rPr>
          <w:szCs w:val="18"/>
        </w:rPr>
        <w:t xml:space="preserve">User will be able to assign/remove certificates to existing project/folder – see </w:t>
      </w:r>
      <w:hyperlink w:anchor="_Assign/Remove_Certificate" w:history="1">
        <w:r w:rsidRPr="009B7B64">
          <w:rPr>
            <w:rStyle w:val="Hyperlink"/>
            <w:szCs w:val="18"/>
          </w:rPr>
          <w:t xml:space="preserve">certificates </w:t>
        </w:r>
      </w:hyperlink>
      <w:r>
        <w:rPr>
          <w:szCs w:val="18"/>
        </w:rPr>
        <w:t xml:space="preserve"> </w:t>
      </w:r>
      <w:r w:rsidRPr="009B7B64">
        <w:rPr>
          <w:szCs w:val="18"/>
        </w:rPr>
        <w:t>section</w:t>
      </w:r>
    </w:p>
    <w:p w:rsidR="00932DEB" w:rsidRDefault="00932DEB" w:rsidP="00932DEB">
      <w:pPr>
        <w:ind w:left="720"/>
        <w:rPr>
          <w:szCs w:val="18"/>
        </w:rPr>
      </w:pPr>
    </w:p>
    <w:p w:rsidR="00932DEB" w:rsidRDefault="00932DEB" w:rsidP="00FB5177">
      <w:pPr>
        <w:ind w:left="1080"/>
        <w:rPr>
          <w:szCs w:val="18"/>
        </w:rPr>
      </w:pPr>
      <w:r>
        <w:rPr>
          <w:szCs w:val="18"/>
        </w:rPr>
        <w:t xml:space="preserve">Error Handling – refer </w:t>
      </w:r>
      <w:hyperlink w:anchor="_Add_New_Project" w:history="1">
        <w:r w:rsidRPr="004B0FF6">
          <w:rPr>
            <w:rStyle w:val="Hyperlink"/>
            <w:szCs w:val="18"/>
          </w:rPr>
          <w:t>Add New Project</w:t>
        </w:r>
      </w:hyperlink>
      <w:r>
        <w:rPr>
          <w:szCs w:val="18"/>
        </w:rPr>
        <w:t xml:space="preserve"> section</w:t>
      </w:r>
    </w:p>
    <w:p w:rsidR="00932DEB" w:rsidRDefault="00932DEB" w:rsidP="00D92288">
      <w:pPr>
        <w:pStyle w:val="Heading3"/>
      </w:pPr>
      <w:bookmarkStart w:id="1056" w:name="_Version_Management"/>
      <w:bookmarkStart w:id="1057" w:name="_Toc370395985"/>
      <w:bookmarkStart w:id="1058" w:name="_Toc370907233"/>
      <w:bookmarkEnd w:id="1056"/>
      <w:r w:rsidRPr="00D92288">
        <w:t>Version</w:t>
      </w:r>
      <w:r w:rsidRPr="00373687">
        <w:t xml:space="preserve"> Management</w:t>
      </w:r>
      <w:bookmarkEnd w:id="1057"/>
      <w:bookmarkEnd w:id="1058"/>
    </w:p>
    <w:p w:rsidR="00932DEB" w:rsidRPr="000729C9" w:rsidRDefault="00932DEB" w:rsidP="00932DEB"/>
    <w:p w:rsidR="00932DEB" w:rsidRPr="000A4E83" w:rsidRDefault="00932DEB" w:rsidP="000C2EE1">
      <w:pPr>
        <w:pStyle w:val="ListParagraph"/>
        <w:numPr>
          <w:ilvl w:val="0"/>
          <w:numId w:val="23"/>
        </w:numPr>
        <w:spacing w:line="288" w:lineRule="auto"/>
        <w:ind w:left="900"/>
        <w:rPr>
          <w:rFonts w:asciiTheme="minorHAnsi" w:hAnsiTheme="minorHAnsi"/>
          <w:sz w:val="24"/>
          <w:szCs w:val="24"/>
        </w:rPr>
      </w:pPr>
      <w:r w:rsidRPr="000A4E83">
        <w:rPr>
          <w:rFonts w:asciiTheme="minorHAnsi" w:hAnsiTheme="minorHAnsi"/>
          <w:sz w:val="24"/>
          <w:szCs w:val="24"/>
        </w:rPr>
        <w:t>Create New Version</w:t>
      </w:r>
    </w:p>
    <w:p w:rsidR="00932DEB" w:rsidRPr="000A4E83" w:rsidRDefault="00932DEB" w:rsidP="00FB5177">
      <w:pPr>
        <w:ind w:left="900"/>
        <w:rPr>
          <w:rFonts w:asciiTheme="minorHAnsi" w:hAnsiTheme="minorHAnsi"/>
        </w:rPr>
      </w:pPr>
      <w:r w:rsidRPr="000A4E83">
        <w:rPr>
          <w:rFonts w:asciiTheme="minorHAnsi" w:hAnsiTheme="minorHAnsi"/>
        </w:rPr>
        <w:t xml:space="preserve">Content button will be available on the first tab of any folder. Contents tree will be displayed to the user when ‘content’ button is selected (API – see </w:t>
      </w:r>
      <w:hyperlink w:anchor="_getTreeObjects_function" w:history="1">
        <w:r w:rsidRPr="000A4E83">
          <w:rPr>
            <w:rStyle w:val="Hyperlink"/>
            <w:rFonts w:asciiTheme="minorHAnsi" w:hAnsiTheme="minorHAnsi"/>
          </w:rPr>
          <w:t>API's section</w:t>
        </w:r>
      </w:hyperlink>
      <w:r w:rsidRPr="000A4E83">
        <w:rPr>
          <w:rFonts w:asciiTheme="minorHAnsi" w:hAnsiTheme="minorHAnsi"/>
        </w:rPr>
        <w:t>).</w:t>
      </w:r>
    </w:p>
    <w:p w:rsidR="00932DEB" w:rsidRPr="000A4E83" w:rsidRDefault="00932DEB" w:rsidP="00FB5177">
      <w:pPr>
        <w:ind w:left="900"/>
        <w:rPr>
          <w:rFonts w:asciiTheme="minorHAnsi" w:hAnsiTheme="minorHAnsi"/>
        </w:rPr>
      </w:pPr>
      <w:r w:rsidRPr="000A4E83">
        <w:rPr>
          <w:rFonts w:asciiTheme="minorHAnsi" w:hAnsiTheme="minorHAnsi"/>
        </w:rPr>
        <w:t>User will be able to drag &amp; drop content versions from the contents tree and remove existing contents.</w:t>
      </w:r>
    </w:p>
    <w:p w:rsidR="00932DEB" w:rsidRPr="000A4E83" w:rsidRDefault="00932DEB" w:rsidP="00FB5177">
      <w:pPr>
        <w:ind w:left="900"/>
        <w:rPr>
          <w:rFonts w:asciiTheme="minorHAnsi" w:hAnsiTheme="minorHAnsi"/>
        </w:rPr>
      </w:pPr>
      <w:r w:rsidRPr="000A4E83">
        <w:rPr>
          <w:rFonts w:asciiTheme="minorHAnsi" w:hAnsiTheme="minorHAnsi"/>
        </w:rPr>
        <w:t>Description and Name fields will be available once user assigns new or removes old Content.</w:t>
      </w:r>
    </w:p>
    <w:p w:rsidR="00932DEB" w:rsidRPr="000A4E83" w:rsidRDefault="00932DEB" w:rsidP="00FB5177">
      <w:pPr>
        <w:ind w:left="900"/>
        <w:rPr>
          <w:rFonts w:asciiTheme="minorHAnsi" w:hAnsiTheme="minorHAnsi"/>
        </w:rPr>
      </w:pPr>
      <w:r w:rsidRPr="000A4E83">
        <w:rPr>
          <w:rFonts w:asciiTheme="minorHAnsi" w:hAnsiTheme="minorHAnsi"/>
        </w:rPr>
        <w:t>Fields:</w:t>
      </w:r>
    </w:p>
    <w:p w:rsidR="00932DEB" w:rsidRPr="000A4E83" w:rsidRDefault="00932DEB" w:rsidP="00FB5177">
      <w:pPr>
        <w:ind w:left="900"/>
        <w:rPr>
          <w:rFonts w:asciiTheme="minorHAnsi" w:hAnsiTheme="minorHAnsi"/>
        </w:rPr>
      </w:pPr>
      <w:r w:rsidRPr="000A4E83">
        <w:rPr>
          <w:rFonts w:asciiTheme="minorHAnsi" w:hAnsiTheme="minorHAnsi"/>
        </w:rPr>
        <w:t>Description – text, 200, mandatory</w:t>
      </w:r>
    </w:p>
    <w:p w:rsidR="00932DEB" w:rsidRPr="000A4E83" w:rsidRDefault="00932DEB" w:rsidP="00FB5177">
      <w:pPr>
        <w:ind w:left="900"/>
        <w:rPr>
          <w:rFonts w:asciiTheme="minorHAnsi" w:hAnsiTheme="minorHAnsi"/>
        </w:rPr>
      </w:pPr>
      <w:r w:rsidRPr="000A4E83">
        <w:rPr>
          <w:rFonts w:asciiTheme="minorHAnsi" w:hAnsiTheme="minorHAnsi"/>
        </w:rPr>
        <w:t>Name – text, 30, mandatory</w:t>
      </w:r>
    </w:p>
    <w:p w:rsidR="00932DEB" w:rsidRPr="000A4E83" w:rsidRDefault="00932DEB" w:rsidP="00FB5177">
      <w:pPr>
        <w:ind w:left="900"/>
        <w:rPr>
          <w:rFonts w:asciiTheme="minorHAnsi" w:hAnsiTheme="minorHAnsi"/>
        </w:rPr>
      </w:pPr>
      <w:r w:rsidRPr="000A4E83">
        <w:rPr>
          <w:rFonts w:asciiTheme="minorHAnsi" w:hAnsiTheme="minorHAnsi"/>
        </w:rPr>
        <w:t>Target Directory – Text, Mandatory, disabled if ‘Default Target Directory’ checkbox is checked. The field is auto populated with default value.</w:t>
      </w:r>
    </w:p>
    <w:p w:rsidR="00932DEB" w:rsidRPr="000A4E83" w:rsidRDefault="00932DEB" w:rsidP="00FB5177">
      <w:pPr>
        <w:ind w:left="900"/>
        <w:rPr>
          <w:rFonts w:asciiTheme="minorHAnsi" w:hAnsiTheme="minorHAnsi"/>
        </w:rPr>
      </w:pPr>
      <w:r w:rsidRPr="000A4E83">
        <w:rPr>
          <w:rFonts w:asciiTheme="minorHAnsi" w:hAnsiTheme="minorHAnsi"/>
        </w:rPr>
        <w:lastRenderedPageBreak/>
        <w:t>Browse button (‘…’) - disabled if ‘Default Target Directory’ checkbox is checked.</w:t>
      </w:r>
    </w:p>
    <w:p w:rsidR="00932DEB" w:rsidRPr="000A4E83" w:rsidRDefault="00932DEB" w:rsidP="00FB5177">
      <w:pPr>
        <w:ind w:left="900"/>
        <w:rPr>
          <w:rFonts w:asciiTheme="minorHAnsi" w:hAnsiTheme="minorHAnsi"/>
        </w:rPr>
      </w:pPr>
      <w:r w:rsidRPr="000A4E83">
        <w:rPr>
          <w:rFonts w:asciiTheme="minorHAnsi" w:hAnsiTheme="minorHAnsi"/>
        </w:rPr>
        <w:t xml:space="preserve">Default Target </w:t>
      </w:r>
      <w:proofErr w:type="gramStart"/>
      <w:r w:rsidRPr="000A4E83">
        <w:rPr>
          <w:rFonts w:asciiTheme="minorHAnsi" w:hAnsiTheme="minorHAnsi"/>
        </w:rPr>
        <w:t>Directory  -</w:t>
      </w:r>
      <w:proofErr w:type="gramEnd"/>
      <w:r w:rsidRPr="000A4E83">
        <w:rPr>
          <w:rFonts w:asciiTheme="minorHAnsi" w:hAnsiTheme="minorHAnsi"/>
        </w:rPr>
        <w:t xml:space="preserve"> check box, enabled after Project Name and Version Name fields are populated.  </w:t>
      </w:r>
    </w:p>
    <w:p w:rsidR="00932DEB" w:rsidRPr="000A4E83" w:rsidRDefault="00932DEB" w:rsidP="00FB5177">
      <w:pPr>
        <w:ind w:left="900"/>
        <w:rPr>
          <w:rFonts w:asciiTheme="minorHAnsi" w:hAnsiTheme="minorHAnsi"/>
        </w:rPr>
      </w:pPr>
    </w:p>
    <w:p w:rsidR="00932DEB" w:rsidRPr="000A4E83" w:rsidRDefault="00932DEB" w:rsidP="00FB5177">
      <w:pPr>
        <w:ind w:left="900"/>
        <w:rPr>
          <w:rFonts w:asciiTheme="minorHAnsi" w:hAnsiTheme="minorHAnsi"/>
        </w:rPr>
      </w:pPr>
      <w:r w:rsidRPr="000A4E83">
        <w:rPr>
          <w:rFonts w:asciiTheme="minorHAnsi" w:hAnsiTheme="minorHAnsi"/>
        </w:rPr>
        <w:t>Default Target Directory value:</w:t>
      </w:r>
    </w:p>
    <w:p w:rsidR="00932DEB" w:rsidRPr="000A4E83" w:rsidRDefault="00932DEB" w:rsidP="00FB5177">
      <w:pPr>
        <w:ind w:left="900"/>
        <w:rPr>
          <w:rFonts w:asciiTheme="minorHAnsi" w:hAnsiTheme="minorHAnsi"/>
        </w:rPr>
      </w:pPr>
      <w:del w:id="1059" w:author="Ella Goldberg(Contractor)" w:date="2013-11-05T22:00:00Z">
        <w:r w:rsidRPr="000A4E83" w:rsidDel="00BF3978">
          <w:rPr>
            <w:rFonts w:asciiTheme="minorHAnsi" w:hAnsiTheme="minorHAnsi"/>
          </w:rPr>
          <w:delText>‘LocalPath’</w:delText>
        </w:r>
      </w:del>
      <w:ins w:id="1060" w:author="Ella Goldberg(Contractor)" w:date="2013-11-05T22:00:00Z">
        <w:r w:rsidR="00BF3978">
          <w:rPr>
            <w:rFonts w:asciiTheme="minorHAnsi" w:hAnsiTheme="minorHAnsi"/>
          </w:rPr>
          <w:t>‘</w:t>
        </w:r>
        <w:proofErr w:type="spellStart"/>
        <w:r w:rsidR="00BF3978">
          <w:rPr>
            <w:rFonts w:asciiTheme="minorHAnsi" w:hAnsiTheme="minorHAnsi"/>
          </w:rPr>
          <w:t>ProjectLocalPath</w:t>
        </w:r>
        <w:proofErr w:type="spellEnd"/>
        <w:r w:rsidR="00BF3978">
          <w:rPr>
            <w:rFonts w:asciiTheme="minorHAnsi" w:hAnsiTheme="minorHAnsi"/>
          </w:rPr>
          <w:t>’</w:t>
        </w:r>
      </w:ins>
      <w:r w:rsidRPr="000A4E83">
        <w:rPr>
          <w:rFonts w:asciiTheme="minorHAnsi" w:hAnsiTheme="minorHAnsi"/>
        </w:rPr>
        <w:t xml:space="preserve"> value + Hierarchy full path of the project + Project Name + Version Name</w:t>
      </w:r>
    </w:p>
    <w:p w:rsidR="00932DEB" w:rsidRPr="000A4E83" w:rsidRDefault="00932DEB" w:rsidP="00FB5177">
      <w:pPr>
        <w:ind w:left="180" w:firstLine="720"/>
        <w:rPr>
          <w:rFonts w:asciiTheme="minorHAnsi" w:hAnsiTheme="minorHAnsi"/>
        </w:rPr>
      </w:pPr>
      <w:del w:id="1061" w:author="Ella Goldberg(Contractor)" w:date="2013-11-05T22:00:00Z">
        <w:r w:rsidRPr="000A4E83" w:rsidDel="00BF3978">
          <w:rPr>
            <w:rFonts w:asciiTheme="minorHAnsi" w:hAnsiTheme="minorHAnsi"/>
          </w:rPr>
          <w:delText>‘LocalPath’</w:delText>
        </w:r>
      </w:del>
      <w:ins w:id="1062" w:author="Ella Goldberg(Contractor)" w:date="2013-11-05T22:00:00Z">
        <w:r w:rsidR="00BF3978">
          <w:rPr>
            <w:rFonts w:asciiTheme="minorHAnsi" w:hAnsiTheme="minorHAnsi"/>
          </w:rPr>
          <w:t>‘</w:t>
        </w:r>
        <w:proofErr w:type="spellStart"/>
        <w:r w:rsidR="00BF3978">
          <w:rPr>
            <w:rFonts w:asciiTheme="minorHAnsi" w:hAnsiTheme="minorHAnsi"/>
          </w:rPr>
          <w:t>ProjectLocalPath</w:t>
        </w:r>
        <w:proofErr w:type="spellEnd"/>
        <w:r w:rsidR="00BF3978">
          <w:rPr>
            <w:rFonts w:asciiTheme="minorHAnsi" w:hAnsiTheme="minorHAnsi"/>
          </w:rPr>
          <w:t>’</w:t>
        </w:r>
      </w:ins>
      <w:r w:rsidRPr="000A4E83">
        <w:rPr>
          <w:rFonts w:asciiTheme="minorHAnsi" w:hAnsiTheme="minorHAnsi"/>
        </w:rPr>
        <w:t xml:space="preserve"> value retrieved from </w:t>
      </w:r>
      <w:proofErr w:type="spellStart"/>
      <w:ins w:id="1063" w:author="Ella Goldberg(Contractor)" w:date="2013-11-06T00:30:00Z">
        <w:r w:rsidR="00EE5CB3">
          <w:rPr>
            <w:rFonts w:asciiTheme="minorHAnsi" w:hAnsiTheme="minorHAnsi"/>
          </w:rPr>
          <w:t>ATS_</w:t>
        </w:r>
      </w:ins>
      <w:r w:rsidRPr="000A4E83">
        <w:rPr>
          <w:rFonts w:asciiTheme="minorHAnsi" w:hAnsiTheme="minorHAnsi"/>
        </w:rPr>
        <w:t>SystemParameters</w:t>
      </w:r>
      <w:proofErr w:type="spellEnd"/>
      <w:r w:rsidRPr="000A4E83">
        <w:rPr>
          <w:rFonts w:asciiTheme="minorHAnsi" w:hAnsiTheme="minorHAnsi"/>
        </w:rPr>
        <w:t xml:space="preserve"> table: </w:t>
      </w:r>
    </w:p>
    <w:p w:rsidR="00932DEB" w:rsidRPr="000A4E83" w:rsidRDefault="00932DEB" w:rsidP="00FB5177">
      <w:pPr>
        <w:ind w:left="180" w:firstLine="720"/>
        <w:rPr>
          <w:rFonts w:asciiTheme="minorHAnsi" w:hAnsiTheme="minorHAnsi"/>
        </w:rPr>
      </w:pPr>
      <w:r w:rsidRPr="000A4E83">
        <w:rPr>
          <w:rFonts w:asciiTheme="minorHAnsi" w:hAnsiTheme="minorHAnsi"/>
        </w:rPr>
        <w:t>select value from</w:t>
      </w:r>
      <w:del w:id="1064" w:author="Ella Goldberg(Contractor)" w:date="2013-11-06T00:31:00Z">
        <w:r w:rsidRPr="000A4E83" w:rsidDel="00EE5CB3">
          <w:rPr>
            <w:rFonts w:asciiTheme="minorHAnsi" w:hAnsiTheme="minorHAnsi"/>
          </w:rPr>
          <w:delText xml:space="preserve"> SystemParameters </w:delText>
        </w:r>
      </w:del>
      <w:ins w:id="1065" w:author="Ella Goldberg(Contractor)" w:date="2013-11-06T00:31:00Z">
        <w:r w:rsidR="00EE5CB3">
          <w:rPr>
            <w:rFonts w:asciiTheme="minorHAnsi" w:hAnsiTheme="minorHAnsi"/>
          </w:rPr>
          <w:t xml:space="preserve"> </w:t>
        </w:r>
        <w:proofErr w:type="spellStart"/>
        <w:r w:rsidR="00EE5CB3">
          <w:rPr>
            <w:rFonts w:asciiTheme="minorHAnsi" w:hAnsiTheme="minorHAnsi"/>
          </w:rPr>
          <w:t>ATS_SystemParameters</w:t>
        </w:r>
        <w:proofErr w:type="spellEnd"/>
        <w:r w:rsidR="00EE5CB3">
          <w:rPr>
            <w:rFonts w:asciiTheme="minorHAnsi" w:hAnsiTheme="minorHAnsi"/>
          </w:rPr>
          <w:t xml:space="preserve"> </w:t>
        </w:r>
      </w:ins>
      <w:r w:rsidRPr="000A4E83">
        <w:rPr>
          <w:rFonts w:asciiTheme="minorHAnsi" w:hAnsiTheme="minorHAnsi"/>
        </w:rPr>
        <w:t>where variable=’</w:t>
      </w:r>
      <w:proofErr w:type="spellStart"/>
      <w:del w:id="1066" w:author="Ella Goldberg(Contractor)" w:date="2013-11-05T22:02:00Z">
        <w:r w:rsidRPr="000A4E83" w:rsidDel="00B95FC7">
          <w:rPr>
            <w:rFonts w:asciiTheme="minorHAnsi" w:hAnsiTheme="minorHAnsi"/>
          </w:rPr>
          <w:delText>LocalPath</w:delText>
        </w:r>
      </w:del>
      <w:ins w:id="1067" w:author="Ella Goldberg(Contractor)" w:date="2013-11-05T22:02:00Z">
        <w:r w:rsidR="00B95FC7">
          <w:rPr>
            <w:rFonts w:asciiTheme="minorHAnsi" w:hAnsiTheme="minorHAnsi"/>
          </w:rPr>
          <w:t>ProjectLocalPath</w:t>
        </w:r>
      </w:ins>
      <w:proofErr w:type="spellEnd"/>
      <w:r w:rsidRPr="000A4E83">
        <w:rPr>
          <w:rFonts w:asciiTheme="minorHAnsi" w:hAnsiTheme="minorHAnsi"/>
        </w:rPr>
        <w:t>’</w:t>
      </w:r>
    </w:p>
    <w:p w:rsidR="00932DEB" w:rsidRPr="000A4E83" w:rsidRDefault="00932DEB" w:rsidP="00FB5177">
      <w:pPr>
        <w:ind w:left="180" w:firstLine="720"/>
        <w:rPr>
          <w:rFonts w:asciiTheme="minorHAnsi" w:hAnsiTheme="minorHAnsi"/>
        </w:rPr>
      </w:pPr>
    </w:p>
    <w:p w:rsidR="00932DEB" w:rsidRPr="000A4E83" w:rsidRDefault="00932DEB" w:rsidP="00FB5177">
      <w:pPr>
        <w:ind w:left="900"/>
        <w:rPr>
          <w:rFonts w:asciiTheme="minorHAnsi" w:hAnsiTheme="minorHAnsi"/>
        </w:rPr>
      </w:pPr>
      <w:r w:rsidRPr="000A4E83">
        <w:rPr>
          <w:rFonts w:asciiTheme="minorHAnsi" w:hAnsiTheme="minorHAnsi"/>
        </w:rPr>
        <w:t xml:space="preserve">Example: </w:t>
      </w:r>
    </w:p>
    <w:p w:rsidR="00932DEB" w:rsidRPr="000A4E83" w:rsidRDefault="00932DEB" w:rsidP="00FB5177">
      <w:pPr>
        <w:ind w:left="900"/>
        <w:rPr>
          <w:rFonts w:asciiTheme="minorHAnsi" w:hAnsiTheme="minorHAnsi"/>
        </w:rPr>
      </w:pPr>
      <w:del w:id="1068" w:author="Ella Goldberg(Contractor)" w:date="2013-11-05T22:02:00Z">
        <w:r w:rsidRPr="000A4E83" w:rsidDel="00B95FC7">
          <w:rPr>
            <w:rFonts w:asciiTheme="minorHAnsi" w:hAnsiTheme="minorHAnsi"/>
          </w:rPr>
          <w:delText>LocalPath</w:delText>
        </w:r>
      </w:del>
      <w:proofErr w:type="spellStart"/>
      <w:ins w:id="1069" w:author="Ella Goldberg(Contractor)" w:date="2013-11-05T22:02:00Z">
        <w:r w:rsidR="00B95FC7">
          <w:rPr>
            <w:rFonts w:asciiTheme="minorHAnsi" w:hAnsiTheme="minorHAnsi"/>
          </w:rPr>
          <w:t>ProjectLocalPath</w:t>
        </w:r>
      </w:ins>
      <w:proofErr w:type="spellEnd"/>
      <w:r w:rsidRPr="000A4E83">
        <w:rPr>
          <w:rFonts w:asciiTheme="minorHAnsi" w:hAnsiTheme="minorHAnsi"/>
        </w:rPr>
        <w:t>=’</w:t>
      </w:r>
      <w:r w:rsidRPr="000A4E83">
        <w:rPr>
          <w:rFonts w:asciiTheme="minorHAnsi" w:hAnsiTheme="minorHAnsi"/>
          <w:b/>
          <w:bCs/>
        </w:rPr>
        <w:t xml:space="preserve"> C</w:t>
      </w:r>
      <w:proofErr w:type="gramStart"/>
      <w:r w:rsidRPr="000A4E83">
        <w:rPr>
          <w:rFonts w:asciiTheme="minorHAnsi" w:hAnsiTheme="minorHAnsi"/>
          <w:b/>
          <w:bCs/>
        </w:rPr>
        <w:t>:\</w:t>
      </w:r>
      <w:proofErr w:type="gramEnd"/>
      <w:r w:rsidRPr="000A4E83">
        <w:rPr>
          <w:rFonts w:asciiTheme="minorHAnsi" w:hAnsiTheme="minorHAnsi"/>
          <w:b/>
          <w:bCs/>
        </w:rPr>
        <w:t>Users\Projects\</w:t>
      </w:r>
      <w:r w:rsidRPr="000A4E83">
        <w:rPr>
          <w:rFonts w:asciiTheme="minorHAnsi" w:hAnsiTheme="minorHAnsi"/>
        </w:rPr>
        <w:t>’</w:t>
      </w:r>
    </w:p>
    <w:p w:rsidR="00932DEB" w:rsidRPr="000A4E83" w:rsidRDefault="00932DEB" w:rsidP="00FB5177">
      <w:pPr>
        <w:ind w:left="900"/>
        <w:rPr>
          <w:rFonts w:asciiTheme="minorHAnsi" w:hAnsiTheme="minorHAnsi"/>
        </w:rPr>
      </w:pPr>
      <w:proofErr w:type="gramStart"/>
      <w:r w:rsidRPr="000A4E83">
        <w:rPr>
          <w:rFonts w:asciiTheme="minorHAnsi" w:hAnsiTheme="minorHAnsi"/>
        </w:rPr>
        <w:t>project</w:t>
      </w:r>
      <w:proofErr w:type="gramEnd"/>
      <w:r w:rsidRPr="000A4E83">
        <w:rPr>
          <w:rFonts w:asciiTheme="minorHAnsi" w:hAnsiTheme="minorHAnsi"/>
        </w:rPr>
        <w:t xml:space="preserve"> hierarchy full path is UTS-2\BIRD\</w:t>
      </w:r>
    </w:p>
    <w:p w:rsidR="00932DEB" w:rsidRPr="000A4E83" w:rsidRDefault="00932DEB" w:rsidP="00FB5177">
      <w:pPr>
        <w:ind w:left="900"/>
        <w:rPr>
          <w:rFonts w:asciiTheme="minorHAnsi" w:hAnsiTheme="minorHAnsi"/>
        </w:rPr>
      </w:pPr>
      <w:r w:rsidRPr="000A4E83">
        <w:rPr>
          <w:rFonts w:asciiTheme="minorHAnsi" w:hAnsiTheme="minorHAnsi"/>
        </w:rPr>
        <w:t>Project Name is Project3</w:t>
      </w:r>
    </w:p>
    <w:p w:rsidR="00932DEB" w:rsidRPr="000A4E83" w:rsidRDefault="00932DEB" w:rsidP="00FB5177">
      <w:pPr>
        <w:ind w:left="900"/>
        <w:rPr>
          <w:rFonts w:asciiTheme="minorHAnsi" w:hAnsiTheme="minorHAnsi"/>
        </w:rPr>
      </w:pPr>
      <w:r w:rsidRPr="000A4E83">
        <w:rPr>
          <w:rFonts w:asciiTheme="minorHAnsi" w:hAnsiTheme="minorHAnsi"/>
        </w:rPr>
        <w:t>Version Name is Version02</w:t>
      </w:r>
    </w:p>
    <w:p w:rsidR="00932DEB" w:rsidRPr="000A4E83" w:rsidRDefault="00932DEB" w:rsidP="00FB5177">
      <w:pPr>
        <w:ind w:left="900"/>
        <w:rPr>
          <w:rFonts w:asciiTheme="minorHAnsi" w:hAnsiTheme="minorHAnsi"/>
        </w:rPr>
      </w:pPr>
      <w:proofErr w:type="gramStart"/>
      <w:r w:rsidRPr="000A4E83">
        <w:rPr>
          <w:rFonts w:asciiTheme="minorHAnsi" w:hAnsiTheme="minorHAnsi"/>
        </w:rPr>
        <w:t>then</w:t>
      </w:r>
      <w:proofErr w:type="gramEnd"/>
      <w:r w:rsidRPr="000A4E83">
        <w:rPr>
          <w:rFonts w:asciiTheme="minorHAnsi" w:hAnsiTheme="minorHAnsi"/>
        </w:rPr>
        <w:t xml:space="preserve"> default target directory for Project3 Version02 is </w:t>
      </w:r>
    </w:p>
    <w:p w:rsidR="00932DEB" w:rsidRPr="000A4E83" w:rsidRDefault="00932DEB" w:rsidP="00FB5177">
      <w:pPr>
        <w:ind w:left="900"/>
        <w:rPr>
          <w:rFonts w:asciiTheme="minorHAnsi" w:hAnsiTheme="minorHAnsi"/>
        </w:rPr>
      </w:pPr>
      <w:r w:rsidRPr="000A4E83">
        <w:rPr>
          <w:rFonts w:asciiTheme="minorHAnsi" w:hAnsiTheme="minorHAnsi"/>
        </w:rPr>
        <w:t>‘</w:t>
      </w:r>
      <w:r w:rsidRPr="000A4E83">
        <w:rPr>
          <w:rFonts w:asciiTheme="minorHAnsi" w:hAnsiTheme="minorHAnsi"/>
          <w:b/>
          <w:bCs/>
        </w:rPr>
        <w:t>C</w:t>
      </w:r>
      <w:proofErr w:type="gramStart"/>
      <w:r w:rsidRPr="000A4E83">
        <w:rPr>
          <w:rFonts w:asciiTheme="minorHAnsi" w:hAnsiTheme="minorHAnsi"/>
          <w:b/>
          <w:bCs/>
        </w:rPr>
        <w:t>:\</w:t>
      </w:r>
      <w:proofErr w:type="gramEnd"/>
      <w:r w:rsidRPr="000A4E83">
        <w:rPr>
          <w:rFonts w:asciiTheme="minorHAnsi" w:hAnsiTheme="minorHAnsi"/>
          <w:b/>
          <w:bCs/>
        </w:rPr>
        <w:t>Users\Projects\</w:t>
      </w:r>
      <w:r w:rsidRPr="000A4E83">
        <w:rPr>
          <w:rFonts w:asciiTheme="minorHAnsi" w:hAnsiTheme="minorHAnsi"/>
        </w:rPr>
        <w:t>UTS-2\BIRD\Project3\Version02’</w:t>
      </w:r>
    </w:p>
    <w:p w:rsidR="00932DEB" w:rsidRDefault="00932DEB" w:rsidP="00932DEB">
      <w:pPr>
        <w:rPr>
          <w:szCs w:val="18"/>
        </w:rPr>
      </w:pPr>
    </w:p>
    <w:p w:rsidR="00932DEB" w:rsidRDefault="00EF3E69" w:rsidP="00FB5177">
      <w:pPr>
        <w:ind w:left="900"/>
        <w:rPr>
          <w:szCs w:val="18"/>
        </w:rPr>
      </w:pPr>
      <w:ins w:id="1070" w:author="Ella Goldberg(Contractor)" w:date="2013-11-05T22:45:00Z">
        <w:r>
          <w:rPr>
            <w:noProof/>
            <w:lang w:bidi="ar-SA"/>
          </w:rPr>
          <w:drawing>
            <wp:inline distT="0" distB="0" distL="0" distR="0" wp14:anchorId="40B944DF" wp14:editId="1E93F302">
              <wp:extent cx="5943600" cy="3693795"/>
              <wp:effectExtent l="0" t="0" r="0" b="190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93795"/>
                      </a:xfrm>
                      <a:prstGeom prst="rect">
                        <a:avLst/>
                      </a:prstGeom>
                    </pic:spPr>
                  </pic:pic>
                </a:graphicData>
              </a:graphic>
            </wp:inline>
          </w:drawing>
        </w:r>
      </w:ins>
    </w:p>
    <w:p w:rsidR="00932DEB" w:rsidRDefault="00932DEB" w:rsidP="00932DEB">
      <w:pPr>
        <w:rPr>
          <w:szCs w:val="18"/>
        </w:rPr>
      </w:pPr>
    </w:p>
    <w:p w:rsidR="00932DEB" w:rsidRDefault="00932DEB" w:rsidP="00932DEB">
      <w:pPr>
        <w:rPr>
          <w:szCs w:val="18"/>
        </w:rPr>
      </w:pPr>
    </w:p>
    <w:p w:rsidR="00932DEB" w:rsidRPr="00373687" w:rsidRDefault="00932DEB" w:rsidP="00932DEB">
      <w:pPr>
        <w:rPr>
          <w:szCs w:val="18"/>
        </w:rPr>
      </w:pPr>
    </w:p>
    <w:p w:rsidR="00932DEB" w:rsidRPr="000A4E83" w:rsidRDefault="00932DEB" w:rsidP="00FB5177">
      <w:pPr>
        <w:ind w:left="900"/>
        <w:rPr>
          <w:rFonts w:asciiTheme="minorHAnsi" w:hAnsiTheme="minorHAnsi"/>
          <w:szCs w:val="18"/>
        </w:rPr>
      </w:pPr>
      <w:r w:rsidRPr="000A4E83">
        <w:rPr>
          <w:rFonts w:asciiTheme="minorHAnsi" w:hAnsiTheme="minorHAnsi"/>
          <w:szCs w:val="18"/>
        </w:rPr>
        <w:t>Save button is available once all mandatory fields are populated correctly.</w:t>
      </w:r>
    </w:p>
    <w:p w:rsidR="00932DEB" w:rsidRPr="000A4E83" w:rsidRDefault="00932DEB" w:rsidP="00FB5177">
      <w:pPr>
        <w:ind w:left="900"/>
        <w:rPr>
          <w:rFonts w:asciiTheme="minorHAnsi" w:hAnsiTheme="minorHAnsi"/>
          <w:szCs w:val="18"/>
        </w:rPr>
      </w:pPr>
      <w:r w:rsidRPr="000A4E83">
        <w:rPr>
          <w:rFonts w:asciiTheme="minorHAnsi" w:hAnsiTheme="minorHAnsi"/>
          <w:szCs w:val="18"/>
        </w:rPr>
        <w:t>User will be able to save new project version or cancel action.</w:t>
      </w:r>
    </w:p>
    <w:p w:rsidR="00932DEB" w:rsidRPr="000A4E83" w:rsidRDefault="00932DEB" w:rsidP="00FB5177">
      <w:pPr>
        <w:ind w:left="900"/>
        <w:rPr>
          <w:rFonts w:asciiTheme="minorHAnsi" w:hAnsiTheme="minorHAnsi"/>
          <w:szCs w:val="18"/>
        </w:rPr>
      </w:pPr>
      <w:r w:rsidRPr="000A4E83">
        <w:rPr>
          <w:rFonts w:asciiTheme="minorHAnsi" w:hAnsiTheme="minorHAnsi"/>
          <w:szCs w:val="18"/>
        </w:rPr>
        <w:t>New version will be created upon completing the action (Save).</w:t>
      </w:r>
    </w:p>
    <w:p w:rsidR="00932DEB" w:rsidRPr="000A4E83" w:rsidRDefault="00932DEB" w:rsidP="00932DEB">
      <w:pPr>
        <w:rPr>
          <w:rFonts w:asciiTheme="minorHAnsi" w:hAnsiTheme="minorHAnsi"/>
          <w:szCs w:val="18"/>
        </w:rPr>
      </w:pPr>
    </w:p>
    <w:p w:rsidR="00932DEB" w:rsidRDefault="00932DEB" w:rsidP="00932DEB">
      <w:pPr>
        <w:rPr>
          <w:szCs w:val="18"/>
        </w:rPr>
      </w:pPr>
    </w:p>
    <w:p w:rsidR="00932DEB" w:rsidRPr="00373687" w:rsidRDefault="00932DEB" w:rsidP="00932DEB">
      <w:pPr>
        <w:rPr>
          <w:szCs w:val="18"/>
        </w:rPr>
      </w:pPr>
    </w:p>
    <w:p w:rsidR="00932DEB" w:rsidRPr="000A4E83" w:rsidRDefault="00932DEB" w:rsidP="000A4E83">
      <w:pPr>
        <w:ind w:left="720"/>
        <w:rPr>
          <w:rFonts w:asciiTheme="minorHAnsi" w:hAnsiTheme="minorHAnsi"/>
        </w:rPr>
      </w:pPr>
      <w:r w:rsidRPr="000A4E83">
        <w:rPr>
          <w:rFonts w:asciiTheme="minorHAnsi" w:hAnsiTheme="minorHAnsi"/>
          <w:b/>
          <w:u w:val="single"/>
        </w:rPr>
        <w:t>Validations</w:t>
      </w:r>
      <w:r w:rsidRPr="000A4E83">
        <w:rPr>
          <w:rFonts w:asciiTheme="minorHAnsi" w:hAnsiTheme="minorHAnsi"/>
        </w:rPr>
        <w:t>:</w:t>
      </w:r>
    </w:p>
    <w:p w:rsidR="00F61406" w:rsidRDefault="00F61406" w:rsidP="000C2EE1">
      <w:pPr>
        <w:pStyle w:val="ListParagraph"/>
        <w:numPr>
          <w:ilvl w:val="0"/>
          <w:numId w:val="23"/>
        </w:numPr>
        <w:spacing w:line="288" w:lineRule="auto"/>
        <w:ind w:left="1080"/>
        <w:rPr>
          <w:ins w:id="1071" w:author="Ella Goldberg(Contractor)" w:date="2013-11-06T00:47:00Z"/>
          <w:rFonts w:asciiTheme="minorHAnsi" w:hAnsiTheme="minorHAnsi"/>
          <w:sz w:val="24"/>
          <w:szCs w:val="24"/>
        </w:rPr>
      </w:pPr>
      <w:ins w:id="1072" w:author="Ella Goldberg(Contractor)" w:date="2013-11-06T00:47:00Z">
        <w:r>
          <w:rPr>
            <w:rFonts w:asciiTheme="minorHAnsi" w:hAnsiTheme="minorHAnsi"/>
            <w:sz w:val="24"/>
            <w:szCs w:val="24"/>
          </w:rPr>
          <w:t xml:space="preserve">Unique version name for the project. </w:t>
        </w:r>
      </w:ins>
    </w:p>
    <w:p w:rsidR="00F61406" w:rsidRDefault="00F61406" w:rsidP="00F61406">
      <w:pPr>
        <w:spacing w:line="288" w:lineRule="auto"/>
        <w:ind w:left="1080"/>
        <w:rPr>
          <w:ins w:id="1073" w:author="Ella Goldberg(Contractor)" w:date="2013-11-06T00:47:00Z"/>
          <w:rFonts w:asciiTheme="minorHAnsi" w:hAnsiTheme="minorHAnsi"/>
        </w:rPr>
      </w:pPr>
      <w:ins w:id="1074" w:author="Ella Goldberg(Contractor)" w:date="2013-11-06T00:47:00Z">
        <w:r>
          <w:rPr>
            <w:rFonts w:asciiTheme="minorHAnsi" w:hAnsiTheme="minorHAnsi"/>
          </w:rPr>
          <w:t>If version name is not unique issue error:</w:t>
        </w:r>
      </w:ins>
    </w:p>
    <w:p w:rsidR="00F61406" w:rsidRPr="00F61406" w:rsidRDefault="00F61406" w:rsidP="00F61406">
      <w:pPr>
        <w:spacing w:line="288" w:lineRule="auto"/>
        <w:ind w:left="1080"/>
        <w:rPr>
          <w:ins w:id="1075" w:author="Ella Goldberg(Contractor)" w:date="2013-11-06T00:47:00Z"/>
          <w:rFonts w:asciiTheme="minorHAnsi" w:hAnsiTheme="minorHAnsi"/>
        </w:rPr>
      </w:pPr>
      <w:ins w:id="1076" w:author="Ella Goldberg(Contractor)" w:date="2013-11-06T00:47:00Z">
        <w:r>
          <w:rPr>
            <w:rFonts w:asciiTheme="minorHAnsi" w:hAnsiTheme="minorHAnsi"/>
          </w:rPr>
          <w:lastRenderedPageBreak/>
          <w:t>Message 124: “</w:t>
        </w:r>
        <w:r>
          <w:rPr>
            <w:rFonts w:ascii="Calibri" w:hAnsi="Calibri"/>
            <w:color w:val="000000"/>
            <w:szCs w:val="22"/>
          </w:rPr>
          <w:t>Version Name is already in use. Please specify another name.</w:t>
        </w:r>
        <w:r>
          <w:rPr>
            <w:rFonts w:asciiTheme="minorHAnsi" w:hAnsiTheme="minorHAnsi"/>
          </w:rPr>
          <w:t>”</w:t>
        </w:r>
      </w:ins>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 xml:space="preserve">Unique </w:t>
      </w:r>
      <w:proofErr w:type="spellStart"/>
      <w:r w:rsidRPr="000A4E83">
        <w:rPr>
          <w:rFonts w:asciiTheme="minorHAnsi" w:hAnsiTheme="minorHAnsi"/>
          <w:sz w:val="24"/>
          <w:szCs w:val="24"/>
        </w:rPr>
        <w:t>contentId</w:t>
      </w:r>
      <w:proofErr w:type="spellEnd"/>
      <w:r w:rsidRPr="000A4E83">
        <w:rPr>
          <w:rFonts w:asciiTheme="minorHAnsi" w:hAnsiTheme="minorHAnsi"/>
          <w:sz w:val="24"/>
          <w:szCs w:val="24"/>
        </w:rPr>
        <w:t xml:space="preserve"> for project version – API, validate </w:t>
      </w:r>
      <w:proofErr w:type="spellStart"/>
      <w:r w:rsidRPr="000A4E83">
        <w:rPr>
          <w:rFonts w:asciiTheme="minorHAnsi" w:hAnsiTheme="minorHAnsi"/>
          <w:sz w:val="24"/>
          <w:szCs w:val="24"/>
        </w:rPr>
        <w:t>ContentId</w:t>
      </w:r>
      <w:proofErr w:type="spellEnd"/>
      <w:r w:rsidRPr="000A4E83">
        <w:rPr>
          <w:rFonts w:asciiTheme="minorHAnsi" w:hAnsiTheme="minorHAnsi"/>
          <w:sz w:val="24"/>
          <w:szCs w:val="24"/>
        </w:rPr>
        <w:t xml:space="preserve"> by </w:t>
      </w:r>
      <w:proofErr w:type="spellStart"/>
      <w:r w:rsidRPr="000A4E83">
        <w:rPr>
          <w:rFonts w:asciiTheme="minorHAnsi" w:hAnsiTheme="minorHAnsi"/>
          <w:sz w:val="24"/>
          <w:szCs w:val="24"/>
        </w:rPr>
        <w:t>contentVersionId</w:t>
      </w:r>
      <w:proofErr w:type="spellEnd"/>
      <w:r w:rsidRPr="000A4E83">
        <w:rPr>
          <w:rFonts w:asciiTheme="minorHAnsi" w:hAnsiTheme="minorHAnsi"/>
          <w:sz w:val="24"/>
          <w:szCs w:val="24"/>
        </w:rPr>
        <w:t>. (</w:t>
      </w:r>
      <w:proofErr w:type="gramStart"/>
      <w:r w:rsidRPr="000A4E83">
        <w:rPr>
          <w:rFonts w:asciiTheme="minorHAnsi" w:hAnsiTheme="minorHAnsi"/>
          <w:sz w:val="24"/>
          <w:szCs w:val="24"/>
        </w:rPr>
        <w:t>get</w:t>
      </w:r>
      <w:proofErr w:type="gramEnd"/>
      <w:r w:rsidRPr="000A4E83">
        <w:rPr>
          <w:rFonts w:asciiTheme="minorHAnsi" w:hAnsiTheme="minorHAnsi"/>
          <w:sz w:val="24"/>
          <w:szCs w:val="24"/>
        </w:rPr>
        <w:t xml:space="preserve"> </w:t>
      </w:r>
      <w:proofErr w:type="spellStart"/>
      <w:r w:rsidRPr="000A4E83">
        <w:rPr>
          <w:rFonts w:asciiTheme="minorHAnsi" w:hAnsiTheme="minorHAnsi"/>
          <w:sz w:val="24"/>
          <w:szCs w:val="24"/>
        </w:rPr>
        <w:t>contentId</w:t>
      </w:r>
      <w:proofErr w:type="spellEnd"/>
      <w:r w:rsidRPr="000A4E83">
        <w:rPr>
          <w:rFonts w:asciiTheme="minorHAnsi" w:hAnsiTheme="minorHAnsi"/>
          <w:sz w:val="24"/>
          <w:szCs w:val="24"/>
        </w:rPr>
        <w:t xml:space="preserve"> for each </w:t>
      </w:r>
      <w:proofErr w:type="spellStart"/>
      <w:r w:rsidRPr="000A4E83">
        <w:rPr>
          <w:rFonts w:asciiTheme="minorHAnsi" w:hAnsiTheme="minorHAnsi"/>
          <w:sz w:val="24"/>
          <w:szCs w:val="24"/>
        </w:rPr>
        <w:t>contentVersionId</w:t>
      </w:r>
      <w:proofErr w:type="spellEnd"/>
      <w:r w:rsidRPr="000A4E83">
        <w:rPr>
          <w:rFonts w:asciiTheme="minorHAnsi" w:hAnsiTheme="minorHAnsi"/>
          <w:sz w:val="24"/>
          <w:szCs w:val="24"/>
        </w:rPr>
        <w:t xml:space="preserve">, validate uniqueness – </w:t>
      </w:r>
      <w:proofErr w:type="spellStart"/>
      <w:r w:rsidRPr="000A4E83">
        <w:rPr>
          <w:rFonts w:asciiTheme="minorHAnsi" w:hAnsiTheme="minorHAnsi"/>
          <w:sz w:val="24"/>
          <w:szCs w:val="24"/>
        </w:rPr>
        <w:t>GetTreeObject</w:t>
      </w:r>
      <w:proofErr w:type="spellEnd"/>
      <w:r w:rsidRPr="000A4E83">
        <w:rPr>
          <w:rFonts w:asciiTheme="minorHAnsi" w:hAnsiTheme="minorHAnsi"/>
          <w:sz w:val="24"/>
          <w:szCs w:val="24"/>
        </w:rPr>
        <w:t xml:space="preserve">). </w:t>
      </w:r>
      <w:proofErr w:type="spellStart"/>
      <w:r w:rsidRPr="000A4E83">
        <w:rPr>
          <w:rFonts w:asciiTheme="minorHAnsi" w:hAnsiTheme="minorHAnsi"/>
          <w:sz w:val="24"/>
          <w:szCs w:val="24"/>
        </w:rPr>
        <w:t>ContentId</w:t>
      </w:r>
      <w:proofErr w:type="spellEnd"/>
      <w:r w:rsidRPr="000A4E83">
        <w:rPr>
          <w:rFonts w:asciiTheme="minorHAnsi" w:hAnsiTheme="minorHAnsi"/>
          <w:sz w:val="24"/>
          <w:szCs w:val="24"/>
        </w:rPr>
        <w:t xml:space="preserve"> validation includes recursive validation for all linked contents.</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Error handling:</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If user has added two or more content versions of the same content issue error:</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Message 108: “Two or more Content versions of the same Content have been added. Please remove and try again”. (OK)</w:t>
      </w: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If user has added content that is linked to another previously added content issue error:</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Message 119: “Content %name1 is referenced by content %name2. Please remove and try again.”</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The validations above performed twice: first time when user assigns content, per each new content assigned and second time upon save.</w:t>
      </w: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If user has added two contents linking the same content issue error:</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Message 122: “Content %name1 and content %name2 are referenced by content %name3. Please remove %name1 or %name2 and try again.”</w:t>
      </w:r>
    </w:p>
    <w:p w:rsidR="00932DEB" w:rsidRPr="000A4E83" w:rsidRDefault="00932DEB" w:rsidP="000A4E83">
      <w:pPr>
        <w:pStyle w:val="ListParagraph"/>
        <w:ind w:left="1080"/>
        <w:rPr>
          <w:rFonts w:asciiTheme="minorHAnsi" w:hAnsiTheme="minorHAnsi"/>
          <w:sz w:val="24"/>
          <w:szCs w:val="24"/>
        </w:rPr>
      </w:pP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The validations above performed twice: first time when user assigns content, per each new content assigned and second time upon save.</w:t>
      </w:r>
    </w:p>
    <w:p w:rsidR="00932DEB" w:rsidRPr="000A4E83" w:rsidRDefault="00932DEB" w:rsidP="000A4E83">
      <w:pPr>
        <w:pStyle w:val="ListParagraph"/>
        <w:ind w:left="1080"/>
        <w:rPr>
          <w:rFonts w:asciiTheme="minorHAnsi" w:hAnsiTheme="minorHAnsi"/>
          <w:sz w:val="24"/>
          <w:szCs w:val="24"/>
        </w:rPr>
      </w:pP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If content status is ‘Retired’ then user will receive a warning message:</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Message 120: “Content %name is retired. Do you want to assign retired content to the project?” (Yes, Cancel)</w:t>
      </w:r>
    </w:p>
    <w:p w:rsidR="00932DEB" w:rsidRPr="000A4E83" w:rsidRDefault="00932DEB" w:rsidP="000A4E83">
      <w:pPr>
        <w:pStyle w:val="ListParagraph"/>
        <w:ind w:left="1080"/>
        <w:rPr>
          <w:rFonts w:asciiTheme="minorHAnsi" w:hAnsiTheme="minorHAnsi"/>
          <w:sz w:val="24"/>
          <w:szCs w:val="24"/>
        </w:rPr>
      </w:pP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 xml:space="preserve">Unauthorized user will not be able to assign retired content to project. </w:t>
      </w:r>
    </w:p>
    <w:p w:rsidR="00932DEB" w:rsidRPr="000A4E83" w:rsidRDefault="00932DEB" w:rsidP="000A4E83">
      <w:pPr>
        <w:pStyle w:val="ListParagraph"/>
        <w:ind w:left="1080"/>
        <w:rPr>
          <w:rFonts w:asciiTheme="minorHAnsi" w:hAnsiTheme="minorHAnsi"/>
          <w:sz w:val="24"/>
          <w:szCs w:val="24"/>
        </w:rPr>
      </w:pPr>
      <w:r w:rsidRPr="000A4E83">
        <w:rPr>
          <w:rFonts w:asciiTheme="minorHAnsi" w:hAnsiTheme="minorHAnsi"/>
          <w:sz w:val="24"/>
          <w:szCs w:val="24"/>
        </w:rPr>
        <w:t>Error message will be received when performing the action (press ‘Yes’ on message 120):</w:t>
      </w:r>
    </w:p>
    <w:p w:rsidR="00932DEB" w:rsidRPr="000A4E83" w:rsidRDefault="00932DEB" w:rsidP="000A4E83">
      <w:pPr>
        <w:pStyle w:val="ListParagraph"/>
        <w:ind w:left="1080"/>
        <w:rPr>
          <w:rFonts w:asciiTheme="minorHAnsi" w:hAnsiTheme="minorHAnsi"/>
          <w:sz w:val="24"/>
          <w:szCs w:val="24"/>
        </w:rPr>
      </w:pPr>
      <w:proofErr w:type="spellStart"/>
      <w:r w:rsidRPr="000A4E83">
        <w:rPr>
          <w:rFonts w:asciiTheme="minorHAnsi" w:hAnsiTheme="minorHAnsi"/>
          <w:sz w:val="24"/>
          <w:szCs w:val="24"/>
        </w:rPr>
        <w:t>MessageId</w:t>
      </w:r>
      <w:proofErr w:type="spellEnd"/>
      <w:r w:rsidRPr="000A4E83">
        <w:rPr>
          <w:rFonts w:asciiTheme="minorHAnsi" w:hAnsiTheme="minorHAnsi"/>
          <w:sz w:val="24"/>
          <w:szCs w:val="24"/>
        </w:rPr>
        <w:t xml:space="preserve"> 106: “User %name is not authorized to perform this action” (OK)</w:t>
      </w: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O/L – Mandatory fields – Version Name, Version Description, Target Directory</w:t>
      </w: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Verify that the project does not belong to group of related projects.</w:t>
      </w:r>
    </w:p>
    <w:p w:rsidR="00932DEB" w:rsidRPr="000A4E83" w:rsidDel="00F6330D" w:rsidRDefault="00932DEB" w:rsidP="00F6330D">
      <w:pPr>
        <w:pStyle w:val="ListParagraph"/>
        <w:ind w:left="1080"/>
        <w:rPr>
          <w:del w:id="1077" w:author="Ella Goldberg(Contractor)" w:date="2013-11-05T23:54:00Z"/>
          <w:rFonts w:asciiTheme="minorHAnsi" w:hAnsiTheme="minorHAnsi"/>
          <w:sz w:val="24"/>
          <w:szCs w:val="24"/>
        </w:rPr>
      </w:pPr>
      <w:r w:rsidRPr="000A4E83">
        <w:rPr>
          <w:rFonts w:asciiTheme="minorHAnsi" w:hAnsiTheme="minorHAnsi"/>
          <w:sz w:val="24"/>
          <w:szCs w:val="24"/>
        </w:rPr>
        <w:t xml:space="preserve">If </w:t>
      </w:r>
      <w:proofErr w:type="spellStart"/>
      <w:r w:rsidR="00B34A2C">
        <w:rPr>
          <w:rFonts w:asciiTheme="minorHAnsi" w:hAnsiTheme="minorHAnsi"/>
          <w:sz w:val="24"/>
          <w:szCs w:val="24"/>
        </w:rPr>
        <w:t>ATS_</w:t>
      </w:r>
      <w:r w:rsidR="00087904">
        <w:rPr>
          <w:rFonts w:asciiTheme="minorHAnsi" w:hAnsiTheme="minorHAnsi"/>
          <w:sz w:val="24"/>
          <w:szCs w:val="24"/>
        </w:rPr>
        <w:t>Hierarchy.</w:t>
      </w:r>
      <w:ins w:id="1078" w:author="Ella Goldberg(Contractor)" w:date="2013-11-05T23:52:00Z">
        <w:r w:rsidR="001D64E6">
          <w:rPr>
            <w:rFonts w:asciiTheme="minorHAnsi" w:hAnsiTheme="minorHAnsi"/>
            <w:sz w:val="24"/>
            <w:szCs w:val="24"/>
          </w:rPr>
          <w:t>GroupId</w:t>
        </w:r>
        <w:proofErr w:type="spellEnd"/>
        <w:r w:rsidR="001D64E6">
          <w:rPr>
            <w:rFonts w:asciiTheme="minorHAnsi" w:hAnsiTheme="minorHAnsi"/>
            <w:sz w:val="24"/>
            <w:szCs w:val="24"/>
          </w:rPr>
          <w:t xml:space="preserve"> is not </w:t>
        </w:r>
        <w:proofErr w:type="gramStart"/>
        <w:r w:rsidR="001D64E6">
          <w:rPr>
            <w:rFonts w:asciiTheme="minorHAnsi" w:hAnsiTheme="minorHAnsi"/>
            <w:sz w:val="24"/>
            <w:szCs w:val="24"/>
          </w:rPr>
          <w:t xml:space="preserve">null </w:t>
        </w:r>
      </w:ins>
      <w:proofErr w:type="gramEnd"/>
      <w:del w:id="1079" w:author="Ella Goldberg(Contractor)" w:date="2013-11-05T23:52:00Z">
        <w:r w:rsidRPr="000A4E83" w:rsidDel="001D64E6">
          <w:rPr>
            <w:rFonts w:asciiTheme="minorHAnsi" w:hAnsiTheme="minorHAnsi"/>
            <w:sz w:val="24"/>
            <w:szCs w:val="24"/>
          </w:rPr>
          <w:delText>IsGroupMember=1</w:delText>
        </w:r>
      </w:del>
      <w:r w:rsidRPr="000A4E83">
        <w:rPr>
          <w:rFonts w:asciiTheme="minorHAnsi" w:hAnsiTheme="minorHAnsi"/>
          <w:sz w:val="24"/>
          <w:szCs w:val="24"/>
        </w:rPr>
        <w:t xml:space="preserve">, then </w:t>
      </w:r>
      <w:ins w:id="1080" w:author="Ella Goldberg(Contractor)" w:date="2013-11-05T23:54:00Z">
        <w:r w:rsidR="00F6330D">
          <w:rPr>
            <w:rFonts w:asciiTheme="minorHAnsi" w:hAnsiTheme="minorHAnsi"/>
            <w:sz w:val="24"/>
            <w:szCs w:val="24"/>
          </w:rPr>
          <w:t xml:space="preserve">refer </w:t>
        </w:r>
        <w:r w:rsidR="00F6330D">
          <w:rPr>
            <w:rFonts w:asciiTheme="minorHAnsi" w:hAnsiTheme="minorHAnsi"/>
          </w:rPr>
          <w:fldChar w:fldCharType="begin"/>
        </w:r>
        <w:r w:rsidR="00F6330D">
          <w:rPr>
            <w:rFonts w:asciiTheme="minorHAnsi" w:hAnsiTheme="minorHAnsi"/>
            <w:sz w:val="24"/>
            <w:szCs w:val="24"/>
          </w:rPr>
          <w:instrText xml:space="preserve"> HYPERLINK  \l "_Create_Related_Project" </w:instrText>
        </w:r>
        <w:r w:rsidR="00F6330D">
          <w:rPr>
            <w:rFonts w:asciiTheme="minorHAnsi" w:hAnsiTheme="minorHAnsi"/>
          </w:rPr>
          <w:fldChar w:fldCharType="separate"/>
        </w:r>
        <w:r w:rsidR="00F6330D" w:rsidRPr="00F6330D">
          <w:rPr>
            <w:rStyle w:val="Hyperlink"/>
            <w:rFonts w:asciiTheme="minorHAnsi" w:hAnsiTheme="minorHAnsi"/>
            <w:sz w:val="24"/>
            <w:szCs w:val="24"/>
          </w:rPr>
          <w:t>Related Projects Management</w:t>
        </w:r>
        <w:r w:rsidR="00F6330D">
          <w:rPr>
            <w:rFonts w:asciiTheme="minorHAnsi" w:hAnsiTheme="minorHAnsi"/>
          </w:rPr>
          <w:fldChar w:fldCharType="end"/>
        </w:r>
        <w:r w:rsidR="00F6330D">
          <w:rPr>
            <w:rFonts w:asciiTheme="minorHAnsi" w:hAnsiTheme="minorHAnsi"/>
            <w:sz w:val="24"/>
            <w:szCs w:val="24"/>
          </w:rPr>
          <w:t xml:space="preserve"> section. </w:t>
        </w:r>
      </w:ins>
      <w:del w:id="1081" w:author="Ella Goldberg(Contractor)" w:date="2013-11-05T23:54:00Z">
        <w:r w:rsidRPr="000A4E83" w:rsidDel="00F6330D">
          <w:rPr>
            <w:rFonts w:asciiTheme="minorHAnsi" w:hAnsiTheme="minorHAnsi"/>
            <w:sz w:val="24"/>
            <w:szCs w:val="24"/>
          </w:rPr>
          <w:delText>user will select between the following options:</w:delText>
        </w:r>
      </w:del>
    </w:p>
    <w:p w:rsidR="00932DEB" w:rsidRPr="000A4E83" w:rsidDel="00F6330D" w:rsidRDefault="00932DEB" w:rsidP="00F6330D">
      <w:pPr>
        <w:pStyle w:val="ListParagraph"/>
        <w:ind w:left="1080"/>
        <w:rPr>
          <w:del w:id="1082" w:author="Ella Goldberg(Contractor)" w:date="2013-11-05T23:54:00Z"/>
          <w:rFonts w:asciiTheme="minorHAnsi" w:hAnsiTheme="minorHAnsi"/>
          <w:szCs w:val="24"/>
        </w:rPr>
      </w:pPr>
      <w:del w:id="1083" w:author="Ella Goldberg(Contractor)" w:date="2013-11-05T23:54:00Z">
        <w:r w:rsidRPr="000A4E83" w:rsidDel="00F6330D">
          <w:rPr>
            <w:rFonts w:asciiTheme="minorHAnsi" w:hAnsiTheme="minorHAnsi"/>
            <w:szCs w:val="24"/>
          </w:rPr>
          <w:delText>Separate one or more related projects from the group</w:delText>
        </w:r>
      </w:del>
    </w:p>
    <w:p w:rsidR="00932DEB" w:rsidRPr="000A4E83" w:rsidDel="00F6330D" w:rsidRDefault="00932DEB" w:rsidP="00F6330D">
      <w:pPr>
        <w:pStyle w:val="ListParagraph"/>
        <w:ind w:left="1080"/>
        <w:rPr>
          <w:del w:id="1084" w:author="Ella Goldberg(Contractor)" w:date="2013-11-05T23:54:00Z"/>
          <w:rFonts w:asciiTheme="minorHAnsi" w:hAnsiTheme="minorHAnsi"/>
          <w:szCs w:val="24"/>
        </w:rPr>
      </w:pPr>
      <w:del w:id="1085" w:author="Ella Goldberg(Contractor)" w:date="2013-11-05T23:54:00Z">
        <w:r w:rsidRPr="000A4E83" w:rsidDel="00F6330D">
          <w:rPr>
            <w:rFonts w:asciiTheme="minorHAnsi" w:hAnsiTheme="minorHAnsi"/>
            <w:szCs w:val="24"/>
          </w:rPr>
          <w:delText>Update all projects belonging to the group</w:delText>
        </w:r>
      </w:del>
    </w:p>
    <w:p w:rsidR="00932DEB" w:rsidRPr="000A4E83" w:rsidRDefault="00932DEB" w:rsidP="00F6330D">
      <w:pPr>
        <w:pStyle w:val="ListParagraph"/>
        <w:ind w:left="1080"/>
        <w:rPr>
          <w:rFonts w:asciiTheme="minorHAnsi" w:hAnsiTheme="minorHAnsi"/>
          <w:szCs w:val="24"/>
        </w:rPr>
      </w:pPr>
      <w:del w:id="1086" w:author="Ella Goldberg(Contractor)" w:date="2013-11-05T23:54:00Z">
        <w:r w:rsidRPr="000A4E83" w:rsidDel="00F6330D">
          <w:rPr>
            <w:rFonts w:asciiTheme="minorHAnsi" w:hAnsiTheme="minorHAnsi"/>
            <w:szCs w:val="24"/>
          </w:rPr>
          <w:delText>Cancel update</w:delText>
        </w:r>
      </w:del>
    </w:p>
    <w:p w:rsidR="00932DEB" w:rsidRDefault="00932DEB" w:rsidP="000A4E83">
      <w:pPr>
        <w:pStyle w:val="ListParagraph"/>
        <w:ind w:left="1080"/>
        <w:rPr>
          <w:szCs w:val="18"/>
        </w:rPr>
      </w:pPr>
    </w:p>
    <w:p w:rsidR="00932DEB" w:rsidRPr="000A4E83" w:rsidDel="00D00630" w:rsidRDefault="00932DEB" w:rsidP="000A4E83">
      <w:pPr>
        <w:ind w:left="720"/>
        <w:rPr>
          <w:del w:id="1087" w:author="Ella Goldberg(Contractor)" w:date="2013-11-05T23:55:00Z"/>
          <w:rFonts w:asciiTheme="minorHAnsi" w:hAnsiTheme="minorHAnsi"/>
          <w:szCs w:val="18"/>
        </w:rPr>
      </w:pPr>
      <w:del w:id="1088" w:author="Ella Goldberg(Contractor)" w:date="2013-11-05T23:55:00Z">
        <w:r w:rsidRPr="000A4E83" w:rsidDel="00D00630">
          <w:rPr>
            <w:rFonts w:asciiTheme="minorHAnsi" w:hAnsiTheme="minorHAnsi"/>
            <w:szCs w:val="18"/>
          </w:rPr>
          <w:delText xml:space="preserve">Update Related Projects version – see details in </w:delText>
        </w:r>
        <w:r w:rsidR="00B80095" w:rsidDel="00D00630">
          <w:fldChar w:fldCharType="begin"/>
        </w:r>
        <w:r w:rsidR="00B80095" w:rsidDel="00D00630">
          <w:delInstrText xml:space="preserve"> HYPERLINK \l "_Related_Project_Management" </w:delInstrText>
        </w:r>
        <w:r w:rsidR="00B80095" w:rsidDel="00D00630">
          <w:fldChar w:fldCharType="separate"/>
        </w:r>
        <w:r w:rsidRPr="000A4E83" w:rsidDel="00D00630">
          <w:rPr>
            <w:rStyle w:val="Hyperlink"/>
            <w:rFonts w:asciiTheme="minorHAnsi" w:hAnsiTheme="minorHAnsi"/>
            <w:szCs w:val="18"/>
          </w:rPr>
          <w:delText>Related Projects Management</w:delText>
        </w:r>
        <w:r w:rsidR="00B80095" w:rsidDel="00D00630">
          <w:rPr>
            <w:rStyle w:val="Hyperlink"/>
            <w:rFonts w:asciiTheme="minorHAnsi" w:hAnsiTheme="minorHAnsi"/>
            <w:szCs w:val="18"/>
          </w:rPr>
          <w:fldChar w:fldCharType="end"/>
        </w:r>
        <w:r w:rsidRPr="000A4E83" w:rsidDel="00D00630">
          <w:rPr>
            <w:rStyle w:val="Hyperlink"/>
            <w:rFonts w:asciiTheme="minorHAnsi" w:hAnsiTheme="minorHAnsi"/>
            <w:szCs w:val="18"/>
          </w:rPr>
          <w:delText xml:space="preserve"> section.</w:delText>
        </w:r>
      </w:del>
    </w:p>
    <w:p w:rsidR="00932DEB" w:rsidRPr="000A4E83" w:rsidRDefault="00932DEB" w:rsidP="000A4E83">
      <w:pPr>
        <w:pStyle w:val="ListParagraph"/>
        <w:rPr>
          <w:rFonts w:asciiTheme="minorHAnsi" w:hAnsiTheme="minorHAnsi"/>
          <w:szCs w:val="18"/>
        </w:rPr>
      </w:pPr>
    </w:p>
    <w:p w:rsidR="00932DEB" w:rsidRPr="000A4E83" w:rsidRDefault="00932DEB" w:rsidP="000A4E83">
      <w:pPr>
        <w:ind w:left="720"/>
        <w:rPr>
          <w:rFonts w:asciiTheme="minorHAnsi" w:hAnsiTheme="minorHAnsi"/>
          <w:szCs w:val="18"/>
        </w:rPr>
      </w:pPr>
      <w:r w:rsidRPr="000A4E83">
        <w:rPr>
          <w:rFonts w:asciiTheme="minorHAnsi" w:hAnsiTheme="minorHAnsi"/>
          <w:szCs w:val="18"/>
        </w:rPr>
        <w:t>User will receive a warning message upon pressing ‘Save’ button:</w:t>
      </w:r>
    </w:p>
    <w:p w:rsidR="00932DEB" w:rsidRPr="000A4E83" w:rsidRDefault="00932DEB" w:rsidP="000A4E83">
      <w:pPr>
        <w:ind w:left="720"/>
        <w:rPr>
          <w:rFonts w:asciiTheme="minorHAnsi" w:hAnsiTheme="minorHAnsi"/>
          <w:szCs w:val="18"/>
        </w:rPr>
      </w:pPr>
      <w:proofErr w:type="spellStart"/>
      <w:r w:rsidRPr="000A4E83">
        <w:rPr>
          <w:rFonts w:asciiTheme="minorHAnsi" w:hAnsiTheme="minorHAnsi"/>
          <w:szCs w:val="18"/>
        </w:rPr>
        <w:t>MessageId</w:t>
      </w:r>
      <w:proofErr w:type="spellEnd"/>
      <w:r w:rsidRPr="000A4E83">
        <w:rPr>
          <w:rFonts w:asciiTheme="minorHAnsi" w:hAnsiTheme="minorHAnsi"/>
          <w:szCs w:val="18"/>
        </w:rPr>
        <w:t xml:space="preserve"> 118: “Are you sure you want to create a new version?” (Yes, Cancel)</w:t>
      </w:r>
    </w:p>
    <w:p w:rsidR="00932DEB" w:rsidRPr="000A4E83" w:rsidRDefault="00932DEB" w:rsidP="000A4E83">
      <w:pPr>
        <w:ind w:left="720"/>
        <w:rPr>
          <w:rFonts w:asciiTheme="minorHAnsi" w:hAnsiTheme="minorHAnsi"/>
          <w:szCs w:val="18"/>
        </w:rPr>
      </w:pPr>
    </w:p>
    <w:p w:rsidR="00932DEB" w:rsidRPr="000A4E83" w:rsidRDefault="00932DEB" w:rsidP="000A4E83">
      <w:pPr>
        <w:ind w:left="720"/>
        <w:rPr>
          <w:rFonts w:asciiTheme="minorHAnsi" w:hAnsiTheme="minorHAnsi"/>
          <w:szCs w:val="18"/>
        </w:rPr>
      </w:pPr>
      <w:r w:rsidRPr="000A4E83">
        <w:rPr>
          <w:rFonts w:asciiTheme="minorHAnsi" w:hAnsiTheme="minorHAnsi"/>
          <w:szCs w:val="18"/>
        </w:rPr>
        <w:t>Project first tab will be displayed to the user when pressing ‘Yes’ on the message tab.</w:t>
      </w:r>
    </w:p>
    <w:p w:rsidR="00932DEB" w:rsidRPr="000A4E83" w:rsidRDefault="00932DEB" w:rsidP="000A4E83">
      <w:pPr>
        <w:ind w:left="720"/>
        <w:rPr>
          <w:rFonts w:asciiTheme="minorHAnsi" w:hAnsiTheme="minorHAnsi"/>
          <w:szCs w:val="18"/>
        </w:rPr>
      </w:pPr>
      <w:r w:rsidRPr="000A4E83">
        <w:rPr>
          <w:rFonts w:asciiTheme="minorHAnsi" w:hAnsiTheme="minorHAnsi"/>
          <w:szCs w:val="18"/>
        </w:rPr>
        <w:t>Initial screen will be displayed if user decided to cancel action.</w:t>
      </w:r>
    </w:p>
    <w:p w:rsidR="00932DEB" w:rsidRPr="000A4E83" w:rsidRDefault="00932DEB" w:rsidP="000A4E83">
      <w:pPr>
        <w:ind w:left="720"/>
        <w:rPr>
          <w:rFonts w:asciiTheme="minorHAnsi" w:hAnsiTheme="minorHAnsi"/>
          <w:szCs w:val="18"/>
        </w:rPr>
      </w:pPr>
    </w:p>
    <w:p w:rsidR="00932DEB" w:rsidRPr="000A4E83" w:rsidRDefault="00932DEB" w:rsidP="000A4E83">
      <w:pPr>
        <w:ind w:left="720"/>
        <w:rPr>
          <w:rFonts w:asciiTheme="minorHAnsi" w:hAnsiTheme="minorHAnsi"/>
          <w:szCs w:val="18"/>
        </w:rPr>
      </w:pPr>
      <w:r w:rsidRPr="000A4E83">
        <w:rPr>
          <w:rFonts w:asciiTheme="minorHAnsi" w:hAnsiTheme="minorHAnsi"/>
          <w:b/>
          <w:szCs w:val="18"/>
        </w:rPr>
        <w:t>DB</w:t>
      </w:r>
      <w:r w:rsidRPr="000A4E83">
        <w:rPr>
          <w:rFonts w:asciiTheme="minorHAnsi" w:hAnsiTheme="minorHAnsi"/>
          <w:szCs w:val="18"/>
        </w:rPr>
        <w:t>:</w:t>
      </w:r>
    </w:p>
    <w:p w:rsidR="00932DEB" w:rsidRPr="000A4E83" w:rsidRDefault="00932DEB" w:rsidP="000A4E83">
      <w:pPr>
        <w:ind w:left="720"/>
        <w:rPr>
          <w:rFonts w:asciiTheme="minorHAnsi" w:hAnsiTheme="minorHAnsi"/>
          <w:szCs w:val="18"/>
        </w:rPr>
      </w:pPr>
      <w:r w:rsidRPr="000A4E83">
        <w:rPr>
          <w:rFonts w:asciiTheme="minorHAnsi" w:hAnsiTheme="minorHAnsi"/>
          <w:szCs w:val="18"/>
        </w:rPr>
        <w:t xml:space="preserve">Creating new project version, new project – see </w:t>
      </w:r>
      <w:hyperlink w:anchor="FirstVersion" w:history="1">
        <w:r w:rsidRPr="000A4E83">
          <w:rPr>
            <w:rStyle w:val="Hyperlink"/>
            <w:rFonts w:asciiTheme="minorHAnsi" w:hAnsiTheme="minorHAnsi"/>
            <w:szCs w:val="18"/>
          </w:rPr>
          <w:t>Add New Project</w:t>
        </w:r>
      </w:hyperlink>
      <w:r w:rsidRPr="000A4E83">
        <w:rPr>
          <w:rFonts w:asciiTheme="minorHAnsi" w:hAnsiTheme="minorHAnsi"/>
          <w:szCs w:val="18"/>
        </w:rPr>
        <w:t xml:space="preserve"> section.</w:t>
      </w:r>
    </w:p>
    <w:p w:rsidR="00932DEB" w:rsidRPr="000A4E83" w:rsidRDefault="00932DEB" w:rsidP="000A4E83">
      <w:pPr>
        <w:ind w:left="720"/>
        <w:rPr>
          <w:rFonts w:asciiTheme="minorHAnsi" w:hAnsiTheme="minorHAnsi"/>
          <w:szCs w:val="18"/>
        </w:rPr>
      </w:pPr>
    </w:p>
    <w:p w:rsidR="00932DEB" w:rsidRPr="000A4E83" w:rsidRDefault="00932DEB" w:rsidP="000A4E83">
      <w:pPr>
        <w:ind w:left="720"/>
        <w:rPr>
          <w:rFonts w:asciiTheme="minorHAnsi" w:hAnsiTheme="minorHAnsi"/>
          <w:szCs w:val="18"/>
          <w:u w:val="single"/>
        </w:rPr>
      </w:pPr>
      <w:r w:rsidRPr="000A4E83">
        <w:rPr>
          <w:rFonts w:asciiTheme="minorHAnsi" w:hAnsiTheme="minorHAnsi"/>
          <w:szCs w:val="18"/>
          <w:u w:val="single"/>
        </w:rPr>
        <w:t>Create new project version, existing project.</w:t>
      </w:r>
    </w:p>
    <w:p w:rsidR="00932DEB" w:rsidRPr="000A4E83" w:rsidRDefault="00932DEB" w:rsidP="000A4E83">
      <w:pPr>
        <w:ind w:left="720"/>
        <w:rPr>
          <w:rFonts w:asciiTheme="minorHAnsi" w:hAnsiTheme="minorHAnsi"/>
          <w:szCs w:val="18"/>
        </w:rPr>
      </w:pPr>
      <w:del w:id="1089" w:author="Ella Goldberg(Contractor)" w:date="2013-11-05T23:56:00Z">
        <w:r w:rsidRPr="000A4E83" w:rsidDel="00D00630">
          <w:rPr>
            <w:rFonts w:asciiTheme="minorHAnsi" w:hAnsiTheme="minorHAnsi"/>
            <w:szCs w:val="18"/>
          </w:rPr>
          <w:delText xml:space="preserve">ProjectVersion </w:delText>
        </w:r>
      </w:del>
      <w:proofErr w:type="spellStart"/>
      <w:ins w:id="1090" w:author="Ella Goldberg(Contractor)" w:date="2013-11-05T23:56:00Z">
        <w:r w:rsidR="00D00630">
          <w:rPr>
            <w:rFonts w:asciiTheme="minorHAnsi" w:hAnsiTheme="minorHAnsi"/>
            <w:szCs w:val="18"/>
          </w:rPr>
          <w:t>ATS_</w:t>
        </w:r>
        <w:r w:rsidR="00D00630" w:rsidRPr="000A4E83">
          <w:rPr>
            <w:rFonts w:asciiTheme="minorHAnsi" w:hAnsiTheme="minorHAnsi"/>
            <w:szCs w:val="18"/>
          </w:rPr>
          <w:t>Version</w:t>
        </w:r>
        <w:proofErr w:type="spellEnd"/>
        <w:r w:rsidR="00D00630" w:rsidRPr="000A4E83">
          <w:rPr>
            <w:rFonts w:asciiTheme="minorHAnsi" w:hAnsiTheme="minorHAnsi"/>
            <w:szCs w:val="18"/>
          </w:rPr>
          <w:t xml:space="preserve"> </w:t>
        </w:r>
      </w:ins>
      <w:r w:rsidRPr="000A4E83">
        <w:rPr>
          <w:rFonts w:asciiTheme="minorHAnsi" w:hAnsiTheme="minorHAnsi"/>
          <w:szCs w:val="18"/>
        </w:rPr>
        <w:t>table – old version:</w:t>
      </w:r>
    </w:p>
    <w:p w:rsidR="00932DEB" w:rsidRPr="000A4E83" w:rsidRDefault="00932DEB" w:rsidP="00D00630">
      <w:pPr>
        <w:ind w:left="720"/>
        <w:rPr>
          <w:rFonts w:asciiTheme="minorHAnsi" w:hAnsiTheme="minorHAnsi"/>
          <w:szCs w:val="18"/>
        </w:rPr>
      </w:pPr>
      <w:r w:rsidRPr="000A4E83">
        <w:rPr>
          <w:rFonts w:asciiTheme="minorHAnsi" w:hAnsiTheme="minorHAnsi"/>
          <w:szCs w:val="18"/>
        </w:rPr>
        <w:t xml:space="preserve">Update </w:t>
      </w:r>
      <w:del w:id="1091" w:author="Ella Goldberg(Contractor)" w:date="2013-11-05T23:55:00Z">
        <w:r w:rsidRPr="000A4E83" w:rsidDel="00D00630">
          <w:rPr>
            <w:rFonts w:asciiTheme="minorHAnsi" w:hAnsiTheme="minorHAnsi"/>
            <w:szCs w:val="18"/>
          </w:rPr>
          <w:delText>ProjectVersion</w:delText>
        </w:r>
      </w:del>
      <w:proofErr w:type="spellStart"/>
      <w:ins w:id="1092" w:author="Ella Goldberg(Contractor)" w:date="2013-11-05T23:55:00Z">
        <w:r w:rsidR="00D00630">
          <w:rPr>
            <w:rFonts w:asciiTheme="minorHAnsi" w:hAnsiTheme="minorHAnsi"/>
            <w:szCs w:val="18"/>
          </w:rPr>
          <w:t>ATS_Version</w:t>
        </w:r>
      </w:ins>
      <w:proofErr w:type="spellEnd"/>
      <w:r w:rsidRPr="000A4E83">
        <w:rPr>
          <w:rFonts w:asciiTheme="minorHAnsi" w:hAnsiTheme="minorHAnsi"/>
          <w:szCs w:val="18"/>
        </w:rPr>
        <w:t xml:space="preserve"> set </w:t>
      </w:r>
      <w:proofErr w:type="spellStart"/>
      <w:r w:rsidRPr="000A4E83">
        <w:rPr>
          <w:rFonts w:asciiTheme="minorHAnsi" w:hAnsiTheme="minorHAnsi"/>
          <w:szCs w:val="18"/>
        </w:rPr>
        <w:t>VersionStatus</w:t>
      </w:r>
      <w:proofErr w:type="spellEnd"/>
      <w:r w:rsidRPr="000A4E83">
        <w:rPr>
          <w:rFonts w:asciiTheme="minorHAnsi" w:hAnsiTheme="minorHAnsi"/>
          <w:szCs w:val="18"/>
        </w:rPr>
        <w:t xml:space="preserve">=’C’, </w:t>
      </w:r>
      <w:proofErr w:type="spellStart"/>
      <w:r w:rsidRPr="000A4E83">
        <w:rPr>
          <w:rFonts w:asciiTheme="minorHAnsi" w:hAnsiTheme="minorHAnsi"/>
          <w:szCs w:val="18"/>
        </w:rPr>
        <w:t>expirationDate</w:t>
      </w:r>
      <w:proofErr w:type="spellEnd"/>
      <w:r w:rsidRPr="000A4E83">
        <w:rPr>
          <w:rFonts w:asciiTheme="minorHAnsi" w:hAnsiTheme="minorHAnsi"/>
          <w:szCs w:val="18"/>
        </w:rPr>
        <w:t>=</w:t>
      </w:r>
      <w:proofErr w:type="spellStart"/>
      <w:r w:rsidRPr="000A4E83">
        <w:rPr>
          <w:rFonts w:asciiTheme="minorHAnsi" w:hAnsiTheme="minorHAnsi"/>
          <w:szCs w:val="18"/>
        </w:rPr>
        <w:t>sysdate</w:t>
      </w:r>
      <w:proofErr w:type="spellEnd"/>
    </w:p>
    <w:p w:rsidR="00932DEB" w:rsidRPr="000A4E83" w:rsidRDefault="00932DEB" w:rsidP="000A4E83">
      <w:pPr>
        <w:ind w:left="720"/>
        <w:rPr>
          <w:rFonts w:asciiTheme="minorHAnsi" w:hAnsiTheme="minorHAnsi"/>
          <w:szCs w:val="18"/>
        </w:rPr>
      </w:pPr>
      <w:r w:rsidRPr="000A4E83">
        <w:rPr>
          <w:rFonts w:asciiTheme="minorHAnsi" w:hAnsiTheme="minorHAnsi"/>
          <w:szCs w:val="18"/>
        </w:rPr>
        <w:t xml:space="preserve">Where </w:t>
      </w:r>
      <w:proofErr w:type="spellStart"/>
      <w:r w:rsidRPr="000A4E83">
        <w:rPr>
          <w:rFonts w:asciiTheme="minorHAnsi" w:hAnsiTheme="minorHAnsi"/>
          <w:szCs w:val="18"/>
        </w:rPr>
        <w:t>versionId</w:t>
      </w:r>
      <w:proofErr w:type="spellEnd"/>
      <w:r w:rsidRPr="000A4E83">
        <w:rPr>
          <w:rFonts w:asciiTheme="minorHAnsi" w:hAnsiTheme="minorHAnsi"/>
          <w:szCs w:val="18"/>
        </w:rPr>
        <w:t>=’&amp;updated version id’</w:t>
      </w:r>
    </w:p>
    <w:p w:rsidR="00932DEB" w:rsidRDefault="00932DEB" w:rsidP="00932DEB">
      <w:pPr>
        <w:rPr>
          <w:szCs w:val="18"/>
        </w:rPr>
      </w:pPr>
    </w:p>
    <w:p w:rsidR="00932DEB" w:rsidRDefault="00D00630" w:rsidP="000A4E83">
      <w:pPr>
        <w:ind w:left="720"/>
        <w:rPr>
          <w:szCs w:val="18"/>
        </w:rPr>
      </w:pPr>
      <w:ins w:id="1093" w:author="Ella Goldberg(Contractor)" w:date="2013-11-05T23:57:00Z">
        <w:r>
          <w:rPr>
            <w:szCs w:val="18"/>
          </w:rPr>
          <w:lastRenderedPageBreak/>
          <w:t xml:space="preserve">New </w:t>
        </w:r>
      </w:ins>
      <w:r w:rsidR="005D71C5">
        <w:rPr>
          <w:szCs w:val="18"/>
        </w:rPr>
        <w:t>Version</w:t>
      </w:r>
      <w:r w:rsidR="00932DEB">
        <w:rPr>
          <w:szCs w:val="18"/>
        </w:rPr>
        <w:t xml:space="preserve"> </w:t>
      </w:r>
    </w:p>
    <w:tbl>
      <w:tblPr>
        <w:tblW w:w="8028" w:type="dxa"/>
        <w:tblInd w:w="1440" w:type="dxa"/>
        <w:tblLook w:val="04A0" w:firstRow="1" w:lastRow="0" w:firstColumn="1" w:lastColumn="0" w:noHBand="0" w:noVBand="1"/>
      </w:tblPr>
      <w:tblGrid>
        <w:gridCol w:w="4043"/>
        <w:gridCol w:w="3985"/>
      </w:tblGrid>
      <w:tr w:rsidR="00932DEB" w:rsidRPr="007E765D" w:rsidTr="000A4E83">
        <w:trPr>
          <w:trHeight w:val="269"/>
        </w:trPr>
        <w:tc>
          <w:tcPr>
            <w:tcW w:w="4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VersionId</w:t>
            </w:r>
            <w:proofErr w:type="spellEnd"/>
          </w:p>
        </w:tc>
        <w:tc>
          <w:tcPr>
            <w:tcW w:w="3985" w:type="dxa"/>
            <w:tcBorders>
              <w:top w:val="single" w:sz="4" w:space="0" w:color="auto"/>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Sequence</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del w:id="1094" w:author="Ella Goldberg(Contractor)" w:date="2013-11-05T23:56:00Z">
              <w:r w:rsidRPr="007E765D" w:rsidDel="00D00630">
                <w:rPr>
                  <w:rFonts w:ascii="MS Sans Serif" w:hAnsi="MS Sans Serif"/>
                  <w:sz w:val="20"/>
                </w:rPr>
                <w:delText>GroupId</w:delText>
              </w:r>
            </w:del>
            <w:proofErr w:type="spellStart"/>
            <w:ins w:id="1095" w:author="Ella Goldberg(Contractor)" w:date="2013-11-05T23:56:00Z">
              <w:r w:rsidR="00D00630">
                <w:rPr>
                  <w:rFonts w:ascii="MS Sans Serif" w:hAnsi="MS Sans Serif"/>
                  <w:sz w:val="20"/>
                </w:rPr>
                <w:t>HierarchyId</w:t>
              </w:r>
            </w:ins>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del w:id="1096" w:author="Ella Goldberg(Contractor)" w:date="2013-11-05T23:57:00Z">
              <w:r w:rsidRPr="007E765D" w:rsidDel="00D00630">
                <w:rPr>
                  <w:rFonts w:ascii="MS Sans Serif" w:hAnsi="MS Sans Serif"/>
                  <w:sz w:val="20"/>
                </w:rPr>
                <w:delText> </w:delText>
              </w:r>
              <w:r w:rsidRPr="006A47F0" w:rsidDel="00D00630">
                <w:rPr>
                  <w:rFonts w:ascii="MS Sans Serif" w:hAnsi="MS Sans Serif"/>
                  <w:sz w:val="20"/>
                </w:rPr>
                <w:delText> </w:delText>
              </w:r>
              <w:r w:rsidDel="00D00630">
                <w:rPr>
                  <w:rFonts w:ascii="MS Sans Serif" w:hAnsi="MS Sans Serif"/>
                  <w:sz w:val="20"/>
                </w:rPr>
                <w:delText>Groups.Id</w:delText>
              </w:r>
            </w:del>
            <w:ins w:id="1097" w:author="Ella Goldberg(Contractor)" w:date="2013-11-05T23:57:00Z">
              <w:r w:rsidR="00D00630">
                <w:rPr>
                  <w:rFonts w:ascii="MS Sans Serif" w:hAnsi="MS Sans Serif"/>
                  <w:sz w:val="20"/>
                </w:rPr>
                <w:t xml:space="preserve"> Id of the project</w:t>
              </w:r>
            </w:ins>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VersionName</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GUI</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VersionSeqNo</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Max value +1</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VersionStatus</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‘O’</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Description</w:t>
            </w:r>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GUI</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TargetPath</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GUI</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CreationDate</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roofErr w:type="spellStart"/>
            <w:r>
              <w:rPr>
                <w:rFonts w:ascii="MS Sans Serif" w:hAnsi="MS Sans Serif"/>
                <w:sz w:val="20"/>
              </w:rPr>
              <w:t>sysdatetime</w:t>
            </w:r>
            <w:proofErr w:type="spellEnd"/>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LastUpdateTime</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r>
              <w:rPr>
                <w:rFonts w:ascii="MS Sans Serif" w:hAnsi="MS Sans Serif"/>
                <w:sz w:val="20"/>
              </w:rPr>
              <w:t>Control fields</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LastUpdateUser</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LastUpdateComputer</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r w:rsidR="00932DEB" w:rsidRPr="007E765D" w:rsidTr="000A4E83">
        <w:trPr>
          <w:trHeight w:val="269"/>
        </w:trPr>
        <w:tc>
          <w:tcPr>
            <w:tcW w:w="4043" w:type="dxa"/>
            <w:tcBorders>
              <w:top w:val="nil"/>
              <w:left w:val="single" w:sz="4" w:space="0" w:color="auto"/>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proofErr w:type="spellStart"/>
            <w:r w:rsidRPr="007E765D">
              <w:rPr>
                <w:rFonts w:ascii="MS Sans Serif" w:hAnsi="MS Sans Serif"/>
                <w:sz w:val="20"/>
              </w:rPr>
              <w:t>LastUpdateapplication</w:t>
            </w:r>
            <w:proofErr w:type="spellEnd"/>
          </w:p>
        </w:tc>
        <w:tc>
          <w:tcPr>
            <w:tcW w:w="3985" w:type="dxa"/>
            <w:tcBorders>
              <w:top w:val="nil"/>
              <w:left w:val="nil"/>
              <w:bottom w:val="single" w:sz="4" w:space="0" w:color="auto"/>
              <w:right w:val="single" w:sz="4" w:space="0" w:color="auto"/>
            </w:tcBorders>
            <w:shd w:val="clear" w:color="auto" w:fill="auto"/>
            <w:noWrap/>
            <w:vAlign w:val="bottom"/>
            <w:hideMark/>
          </w:tcPr>
          <w:p w:rsidR="00932DEB" w:rsidRPr="007E765D" w:rsidRDefault="00932DEB" w:rsidP="00EE05BE">
            <w:pPr>
              <w:rPr>
                <w:rFonts w:ascii="MS Sans Serif" w:hAnsi="MS Sans Serif"/>
                <w:sz w:val="20"/>
              </w:rPr>
            </w:pPr>
            <w:r w:rsidRPr="007E765D">
              <w:rPr>
                <w:rFonts w:ascii="MS Sans Serif" w:hAnsi="MS Sans Serif"/>
                <w:sz w:val="20"/>
              </w:rPr>
              <w:t> </w:t>
            </w:r>
          </w:p>
        </w:tc>
      </w:tr>
    </w:tbl>
    <w:p w:rsidR="00932DEB" w:rsidRDefault="00932DEB" w:rsidP="000A4E83">
      <w:pPr>
        <w:ind w:left="720"/>
        <w:rPr>
          <w:szCs w:val="18"/>
        </w:rPr>
      </w:pPr>
    </w:p>
    <w:p w:rsidR="000A4E83" w:rsidRDefault="000A4E83" w:rsidP="000A4E83">
      <w:pPr>
        <w:ind w:left="720"/>
        <w:rPr>
          <w:szCs w:val="18"/>
        </w:rPr>
      </w:pPr>
    </w:p>
    <w:p w:rsidR="000A4E83" w:rsidRDefault="000A4E83" w:rsidP="000A4E83">
      <w:pPr>
        <w:ind w:left="720"/>
        <w:rPr>
          <w:szCs w:val="18"/>
        </w:rPr>
      </w:pPr>
    </w:p>
    <w:p w:rsidR="000A4E83" w:rsidRDefault="000A4E83" w:rsidP="000A4E83">
      <w:pPr>
        <w:ind w:left="720"/>
        <w:rPr>
          <w:szCs w:val="18"/>
        </w:rPr>
      </w:pPr>
    </w:p>
    <w:p w:rsidR="00932DEB" w:rsidRDefault="001F72A7" w:rsidP="000A4E83">
      <w:pPr>
        <w:ind w:left="720"/>
        <w:rPr>
          <w:szCs w:val="18"/>
        </w:rPr>
      </w:pPr>
      <w:proofErr w:type="spellStart"/>
      <w:r>
        <w:rPr>
          <w:szCs w:val="18"/>
        </w:rPr>
        <w:t>ATS_</w:t>
      </w:r>
      <w:r w:rsidR="00860560">
        <w:rPr>
          <w:szCs w:val="18"/>
        </w:rPr>
        <w:t>VersionContent</w:t>
      </w:r>
      <w:proofErr w:type="spellEnd"/>
      <w:r w:rsidR="00932DEB">
        <w:rPr>
          <w:szCs w:val="18"/>
        </w:rPr>
        <w:t xml:space="preserve"> – for all contents on the project tab</w:t>
      </w:r>
    </w:p>
    <w:tbl>
      <w:tblPr>
        <w:tblW w:w="7938" w:type="dxa"/>
        <w:tblInd w:w="1440" w:type="dxa"/>
        <w:tblLook w:val="04A0" w:firstRow="1" w:lastRow="0" w:firstColumn="1" w:lastColumn="0" w:noHBand="0" w:noVBand="1"/>
      </w:tblPr>
      <w:tblGrid>
        <w:gridCol w:w="3986"/>
        <w:gridCol w:w="3952"/>
      </w:tblGrid>
      <w:tr w:rsidR="00932DEB" w:rsidRPr="0086567F" w:rsidTr="000A4E83">
        <w:trPr>
          <w:trHeight w:val="264"/>
        </w:trPr>
        <w:tc>
          <w:tcPr>
            <w:tcW w:w="3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Rowid</w:t>
            </w:r>
            <w:proofErr w:type="spellEnd"/>
          </w:p>
        </w:tc>
        <w:tc>
          <w:tcPr>
            <w:tcW w:w="3952" w:type="dxa"/>
            <w:tcBorders>
              <w:top w:val="single" w:sz="4" w:space="0" w:color="auto"/>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sequence</w:t>
            </w:r>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VersionId</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sidR="00EF3DC3">
              <w:rPr>
                <w:rFonts w:ascii="MS Sans Serif" w:hAnsi="MS Sans Serif"/>
                <w:sz w:val="20"/>
              </w:rPr>
              <w:t>ATS_Version.</w:t>
            </w:r>
            <w:r>
              <w:rPr>
                <w:rFonts w:ascii="MS Sans Serif" w:hAnsi="MS Sans Serif"/>
                <w:sz w:val="20"/>
              </w:rPr>
              <w:t>VersionId</w:t>
            </w:r>
            <w:proofErr w:type="spellEnd"/>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ContentVersionId</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Pr>
                <w:rFonts w:ascii="MS Sans Serif" w:hAnsi="MS Sans Serif"/>
                <w:sz w:val="20"/>
              </w:rPr>
              <w:t>ContentVersionId</w:t>
            </w:r>
            <w:proofErr w:type="spellEnd"/>
            <w:r>
              <w:rPr>
                <w:rFonts w:ascii="MS Sans Serif" w:hAnsi="MS Sans Serif"/>
                <w:sz w:val="20"/>
              </w:rPr>
              <w:t xml:space="preserve"> – GUI, API</w:t>
            </w:r>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ContentSeqNo</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Content sequence number - GUI</w:t>
            </w:r>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CreationDate</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roofErr w:type="spellStart"/>
            <w:r>
              <w:rPr>
                <w:rFonts w:ascii="MS Sans Serif" w:hAnsi="MS Sans Serif"/>
                <w:sz w:val="20"/>
              </w:rPr>
              <w:t>Sysdatetime</w:t>
            </w:r>
            <w:proofErr w:type="spellEnd"/>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LastUpdateTime</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r>
              <w:rPr>
                <w:rFonts w:ascii="MS Sans Serif" w:hAnsi="MS Sans Serif"/>
                <w:sz w:val="20"/>
              </w:rPr>
              <w:t>Control fields</w:t>
            </w:r>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LastUpdateUser</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LastUpdateComputer</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r w:rsidR="00932DEB" w:rsidRPr="0086567F" w:rsidTr="000A4E83">
        <w:trPr>
          <w:trHeight w:val="264"/>
        </w:trPr>
        <w:tc>
          <w:tcPr>
            <w:tcW w:w="3986" w:type="dxa"/>
            <w:tcBorders>
              <w:top w:val="nil"/>
              <w:left w:val="single" w:sz="4" w:space="0" w:color="auto"/>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proofErr w:type="spellStart"/>
            <w:r w:rsidRPr="0086567F">
              <w:rPr>
                <w:rFonts w:ascii="MS Sans Serif" w:hAnsi="MS Sans Serif"/>
                <w:sz w:val="20"/>
              </w:rPr>
              <w:t>LastUpdateApplication</w:t>
            </w:r>
            <w:proofErr w:type="spellEnd"/>
          </w:p>
        </w:tc>
        <w:tc>
          <w:tcPr>
            <w:tcW w:w="3952" w:type="dxa"/>
            <w:tcBorders>
              <w:top w:val="nil"/>
              <w:left w:val="nil"/>
              <w:bottom w:val="single" w:sz="4" w:space="0" w:color="auto"/>
              <w:right w:val="single" w:sz="4" w:space="0" w:color="auto"/>
            </w:tcBorders>
            <w:shd w:val="clear" w:color="auto" w:fill="auto"/>
            <w:noWrap/>
            <w:vAlign w:val="bottom"/>
            <w:hideMark/>
          </w:tcPr>
          <w:p w:rsidR="00932DEB" w:rsidRPr="0086567F" w:rsidRDefault="00932DEB" w:rsidP="00EE05BE">
            <w:pPr>
              <w:rPr>
                <w:rFonts w:ascii="MS Sans Serif" w:hAnsi="MS Sans Serif"/>
                <w:sz w:val="20"/>
              </w:rPr>
            </w:pPr>
            <w:r w:rsidRPr="0086567F">
              <w:rPr>
                <w:rFonts w:ascii="MS Sans Serif" w:hAnsi="MS Sans Serif"/>
                <w:sz w:val="20"/>
              </w:rPr>
              <w:t> </w:t>
            </w:r>
          </w:p>
        </w:tc>
      </w:tr>
    </w:tbl>
    <w:p w:rsidR="00932DEB" w:rsidRPr="00373687" w:rsidRDefault="00932DEB" w:rsidP="00932DEB">
      <w:pPr>
        <w:rPr>
          <w:szCs w:val="18"/>
        </w:rPr>
      </w:pPr>
    </w:p>
    <w:p w:rsidR="00932DEB" w:rsidRDefault="00932DEB" w:rsidP="00932DEB">
      <w:pPr>
        <w:pStyle w:val="ListParagraph"/>
        <w:rPr>
          <w:szCs w:val="18"/>
        </w:rPr>
      </w:pPr>
    </w:p>
    <w:p w:rsidR="00932DEB" w:rsidRPr="000A4E83" w:rsidRDefault="00932DEB" w:rsidP="00932DEB">
      <w:pPr>
        <w:rPr>
          <w:sz w:val="28"/>
          <w:szCs w:val="18"/>
        </w:rPr>
      </w:pPr>
    </w:p>
    <w:p w:rsidR="00932DEB" w:rsidRPr="000A4E83" w:rsidRDefault="00932DEB" w:rsidP="000C2EE1">
      <w:pPr>
        <w:pStyle w:val="ListParagraph"/>
        <w:numPr>
          <w:ilvl w:val="0"/>
          <w:numId w:val="33"/>
        </w:numPr>
        <w:spacing w:line="288" w:lineRule="auto"/>
        <w:rPr>
          <w:sz w:val="24"/>
          <w:szCs w:val="18"/>
        </w:rPr>
      </w:pPr>
      <w:r w:rsidRPr="000A4E83">
        <w:rPr>
          <w:sz w:val="24"/>
          <w:szCs w:val="18"/>
        </w:rPr>
        <w:t>Reopen closed version</w:t>
      </w:r>
    </w:p>
    <w:p w:rsidR="00932DEB" w:rsidRPr="000A4E83" w:rsidRDefault="00932DEB" w:rsidP="00932DEB">
      <w:pPr>
        <w:pStyle w:val="ListParagraph"/>
        <w:rPr>
          <w:sz w:val="24"/>
          <w:szCs w:val="18"/>
        </w:rPr>
      </w:pPr>
      <w:r w:rsidRPr="000A4E83">
        <w:rPr>
          <w:sz w:val="24"/>
          <w:szCs w:val="18"/>
        </w:rPr>
        <w:t xml:space="preserve">User will be able to reopen closed version by selecting ‘Reopen’ option from the right click menu. The option will be available for closed versions only (where </w:t>
      </w:r>
      <w:proofErr w:type="spellStart"/>
      <w:r w:rsidR="00EF3DC3">
        <w:rPr>
          <w:sz w:val="24"/>
          <w:szCs w:val="18"/>
        </w:rPr>
        <w:t>ATS_Version.</w:t>
      </w:r>
      <w:r w:rsidRPr="000A4E83">
        <w:rPr>
          <w:sz w:val="24"/>
          <w:szCs w:val="18"/>
        </w:rPr>
        <w:t>VersionStatus</w:t>
      </w:r>
      <w:proofErr w:type="spellEnd"/>
      <w:r w:rsidRPr="000A4E83">
        <w:rPr>
          <w:sz w:val="24"/>
          <w:szCs w:val="18"/>
        </w:rPr>
        <w:t>=’C’)</w:t>
      </w:r>
      <w:r w:rsidR="000A4E83">
        <w:rPr>
          <w:sz w:val="24"/>
          <w:szCs w:val="18"/>
        </w:rPr>
        <w:t>.</w:t>
      </w:r>
    </w:p>
    <w:p w:rsidR="00932DEB" w:rsidRDefault="00932DEB" w:rsidP="00932DEB">
      <w:pPr>
        <w:pStyle w:val="ListParagraph"/>
        <w:rPr>
          <w:szCs w:val="18"/>
        </w:rPr>
      </w:pPr>
    </w:p>
    <w:p w:rsidR="00932DEB" w:rsidRDefault="00932DEB" w:rsidP="00741F14">
      <w:pPr>
        <w:pStyle w:val="ListParagraph"/>
        <w:rPr>
          <w:szCs w:val="18"/>
        </w:rPr>
      </w:pPr>
      <w:r>
        <w:rPr>
          <w:noProof/>
        </w:rPr>
        <w:lastRenderedPageBreak/>
        <w:drawing>
          <wp:inline distT="0" distB="0" distL="0" distR="0" wp14:anchorId="2CDE5EF5" wp14:editId="69ED9E90">
            <wp:extent cx="5676900"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76900" cy="3924300"/>
                    </a:xfrm>
                    <a:prstGeom prst="rect">
                      <a:avLst/>
                    </a:prstGeom>
                  </pic:spPr>
                </pic:pic>
              </a:graphicData>
            </a:graphic>
          </wp:inline>
        </w:drawing>
      </w:r>
    </w:p>
    <w:p w:rsidR="00932DEB" w:rsidRDefault="00932DEB" w:rsidP="00932DEB">
      <w:pPr>
        <w:pStyle w:val="ListParagraph"/>
        <w:ind w:left="144"/>
        <w:rPr>
          <w:szCs w:val="18"/>
        </w:rPr>
      </w:pPr>
    </w:p>
    <w:p w:rsidR="00932DEB" w:rsidRPr="000A4E83" w:rsidRDefault="00932DEB" w:rsidP="00741F14">
      <w:pPr>
        <w:pStyle w:val="ListParagraph"/>
        <w:rPr>
          <w:sz w:val="24"/>
          <w:szCs w:val="18"/>
        </w:rPr>
      </w:pPr>
      <w:r w:rsidRPr="000A4E83">
        <w:rPr>
          <w:sz w:val="24"/>
          <w:szCs w:val="18"/>
        </w:rPr>
        <w:t>Current active version will be automatically closed.</w:t>
      </w:r>
    </w:p>
    <w:p w:rsidR="00932DEB" w:rsidRPr="000A4E83" w:rsidRDefault="00932DEB" w:rsidP="00741F14">
      <w:pPr>
        <w:pStyle w:val="ListParagraph"/>
        <w:rPr>
          <w:sz w:val="24"/>
          <w:szCs w:val="18"/>
        </w:rPr>
      </w:pPr>
    </w:p>
    <w:p w:rsidR="00932DEB" w:rsidRPr="000A4E83" w:rsidRDefault="00932DEB" w:rsidP="00741F14">
      <w:pPr>
        <w:pStyle w:val="ListParagraph"/>
        <w:rPr>
          <w:sz w:val="24"/>
          <w:szCs w:val="18"/>
        </w:rPr>
      </w:pPr>
      <w:r w:rsidRPr="000A4E83">
        <w:rPr>
          <w:sz w:val="24"/>
          <w:szCs w:val="18"/>
        </w:rPr>
        <w:t>User will receive a warning message when reopening closed version:</w:t>
      </w:r>
    </w:p>
    <w:p w:rsidR="00932DEB" w:rsidRPr="000A4E83" w:rsidRDefault="00932DEB" w:rsidP="00741F14">
      <w:pPr>
        <w:pStyle w:val="ListParagraph"/>
        <w:rPr>
          <w:sz w:val="24"/>
          <w:szCs w:val="18"/>
        </w:rPr>
      </w:pPr>
      <w:r w:rsidRPr="000A4E83">
        <w:rPr>
          <w:sz w:val="24"/>
          <w:szCs w:val="18"/>
        </w:rPr>
        <w:t xml:space="preserve">Message 112 “Version </w:t>
      </w:r>
      <w:proofErr w:type="gramStart"/>
      <w:r w:rsidRPr="000A4E83">
        <w:rPr>
          <w:sz w:val="24"/>
          <w:szCs w:val="18"/>
        </w:rPr>
        <w:t>%[</w:t>
      </w:r>
      <w:proofErr w:type="gramEnd"/>
      <w:r w:rsidRPr="000A4E83">
        <w:rPr>
          <w:sz w:val="24"/>
          <w:szCs w:val="18"/>
        </w:rPr>
        <w:t>active versio</w:t>
      </w:r>
      <w:ins w:id="1098" w:author="Ella Goldberg(Contractor)" w:date="2013-11-06T00:42:00Z">
        <w:r w:rsidR="007419A3">
          <w:rPr>
            <w:sz w:val="24"/>
            <w:szCs w:val="18"/>
          </w:rPr>
          <w:t>n</w:t>
        </w:r>
      </w:ins>
      <w:r w:rsidRPr="000A4E83">
        <w:rPr>
          <w:sz w:val="24"/>
          <w:szCs w:val="18"/>
        </w:rPr>
        <w:t xml:space="preserve"> name] will be closed. Are you sure you want to reopen version %name?”</w:t>
      </w:r>
    </w:p>
    <w:p w:rsidR="00932DEB" w:rsidRPr="000A4E83" w:rsidRDefault="00932DEB" w:rsidP="00741F14">
      <w:pPr>
        <w:pStyle w:val="ListParagraph"/>
        <w:rPr>
          <w:sz w:val="24"/>
          <w:szCs w:val="18"/>
        </w:rPr>
      </w:pPr>
    </w:p>
    <w:p w:rsidR="00932DEB" w:rsidRPr="000A4E83" w:rsidRDefault="00932DEB" w:rsidP="00741F14">
      <w:pPr>
        <w:pStyle w:val="ListParagraph"/>
        <w:rPr>
          <w:sz w:val="24"/>
          <w:szCs w:val="18"/>
        </w:rPr>
      </w:pPr>
      <w:r w:rsidRPr="004C6DDB">
        <w:rPr>
          <w:b/>
          <w:sz w:val="24"/>
          <w:szCs w:val="18"/>
        </w:rPr>
        <w:t>DB</w:t>
      </w:r>
      <w:r w:rsidRPr="000A4E83">
        <w:rPr>
          <w:sz w:val="24"/>
          <w:szCs w:val="18"/>
        </w:rPr>
        <w:t>:</w:t>
      </w:r>
    </w:p>
    <w:p w:rsidR="00932DEB" w:rsidRPr="000A4E83" w:rsidRDefault="00932DEB" w:rsidP="00D00630">
      <w:pPr>
        <w:pStyle w:val="ListParagraph"/>
        <w:rPr>
          <w:sz w:val="24"/>
          <w:szCs w:val="18"/>
        </w:rPr>
      </w:pPr>
      <w:r w:rsidRPr="000A4E83">
        <w:rPr>
          <w:sz w:val="24"/>
          <w:szCs w:val="18"/>
        </w:rPr>
        <w:t xml:space="preserve">Update </w:t>
      </w:r>
      <w:r w:rsidR="005D71C5">
        <w:rPr>
          <w:sz w:val="24"/>
          <w:szCs w:val="18"/>
        </w:rPr>
        <w:t>Version</w:t>
      </w:r>
      <w:r w:rsidRPr="000A4E83">
        <w:rPr>
          <w:sz w:val="24"/>
          <w:szCs w:val="18"/>
        </w:rPr>
        <w:t xml:space="preserve"> set </w:t>
      </w:r>
      <w:proofErr w:type="spellStart"/>
      <w:r w:rsidRPr="000A4E83">
        <w:rPr>
          <w:sz w:val="24"/>
          <w:szCs w:val="18"/>
        </w:rPr>
        <w:t>VersionStatus</w:t>
      </w:r>
      <w:proofErr w:type="spellEnd"/>
      <w:r w:rsidRPr="000A4E83">
        <w:rPr>
          <w:sz w:val="24"/>
          <w:szCs w:val="18"/>
        </w:rPr>
        <w:t xml:space="preserve">=’C’, </w:t>
      </w:r>
      <w:proofErr w:type="spellStart"/>
      <w:r w:rsidRPr="000A4E83">
        <w:rPr>
          <w:sz w:val="24"/>
          <w:szCs w:val="18"/>
        </w:rPr>
        <w:t>expirationDate</w:t>
      </w:r>
      <w:proofErr w:type="spellEnd"/>
      <w:r w:rsidRPr="000A4E83">
        <w:rPr>
          <w:sz w:val="24"/>
          <w:szCs w:val="18"/>
        </w:rPr>
        <w:t xml:space="preserve">= </w:t>
      </w:r>
      <w:proofErr w:type="spellStart"/>
      <w:r w:rsidRPr="000A4E83">
        <w:rPr>
          <w:sz w:val="24"/>
          <w:szCs w:val="18"/>
        </w:rPr>
        <w:t>sysdatetime</w:t>
      </w:r>
      <w:proofErr w:type="spellEnd"/>
      <w:r w:rsidRPr="000A4E83">
        <w:rPr>
          <w:sz w:val="24"/>
          <w:szCs w:val="18"/>
        </w:rPr>
        <w:t xml:space="preserve"> for </w:t>
      </w:r>
      <w:del w:id="1099" w:author="Ella Goldberg(Contractor)" w:date="2013-11-05T23:57:00Z">
        <w:r w:rsidRPr="000A4E83" w:rsidDel="00D00630">
          <w:rPr>
            <w:sz w:val="24"/>
            <w:szCs w:val="18"/>
          </w:rPr>
          <w:delText xml:space="preserve">versionId of </w:delText>
        </w:r>
      </w:del>
      <w:r w:rsidRPr="000A4E83">
        <w:rPr>
          <w:sz w:val="24"/>
          <w:szCs w:val="18"/>
        </w:rPr>
        <w:t>current active version</w:t>
      </w:r>
      <w:r w:rsidR="00FA60E1">
        <w:rPr>
          <w:sz w:val="24"/>
          <w:szCs w:val="18"/>
        </w:rPr>
        <w:t>.</w:t>
      </w:r>
    </w:p>
    <w:p w:rsidR="00932DEB" w:rsidRPr="000A4E83" w:rsidRDefault="00932DEB" w:rsidP="00741F14">
      <w:pPr>
        <w:pStyle w:val="ListParagraph"/>
        <w:rPr>
          <w:sz w:val="24"/>
          <w:szCs w:val="18"/>
        </w:rPr>
      </w:pPr>
      <w:r w:rsidRPr="000A4E83">
        <w:rPr>
          <w:sz w:val="24"/>
          <w:szCs w:val="18"/>
        </w:rPr>
        <w:t xml:space="preserve">Update </w:t>
      </w:r>
      <w:r w:rsidR="005D71C5">
        <w:rPr>
          <w:sz w:val="24"/>
          <w:szCs w:val="18"/>
        </w:rPr>
        <w:t>Version</w:t>
      </w:r>
      <w:r w:rsidRPr="000A4E83">
        <w:rPr>
          <w:sz w:val="24"/>
          <w:szCs w:val="18"/>
        </w:rPr>
        <w:t xml:space="preserve"> set </w:t>
      </w:r>
      <w:proofErr w:type="spellStart"/>
      <w:r w:rsidRPr="000A4E83">
        <w:rPr>
          <w:sz w:val="24"/>
          <w:szCs w:val="18"/>
        </w:rPr>
        <w:t>VersionStatus</w:t>
      </w:r>
      <w:proofErr w:type="spellEnd"/>
      <w:r w:rsidRPr="000A4E83">
        <w:rPr>
          <w:sz w:val="24"/>
          <w:szCs w:val="18"/>
        </w:rPr>
        <w:t xml:space="preserve">=’O’, </w:t>
      </w:r>
      <w:proofErr w:type="spellStart"/>
      <w:r w:rsidRPr="000A4E83">
        <w:rPr>
          <w:sz w:val="24"/>
          <w:szCs w:val="18"/>
        </w:rPr>
        <w:t>ExpirationDate</w:t>
      </w:r>
      <w:proofErr w:type="spellEnd"/>
      <w:r w:rsidRPr="000A4E83">
        <w:rPr>
          <w:sz w:val="24"/>
          <w:szCs w:val="18"/>
        </w:rPr>
        <w:t xml:space="preserve"> null for </w:t>
      </w:r>
      <w:proofErr w:type="spellStart"/>
      <w:r w:rsidRPr="000A4E83">
        <w:rPr>
          <w:sz w:val="24"/>
          <w:szCs w:val="18"/>
        </w:rPr>
        <w:t>versionId</w:t>
      </w:r>
      <w:proofErr w:type="spellEnd"/>
      <w:r w:rsidRPr="000A4E83">
        <w:rPr>
          <w:sz w:val="24"/>
          <w:szCs w:val="18"/>
        </w:rPr>
        <w:t xml:space="preserve"> of reopened version</w:t>
      </w:r>
      <w:r w:rsidR="00FA60E1">
        <w:rPr>
          <w:sz w:val="24"/>
          <w:szCs w:val="18"/>
        </w:rPr>
        <w:t>.</w:t>
      </w:r>
    </w:p>
    <w:p w:rsidR="00932DEB" w:rsidRPr="000A4E83" w:rsidRDefault="00932DEB" w:rsidP="00932DEB">
      <w:pPr>
        <w:pStyle w:val="ListParagraph"/>
        <w:ind w:left="144"/>
        <w:rPr>
          <w:sz w:val="24"/>
          <w:szCs w:val="18"/>
        </w:rPr>
      </w:pPr>
    </w:p>
    <w:p w:rsidR="00932DEB" w:rsidRPr="00C954AB" w:rsidRDefault="00932DEB" w:rsidP="00741F14">
      <w:pPr>
        <w:pStyle w:val="ListParagraph"/>
        <w:rPr>
          <w:szCs w:val="18"/>
        </w:rPr>
      </w:pPr>
      <w:r>
        <w:rPr>
          <w:noProof/>
        </w:rPr>
        <w:lastRenderedPageBreak/>
        <w:drawing>
          <wp:inline distT="0" distB="0" distL="0" distR="0" wp14:anchorId="5BE8F80A" wp14:editId="13808FE5">
            <wp:extent cx="565785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57850" cy="3448050"/>
                    </a:xfrm>
                    <a:prstGeom prst="rect">
                      <a:avLst/>
                    </a:prstGeom>
                  </pic:spPr>
                </pic:pic>
              </a:graphicData>
            </a:graphic>
          </wp:inline>
        </w:drawing>
      </w:r>
    </w:p>
    <w:p w:rsidR="00932DEB" w:rsidRPr="00373687" w:rsidRDefault="00932DEB" w:rsidP="00D92288">
      <w:pPr>
        <w:pStyle w:val="Heading2"/>
      </w:pPr>
      <w:bookmarkStart w:id="1100" w:name="_Toc370395986"/>
      <w:bookmarkStart w:id="1101" w:name="_Toc370907234"/>
      <w:bookmarkStart w:id="1102" w:name="_Toc367118002"/>
      <w:r>
        <w:t xml:space="preserve">Activate Content </w:t>
      </w:r>
      <w:r w:rsidRPr="00D92288">
        <w:t>and</w:t>
      </w:r>
      <w:r>
        <w:t xml:space="preserve"> </w:t>
      </w:r>
      <w:r w:rsidRPr="00373687">
        <w:t>Copy content files</w:t>
      </w:r>
      <w:bookmarkEnd w:id="1100"/>
      <w:bookmarkEnd w:id="1101"/>
    </w:p>
    <w:p w:rsidR="00932DEB" w:rsidRDefault="00932DEB" w:rsidP="00932DEB">
      <w:pPr>
        <w:rPr>
          <w:szCs w:val="18"/>
        </w:rPr>
      </w:pPr>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User will be able to activate any content by opening project’s first tab and selecting an ‘Execute’ option from content menu or by double click on Content. </w:t>
      </w:r>
    </w:p>
    <w:p w:rsidR="00932DEB" w:rsidRPr="000A4E83" w:rsidRDefault="00932DEB" w:rsidP="00D445C4">
      <w:pPr>
        <w:ind w:left="360"/>
        <w:rPr>
          <w:rFonts w:asciiTheme="minorHAnsi" w:hAnsiTheme="minorHAnsi"/>
          <w:szCs w:val="18"/>
        </w:rPr>
      </w:pPr>
      <w:r w:rsidRPr="000A4E83">
        <w:rPr>
          <w:rFonts w:asciiTheme="minorHAnsi" w:hAnsiTheme="minorHAnsi"/>
          <w:szCs w:val="18"/>
        </w:rPr>
        <w:t>Executable file path is provided as part of content details list by CM function (</w:t>
      </w:r>
      <w:proofErr w:type="spellStart"/>
      <w:r w:rsidRPr="000A4E83">
        <w:rPr>
          <w:rFonts w:asciiTheme="minorHAnsi" w:hAnsiTheme="minorHAnsi"/>
          <w:szCs w:val="18"/>
        </w:rPr>
        <w:t>GetTreeObjects</w:t>
      </w:r>
      <w:proofErr w:type="spellEnd"/>
      <w:r w:rsidRPr="000A4E83">
        <w:rPr>
          <w:rFonts w:asciiTheme="minorHAnsi" w:hAnsiTheme="minorHAnsi"/>
          <w:szCs w:val="18"/>
        </w:rPr>
        <w:t xml:space="preserve"> function). The file will be executed from the local drive after being copied (see below). The system will be able to pass parameters (</w:t>
      </w:r>
      <w:proofErr w:type="spellStart"/>
      <w:r w:rsidRPr="000A4E83">
        <w:rPr>
          <w:rFonts w:asciiTheme="minorHAnsi" w:hAnsiTheme="minorHAnsi"/>
          <w:szCs w:val="18"/>
        </w:rPr>
        <w:t>ProjectCode</w:t>
      </w:r>
      <w:proofErr w:type="spellEnd"/>
      <w:r w:rsidRPr="000A4E83">
        <w:rPr>
          <w:rFonts w:asciiTheme="minorHAnsi" w:hAnsiTheme="minorHAnsi"/>
          <w:szCs w:val="18"/>
        </w:rPr>
        <w:t xml:space="preserve">, </w:t>
      </w:r>
      <w:proofErr w:type="spellStart"/>
      <w:r w:rsidRPr="000A4E83">
        <w:rPr>
          <w:rFonts w:asciiTheme="minorHAnsi" w:hAnsiTheme="minorHAnsi"/>
          <w:szCs w:val="18"/>
        </w:rPr>
        <w:t>ProjectStep</w:t>
      </w:r>
      <w:proofErr w:type="spellEnd"/>
      <w:r w:rsidRPr="000A4E83">
        <w:rPr>
          <w:rFonts w:asciiTheme="minorHAnsi" w:hAnsiTheme="minorHAnsi"/>
          <w:szCs w:val="18"/>
        </w:rPr>
        <w:t>, etc.) to the executable.</w:t>
      </w:r>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Authorized user will be able to activate content associated to any version regardless the status (Active, Closed) – refer </w:t>
      </w:r>
      <w:hyperlink w:anchor="_Security" w:history="1">
        <w:r w:rsidRPr="000A4E83">
          <w:rPr>
            <w:rStyle w:val="Hyperlink"/>
            <w:rFonts w:asciiTheme="minorHAnsi" w:hAnsiTheme="minorHAnsi"/>
            <w:szCs w:val="18"/>
          </w:rPr>
          <w:t>Security</w:t>
        </w:r>
      </w:hyperlink>
      <w:r w:rsidRPr="000A4E83">
        <w:rPr>
          <w:rFonts w:asciiTheme="minorHAnsi" w:hAnsiTheme="minorHAnsi"/>
          <w:szCs w:val="18"/>
        </w:rPr>
        <w:t xml:space="preserve"> section for details</w:t>
      </w:r>
      <w:r w:rsidR="000A4E83">
        <w:rPr>
          <w:rFonts w:asciiTheme="minorHAnsi" w:hAnsiTheme="minorHAnsi"/>
          <w:szCs w:val="18"/>
        </w:rPr>
        <w:t>.</w:t>
      </w:r>
    </w:p>
    <w:p w:rsidR="00932DEB" w:rsidRPr="000A4E83" w:rsidRDefault="00932DEB" w:rsidP="00D445C4">
      <w:pPr>
        <w:ind w:left="360"/>
        <w:rPr>
          <w:rFonts w:asciiTheme="minorHAnsi" w:hAnsiTheme="minorHAnsi"/>
          <w:szCs w:val="18"/>
        </w:rPr>
      </w:pPr>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Files assigned to project’s contents will be copied from network drive to local machine prior to project activation. </w:t>
      </w:r>
    </w:p>
    <w:p w:rsidR="00932DEB" w:rsidRPr="000A4E83" w:rsidRDefault="00932DEB" w:rsidP="00D445C4">
      <w:pPr>
        <w:ind w:left="360"/>
        <w:rPr>
          <w:rFonts w:asciiTheme="minorHAnsi" w:hAnsiTheme="minorHAnsi"/>
          <w:szCs w:val="18"/>
        </w:rPr>
      </w:pPr>
      <w:r w:rsidRPr="000A4E83">
        <w:rPr>
          <w:rFonts w:asciiTheme="minorHAnsi" w:hAnsiTheme="minorHAnsi"/>
          <w:szCs w:val="18"/>
        </w:rPr>
        <w:t>User action: select any content assigned to the project, right click</w:t>
      </w:r>
      <w:r w:rsidRPr="000A4E83">
        <w:rPr>
          <w:rFonts w:asciiTheme="minorHAnsi" w:hAnsiTheme="minorHAnsi"/>
          <w:szCs w:val="18"/>
        </w:rPr>
        <w:sym w:font="Wingdings" w:char="F0E0"/>
      </w:r>
      <w:r w:rsidRPr="000A4E83">
        <w:rPr>
          <w:rFonts w:asciiTheme="minorHAnsi" w:hAnsiTheme="minorHAnsi"/>
          <w:szCs w:val="18"/>
        </w:rPr>
        <w:t>Execute or Double Click on Content.</w:t>
      </w:r>
    </w:p>
    <w:p w:rsidR="00932DEB" w:rsidRPr="000A4E83" w:rsidRDefault="00932DEB" w:rsidP="00D445C4">
      <w:pPr>
        <w:ind w:left="360"/>
        <w:rPr>
          <w:rFonts w:asciiTheme="minorHAnsi" w:hAnsiTheme="minorHAnsi"/>
          <w:szCs w:val="18"/>
        </w:rPr>
      </w:pPr>
    </w:p>
    <w:p w:rsidR="00932DEB" w:rsidRPr="000A4E83" w:rsidRDefault="00932DEB" w:rsidP="00D445C4">
      <w:pPr>
        <w:ind w:left="360"/>
        <w:rPr>
          <w:rFonts w:asciiTheme="minorHAnsi" w:hAnsiTheme="minorHAnsi"/>
          <w:szCs w:val="22"/>
        </w:rPr>
      </w:pPr>
      <w:r w:rsidRPr="000A4E83">
        <w:rPr>
          <w:rFonts w:asciiTheme="minorHAnsi" w:hAnsiTheme="minorHAnsi"/>
          <w:szCs w:val="22"/>
        </w:rPr>
        <w:t xml:space="preserve">Each Content file is handled as a concatenation string of </w:t>
      </w:r>
      <w:proofErr w:type="spellStart"/>
      <w:r w:rsidRPr="000A4E83">
        <w:rPr>
          <w:rFonts w:asciiTheme="minorHAnsi" w:hAnsiTheme="minorHAnsi"/>
          <w:szCs w:val="22"/>
        </w:rPr>
        <w:t>fileRelativePath</w:t>
      </w:r>
      <w:proofErr w:type="spellEnd"/>
      <w:r w:rsidRPr="000A4E83">
        <w:rPr>
          <w:rFonts w:asciiTheme="minorHAnsi" w:hAnsiTheme="minorHAnsi"/>
          <w:szCs w:val="22"/>
        </w:rPr>
        <w:t xml:space="preserve"> and </w:t>
      </w:r>
      <w:proofErr w:type="spellStart"/>
      <w:r w:rsidRPr="000A4E83">
        <w:rPr>
          <w:rFonts w:asciiTheme="minorHAnsi" w:hAnsiTheme="minorHAnsi"/>
          <w:szCs w:val="22"/>
        </w:rPr>
        <w:t>FIleName</w:t>
      </w:r>
      <w:proofErr w:type="spellEnd"/>
      <w:r w:rsidRPr="000A4E83">
        <w:rPr>
          <w:rFonts w:asciiTheme="minorHAnsi" w:hAnsiTheme="minorHAnsi"/>
          <w:szCs w:val="22"/>
        </w:rPr>
        <w:t xml:space="preserve"> values returned by </w:t>
      </w:r>
      <w:proofErr w:type="spellStart"/>
      <w:r w:rsidRPr="000A4E83">
        <w:rPr>
          <w:rFonts w:asciiTheme="minorHAnsi" w:hAnsiTheme="minorHAnsi"/>
          <w:szCs w:val="22"/>
        </w:rPr>
        <w:t>GetTreeObjects</w:t>
      </w:r>
      <w:proofErr w:type="spellEnd"/>
      <w:r w:rsidRPr="000A4E83">
        <w:rPr>
          <w:rFonts w:asciiTheme="minorHAnsi" w:hAnsiTheme="minorHAnsi"/>
          <w:szCs w:val="22"/>
        </w:rPr>
        <w:t xml:space="preserve"> function:</w:t>
      </w:r>
    </w:p>
    <w:p w:rsidR="00932DEB" w:rsidRPr="000A4E83" w:rsidRDefault="00932DEB" w:rsidP="00D445C4">
      <w:pPr>
        <w:ind w:left="360"/>
        <w:rPr>
          <w:rFonts w:asciiTheme="minorHAnsi" w:hAnsiTheme="minorHAnsi"/>
        </w:rPr>
      </w:pPr>
      <w:r w:rsidRPr="000A4E83">
        <w:rPr>
          <w:rFonts w:asciiTheme="minorHAnsi" w:hAnsiTheme="minorHAnsi"/>
          <w:b/>
          <w:bCs/>
          <w:color w:val="604A7B"/>
        </w:rPr>
        <w:t>’\’</w:t>
      </w:r>
      <w:r w:rsidRPr="000A4E83">
        <w:rPr>
          <w:rFonts w:asciiTheme="minorHAnsi" w:hAnsiTheme="minorHAnsi"/>
        </w:rPr>
        <w:t xml:space="preserve"> +‘</w:t>
      </w:r>
      <w:proofErr w:type="spellStart"/>
      <w:r w:rsidRPr="000A4E83">
        <w:rPr>
          <w:rFonts w:asciiTheme="minorHAnsi" w:hAnsiTheme="minorHAnsi"/>
          <w:color w:val="604A7B"/>
          <w:sz w:val="20"/>
        </w:rPr>
        <w:t>TreeNode</w:t>
      </w:r>
      <w:proofErr w:type="spellEnd"/>
      <w:r w:rsidRPr="000A4E83">
        <w:rPr>
          <w:rFonts w:asciiTheme="minorHAnsi" w:hAnsiTheme="minorHAnsi"/>
          <w:color w:val="604A7B"/>
          <w:sz w:val="20"/>
        </w:rPr>
        <w:t>-&gt;</w:t>
      </w:r>
      <w:proofErr w:type="spellStart"/>
      <w:r w:rsidRPr="000A4E83">
        <w:rPr>
          <w:rFonts w:asciiTheme="minorHAnsi" w:hAnsiTheme="minorHAnsi"/>
          <w:color w:val="604A7B"/>
          <w:sz w:val="20"/>
        </w:rPr>
        <w:t>TreeNodetype</w:t>
      </w:r>
      <w:proofErr w:type="spellEnd"/>
      <w:r w:rsidRPr="000A4E83">
        <w:rPr>
          <w:rFonts w:asciiTheme="minorHAnsi" w:hAnsiTheme="minorHAnsi"/>
          <w:color w:val="604A7B"/>
          <w:sz w:val="20"/>
        </w:rPr>
        <w:t xml:space="preserve">-&gt; </w:t>
      </w:r>
      <w:proofErr w:type="spellStart"/>
      <w:r w:rsidRPr="000A4E83">
        <w:rPr>
          <w:rFonts w:asciiTheme="minorHAnsi" w:hAnsiTheme="minorHAnsi"/>
          <w:color w:val="604A7B"/>
          <w:sz w:val="20"/>
        </w:rPr>
        <w:t>ContentVersion</w:t>
      </w:r>
      <w:proofErr w:type="spellEnd"/>
      <w:r w:rsidRPr="000A4E83">
        <w:rPr>
          <w:rFonts w:asciiTheme="minorHAnsi" w:hAnsiTheme="minorHAnsi"/>
          <w:color w:val="604A7B"/>
          <w:sz w:val="20"/>
        </w:rPr>
        <w:t>-&gt;</w:t>
      </w:r>
      <w:proofErr w:type="spellStart"/>
      <w:r w:rsidRPr="000A4E83">
        <w:rPr>
          <w:rFonts w:asciiTheme="minorHAnsi" w:hAnsiTheme="minorHAnsi"/>
          <w:color w:val="604A7B"/>
          <w:sz w:val="20"/>
        </w:rPr>
        <w:t>ContentFile</w:t>
      </w:r>
      <w:proofErr w:type="spellEnd"/>
      <w:r w:rsidRPr="000A4E83">
        <w:rPr>
          <w:rFonts w:asciiTheme="minorHAnsi" w:hAnsiTheme="minorHAnsi"/>
          <w:color w:val="604A7B"/>
          <w:sz w:val="20"/>
        </w:rPr>
        <w:t>-&gt;</w:t>
      </w:r>
      <w:proofErr w:type="spellStart"/>
      <w:r w:rsidRPr="000A4E83">
        <w:rPr>
          <w:rFonts w:asciiTheme="minorHAnsi" w:hAnsiTheme="minorHAnsi"/>
          <w:b/>
          <w:bCs/>
          <w:color w:val="604A7B"/>
          <w:u w:val="single"/>
        </w:rPr>
        <w:t>FileRelativePath</w:t>
      </w:r>
      <w:proofErr w:type="spellEnd"/>
      <w:r w:rsidRPr="000A4E83">
        <w:rPr>
          <w:rFonts w:asciiTheme="minorHAnsi" w:hAnsiTheme="minorHAnsi"/>
        </w:rPr>
        <w:t>’ + ‘</w:t>
      </w:r>
      <w:r w:rsidRPr="000A4E83">
        <w:rPr>
          <w:rFonts w:asciiTheme="minorHAnsi" w:hAnsiTheme="minorHAnsi"/>
          <w:b/>
          <w:bCs/>
          <w:color w:val="604A7B"/>
        </w:rPr>
        <w:t>\</w:t>
      </w:r>
      <w:r w:rsidRPr="000A4E83">
        <w:rPr>
          <w:rFonts w:asciiTheme="minorHAnsi" w:hAnsiTheme="minorHAnsi"/>
        </w:rPr>
        <w:t xml:space="preserve">’+’ </w:t>
      </w:r>
      <w:proofErr w:type="spellStart"/>
      <w:r w:rsidRPr="000A4E83">
        <w:rPr>
          <w:rFonts w:asciiTheme="minorHAnsi" w:hAnsiTheme="minorHAnsi"/>
          <w:color w:val="604A7B"/>
          <w:sz w:val="20"/>
        </w:rPr>
        <w:t>TreeNode</w:t>
      </w:r>
      <w:proofErr w:type="spellEnd"/>
      <w:r w:rsidRPr="000A4E83">
        <w:rPr>
          <w:rFonts w:asciiTheme="minorHAnsi" w:hAnsiTheme="minorHAnsi"/>
          <w:color w:val="604A7B"/>
          <w:sz w:val="20"/>
        </w:rPr>
        <w:t>-&gt;</w:t>
      </w:r>
      <w:proofErr w:type="spellStart"/>
      <w:r w:rsidRPr="000A4E83">
        <w:rPr>
          <w:rFonts w:asciiTheme="minorHAnsi" w:hAnsiTheme="minorHAnsi"/>
          <w:color w:val="604A7B"/>
          <w:sz w:val="20"/>
        </w:rPr>
        <w:t>TreeNodetype</w:t>
      </w:r>
      <w:proofErr w:type="spellEnd"/>
      <w:r w:rsidRPr="000A4E83">
        <w:rPr>
          <w:rFonts w:asciiTheme="minorHAnsi" w:hAnsiTheme="minorHAnsi"/>
          <w:color w:val="604A7B"/>
          <w:sz w:val="20"/>
        </w:rPr>
        <w:t xml:space="preserve">-&gt; </w:t>
      </w:r>
      <w:proofErr w:type="spellStart"/>
      <w:r w:rsidRPr="000A4E83">
        <w:rPr>
          <w:rFonts w:asciiTheme="minorHAnsi" w:hAnsiTheme="minorHAnsi"/>
          <w:color w:val="604A7B"/>
          <w:sz w:val="20"/>
        </w:rPr>
        <w:t>ContentVersion</w:t>
      </w:r>
      <w:proofErr w:type="spellEnd"/>
      <w:r w:rsidRPr="000A4E83">
        <w:rPr>
          <w:rFonts w:asciiTheme="minorHAnsi" w:hAnsiTheme="minorHAnsi"/>
          <w:color w:val="604A7B"/>
          <w:sz w:val="20"/>
        </w:rPr>
        <w:t>-&gt;</w:t>
      </w:r>
      <w:proofErr w:type="spellStart"/>
      <w:r w:rsidRPr="000A4E83">
        <w:rPr>
          <w:rFonts w:asciiTheme="minorHAnsi" w:hAnsiTheme="minorHAnsi"/>
          <w:color w:val="604A7B"/>
          <w:sz w:val="20"/>
        </w:rPr>
        <w:t>ContentFile</w:t>
      </w:r>
      <w:proofErr w:type="spellEnd"/>
      <w:r w:rsidRPr="000A4E83">
        <w:rPr>
          <w:rFonts w:asciiTheme="minorHAnsi" w:hAnsiTheme="minorHAnsi"/>
          <w:color w:val="604A7B"/>
          <w:sz w:val="20"/>
        </w:rPr>
        <w:t>-&gt;</w:t>
      </w:r>
      <w:proofErr w:type="spellStart"/>
      <w:r w:rsidRPr="000A4E83">
        <w:rPr>
          <w:rFonts w:asciiTheme="minorHAnsi" w:hAnsiTheme="minorHAnsi"/>
          <w:b/>
          <w:bCs/>
          <w:color w:val="604A7B"/>
          <w:u w:val="single"/>
        </w:rPr>
        <w:t>FileName</w:t>
      </w:r>
      <w:proofErr w:type="spellEnd"/>
      <w:r w:rsidRPr="000A4E83">
        <w:rPr>
          <w:rFonts w:asciiTheme="minorHAnsi" w:hAnsiTheme="minorHAnsi"/>
          <w:u w:val="single"/>
        </w:rPr>
        <w:t>’</w:t>
      </w:r>
    </w:p>
    <w:p w:rsidR="00932DEB" w:rsidRPr="000A4E83" w:rsidRDefault="00932DEB" w:rsidP="00D445C4">
      <w:pPr>
        <w:ind w:left="360"/>
        <w:rPr>
          <w:rFonts w:asciiTheme="minorHAnsi" w:hAnsiTheme="minorHAnsi"/>
          <w:szCs w:val="18"/>
        </w:rPr>
      </w:pPr>
    </w:p>
    <w:p w:rsidR="00932DEB" w:rsidRPr="000A4E83" w:rsidRDefault="00932DEB" w:rsidP="0093313E">
      <w:pPr>
        <w:ind w:left="360"/>
        <w:rPr>
          <w:rFonts w:asciiTheme="minorHAnsi" w:hAnsiTheme="minorHAnsi"/>
          <w:szCs w:val="18"/>
        </w:rPr>
      </w:pPr>
      <w:r w:rsidRPr="000A4E83">
        <w:rPr>
          <w:rFonts w:asciiTheme="minorHAnsi" w:hAnsiTheme="minorHAnsi"/>
          <w:szCs w:val="18"/>
        </w:rPr>
        <w:t xml:space="preserve">The files will be </w:t>
      </w:r>
      <w:r w:rsidRPr="000A4E83">
        <w:rPr>
          <w:rFonts w:asciiTheme="minorHAnsi" w:hAnsiTheme="minorHAnsi"/>
          <w:szCs w:val="22"/>
        </w:rPr>
        <w:t>copied to version home folder (</w:t>
      </w:r>
      <w:proofErr w:type="spellStart"/>
      <w:r w:rsidR="00EF3DC3">
        <w:rPr>
          <w:rFonts w:asciiTheme="minorHAnsi" w:hAnsiTheme="minorHAnsi"/>
          <w:szCs w:val="22"/>
        </w:rPr>
        <w:t>ATS_Version.</w:t>
      </w:r>
      <w:del w:id="1103" w:author="Ella Goldberg(Contractor)" w:date="2013-11-05T23:58:00Z">
        <w:r w:rsidRPr="000A4E83" w:rsidDel="0093313E">
          <w:rPr>
            <w:rFonts w:asciiTheme="minorHAnsi" w:hAnsiTheme="minorHAnsi"/>
            <w:szCs w:val="22"/>
          </w:rPr>
          <w:delText>TargetDestination</w:delText>
        </w:r>
      </w:del>
      <w:ins w:id="1104" w:author="Ella Goldberg(Contractor)" w:date="2013-11-05T23:58:00Z">
        <w:r w:rsidR="0093313E" w:rsidRPr="000A4E83">
          <w:rPr>
            <w:rFonts w:asciiTheme="minorHAnsi" w:hAnsiTheme="minorHAnsi"/>
            <w:szCs w:val="22"/>
          </w:rPr>
          <w:t>Target</w:t>
        </w:r>
        <w:r w:rsidR="0093313E">
          <w:rPr>
            <w:rFonts w:asciiTheme="minorHAnsi" w:hAnsiTheme="minorHAnsi"/>
            <w:szCs w:val="22"/>
          </w:rPr>
          <w:t>Path</w:t>
        </w:r>
      </w:ins>
      <w:proofErr w:type="spellEnd"/>
      <w:r w:rsidRPr="000A4E83">
        <w:rPr>
          <w:rFonts w:asciiTheme="minorHAnsi" w:hAnsiTheme="minorHAnsi"/>
          <w:szCs w:val="22"/>
        </w:rPr>
        <w:t xml:space="preserve">) including </w:t>
      </w:r>
      <w:proofErr w:type="spellStart"/>
      <w:r w:rsidRPr="000A4E83">
        <w:rPr>
          <w:rFonts w:asciiTheme="minorHAnsi" w:hAnsiTheme="minorHAnsi"/>
          <w:szCs w:val="22"/>
        </w:rPr>
        <w:t>FileRelativePath</w:t>
      </w:r>
      <w:proofErr w:type="spellEnd"/>
      <w:r w:rsidRPr="000A4E83">
        <w:rPr>
          <w:rFonts w:asciiTheme="minorHAnsi" w:hAnsiTheme="minorHAnsi"/>
          <w:szCs w:val="22"/>
        </w:rPr>
        <w:t xml:space="preserve"> and</w:t>
      </w:r>
      <w:r w:rsidRPr="000A4E83">
        <w:rPr>
          <w:rFonts w:asciiTheme="minorHAnsi" w:hAnsiTheme="minorHAnsi"/>
        </w:rPr>
        <w:t xml:space="preserve"> </w:t>
      </w:r>
      <w:r w:rsidRPr="000A4E83">
        <w:rPr>
          <w:rFonts w:asciiTheme="minorHAnsi" w:hAnsiTheme="minorHAnsi"/>
          <w:szCs w:val="18"/>
        </w:rPr>
        <w:t>according to the following rules:</w:t>
      </w:r>
    </w:p>
    <w:p w:rsidR="00932DEB" w:rsidRPr="000A4E83" w:rsidRDefault="00932DEB" w:rsidP="000C2EE1">
      <w:pPr>
        <w:pStyle w:val="ListParagraph"/>
        <w:numPr>
          <w:ilvl w:val="0"/>
          <w:numId w:val="38"/>
        </w:numPr>
        <w:spacing w:line="288" w:lineRule="auto"/>
        <w:rPr>
          <w:rFonts w:asciiTheme="minorHAnsi" w:hAnsiTheme="minorHAnsi"/>
          <w:szCs w:val="18"/>
        </w:rPr>
      </w:pPr>
      <w:r w:rsidRPr="000A4E83">
        <w:rPr>
          <w:rFonts w:asciiTheme="minorHAnsi" w:hAnsiTheme="minorHAnsi"/>
          <w:szCs w:val="18"/>
        </w:rPr>
        <w:t>The system will copy files associated to all contents assigned to the project</w:t>
      </w:r>
    </w:p>
    <w:p w:rsidR="00932DEB" w:rsidRPr="000A4E83" w:rsidRDefault="00932DEB" w:rsidP="000C2EE1">
      <w:pPr>
        <w:pStyle w:val="ListParagraph"/>
        <w:numPr>
          <w:ilvl w:val="0"/>
          <w:numId w:val="38"/>
        </w:numPr>
        <w:spacing w:line="288" w:lineRule="auto"/>
        <w:rPr>
          <w:rFonts w:asciiTheme="minorHAnsi" w:hAnsiTheme="minorHAnsi"/>
          <w:szCs w:val="18"/>
        </w:rPr>
      </w:pPr>
      <w:r w:rsidRPr="000A4E83">
        <w:rPr>
          <w:rFonts w:asciiTheme="minorHAnsi" w:hAnsiTheme="minorHAnsi"/>
          <w:szCs w:val="18"/>
        </w:rPr>
        <w:t>The system will check whether there is available disk space on local machine. The value for required disk space is retrieved from</w:t>
      </w:r>
      <w:del w:id="1105" w:author="Ella Goldberg(Contractor)" w:date="2013-11-06T00:31:00Z">
        <w:r w:rsidRPr="000A4E83" w:rsidDel="00EE5CB3">
          <w:rPr>
            <w:rFonts w:asciiTheme="minorHAnsi" w:hAnsiTheme="minorHAnsi"/>
            <w:szCs w:val="18"/>
          </w:rPr>
          <w:delText xml:space="preserve"> SystemParameters </w:delText>
        </w:r>
      </w:del>
      <w:ins w:id="1106" w:author="Ella Goldberg(Contractor)" w:date="2013-11-06T00:31:00Z">
        <w:r w:rsidR="00EE5CB3">
          <w:rPr>
            <w:rFonts w:asciiTheme="minorHAnsi" w:hAnsiTheme="minorHAnsi"/>
            <w:szCs w:val="18"/>
          </w:rPr>
          <w:t xml:space="preserve"> </w:t>
        </w:r>
        <w:proofErr w:type="spellStart"/>
        <w:r w:rsidR="00EE5CB3">
          <w:rPr>
            <w:rFonts w:asciiTheme="minorHAnsi" w:hAnsiTheme="minorHAnsi"/>
            <w:szCs w:val="18"/>
          </w:rPr>
          <w:t>ATS_SystemParameters</w:t>
        </w:r>
        <w:proofErr w:type="spellEnd"/>
        <w:r w:rsidR="00EE5CB3">
          <w:rPr>
            <w:rFonts w:asciiTheme="minorHAnsi" w:hAnsiTheme="minorHAnsi"/>
            <w:szCs w:val="18"/>
          </w:rPr>
          <w:t xml:space="preserve"> </w:t>
        </w:r>
      </w:ins>
      <w:r w:rsidRPr="000A4E83">
        <w:rPr>
          <w:rFonts w:asciiTheme="minorHAnsi" w:hAnsiTheme="minorHAnsi"/>
          <w:szCs w:val="18"/>
        </w:rPr>
        <w:t xml:space="preserve">table: </w:t>
      </w:r>
    </w:p>
    <w:p w:rsidR="00932DEB" w:rsidRPr="000A4E83" w:rsidRDefault="00932DEB" w:rsidP="000C2EE1">
      <w:pPr>
        <w:pStyle w:val="ListParagraph"/>
        <w:numPr>
          <w:ilvl w:val="0"/>
          <w:numId w:val="38"/>
        </w:numPr>
        <w:rPr>
          <w:rFonts w:asciiTheme="minorHAnsi" w:hAnsiTheme="minorHAnsi"/>
          <w:szCs w:val="18"/>
        </w:rPr>
      </w:pPr>
      <w:r w:rsidRPr="000A4E83">
        <w:rPr>
          <w:rFonts w:asciiTheme="minorHAnsi" w:hAnsiTheme="minorHAnsi"/>
          <w:szCs w:val="18"/>
        </w:rPr>
        <w:t>select value from</w:t>
      </w:r>
      <w:del w:id="1107" w:author="Ella Goldberg(Contractor)" w:date="2013-11-06T00:31:00Z">
        <w:r w:rsidRPr="000A4E83" w:rsidDel="00EE5CB3">
          <w:rPr>
            <w:rFonts w:asciiTheme="minorHAnsi" w:hAnsiTheme="minorHAnsi"/>
            <w:szCs w:val="18"/>
          </w:rPr>
          <w:delText xml:space="preserve"> SystemParameters </w:delText>
        </w:r>
      </w:del>
      <w:ins w:id="1108" w:author="Ella Goldberg(Contractor)" w:date="2013-11-06T00:31:00Z">
        <w:r w:rsidR="00EE5CB3">
          <w:rPr>
            <w:rFonts w:asciiTheme="minorHAnsi" w:hAnsiTheme="minorHAnsi"/>
            <w:szCs w:val="18"/>
          </w:rPr>
          <w:t xml:space="preserve"> </w:t>
        </w:r>
        <w:proofErr w:type="spellStart"/>
        <w:r w:rsidR="00EE5CB3">
          <w:rPr>
            <w:rFonts w:asciiTheme="minorHAnsi" w:hAnsiTheme="minorHAnsi"/>
            <w:szCs w:val="18"/>
          </w:rPr>
          <w:t>ATS_SystemParameters</w:t>
        </w:r>
        <w:proofErr w:type="spellEnd"/>
        <w:r w:rsidR="00EE5CB3">
          <w:rPr>
            <w:rFonts w:asciiTheme="minorHAnsi" w:hAnsiTheme="minorHAnsi"/>
            <w:szCs w:val="18"/>
          </w:rPr>
          <w:t xml:space="preserve"> </w:t>
        </w:r>
      </w:ins>
      <w:r w:rsidRPr="000A4E83">
        <w:rPr>
          <w:rFonts w:asciiTheme="minorHAnsi" w:hAnsiTheme="minorHAnsi"/>
          <w:szCs w:val="18"/>
        </w:rPr>
        <w:t>where variable=’</w:t>
      </w:r>
      <w:proofErr w:type="spellStart"/>
      <w:r w:rsidRPr="000A4E83">
        <w:rPr>
          <w:rFonts w:asciiTheme="minorHAnsi" w:hAnsiTheme="minorHAnsi"/>
          <w:szCs w:val="18"/>
        </w:rPr>
        <w:t>RequiredDiskSpace</w:t>
      </w:r>
      <w:proofErr w:type="spellEnd"/>
      <w:r w:rsidRPr="000A4E83">
        <w:rPr>
          <w:rFonts w:asciiTheme="minorHAnsi" w:hAnsiTheme="minorHAnsi"/>
          <w:szCs w:val="18"/>
        </w:rPr>
        <w:t>’</w:t>
      </w:r>
    </w:p>
    <w:p w:rsidR="00932DEB" w:rsidRPr="000A4E83" w:rsidRDefault="00932DEB" w:rsidP="000C2EE1">
      <w:pPr>
        <w:pStyle w:val="ListParagraph"/>
        <w:numPr>
          <w:ilvl w:val="0"/>
          <w:numId w:val="38"/>
        </w:numPr>
        <w:spacing w:before="40" w:after="160" w:line="288" w:lineRule="auto"/>
        <w:rPr>
          <w:rFonts w:asciiTheme="minorHAnsi" w:hAnsiTheme="minorHAnsi"/>
          <w:szCs w:val="18"/>
        </w:rPr>
      </w:pPr>
      <w:r w:rsidRPr="000A4E83">
        <w:rPr>
          <w:rFonts w:asciiTheme="minorHAnsi" w:hAnsiTheme="minorHAnsi"/>
          <w:szCs w:val="18"/>
        </w:rPr>
        <w:t xml:space="preserve">When two or more contents source folders (on network drive) contain files with the same name, then only file belonging to the content with the highest sequence number (table driven - </w:t>
      </w:r>
      <w:proofErr w:type="spellStart"/>
      <w:r w:rsidR="001F72A7">
        <w:rPr>
          <w:rFonts w:asciiTheme="minorHAnsi" w:hAnsiTheme="minorHAnsi"/>
          <w:szCs w:val="18"/>
        </w:rPr>
        <w:t>ATS_</w:t>
      </w:r>
      <w:r w:rsidR="00860560">
        <w:rPr>
          <w:rFonts w:asciiTheme="minorHAnsi" w:hAnsiTheme="minorHAnsi"/>
          <w:szCs w:val="18"/>
        </w:rPr>
        <w:t>VersionContent</w:t>
      </w:r>
      <w:r w:rsidR="00EF3DC3">
        <w:rPr>
          <w:rFonts w:asciiTheme="minorHAnsi" w:hAnsiTheme="minorHAnsi"/>
          <w:szCs w:val="18"/>
        </w:rPr>
        <w:t>.</w:t>
      </w:r>
      <w:r w:rsidRPr="000A4E83">
        <w:rPr>
          <w:rFonts w:asciiTheme="minorHAnsi" w:hAnsiTheme="minorHAnsi"/>
          <w:szCs w:val="18"/>
        </w:rPr>
        <w:t>ContentSeqNo</w:t>
      </w:r>
      <w:proofErr w:type="spellEnd"/>
      <w:r w:rsidRPr="000A4E83">
        <w:rPr>
          <w:rFonts w:asciiTheme="minorHAnsi" w:hAnsiTheme="minorHAnsi"/>
          <w:szCs w:val="18"/>
        </w:rPr>
        <w:t>) will be copied to local drive.</w:t>
      </w:r>
    </w:p>
    <w:p w:rsidR="00932DEB" w:rsidRPr="000A4E83" w:rsidRDefault="00932DEB" w:rsidP="000C2EE1">
      <w:pPr>
        <w:pStyle w:val="ListParagraph"/>
        <w:numPr>
          <w:ilvl w:val="0"/>
          <w:numId w:val="38"/>
        </w:numPr>
        <w:spacing w:before="40" w:after="160" w:line="288" w:lineRule="auto"/>
        <w:rPr>
          <w:rFonts w:asciiTheme="minorHAnsi" w:hAnsiTheme="minorHAnsi"/>
          <w:szCs w:val="18"/>
        </w:rPr>
      </w:pPr>
      <w:r w:rsidRPr="000A4E83">
        <w:rPr>
          <w:rFonts w:asciiTheme="minorHAnsi" w:hAnsiTheme="minorHAnsi"/>
          <w:szCs w:val="18"/>
        </w:rPr>
        <w:lastRenderedPageBreak/>
        <w:t xml:space="preserve">If target destination (on local drive) contains file with the same </w:t>
      </w:r>
      <w:proofErr w:type="spellStart"/>
      <w:r w:rsidRPr="000A4E83">
        <w:rPr>
          <w:rFonts w:asciiTheme="minorHAnsi" w:hAnsiTheme="minorHAnsi"/>
          <w:b/>
          <w:bCs/>
          <w:color w:val="604A7B"/>
          <w:u w:val="single"/>
        </w:rPr>
        <w:t>FileRelativePath</w:t>
      </w:r>
      <w:proofErr w:type="spellEnd"/>
      <w:r w:rsidRPr="000A4E83">
        <w:rPr>
          <w:rFonts w:asciiTheme="minorHAnsi" w:hAnsiTheme="minorHAnsi"/>
          <w:szCs w:val="18"/>
        </w:rPr>
        <w:t xml:space="preserve">  + name and “Modified” date is equal to the “Modified” date of the source file then it will not be copied.</w:t>
      </w:r>
    </w:p>
    <w:p w:rsidR="00932DEB" w:rsidRPr="000A4E83" w:rsidRDefault="00932DEB" w:rsidP="000C2EE1">
      <w:pPr>
        <w:pStyle w:val="ListParagraph"/>
        <w:numPr>
          <w:ilvl w:val="0"/>
          <w:numId w:val="38"/>
        </w:numPr>
        <w:spacing w:before="40" w:after="160" w:line="288" w:lineRule="auto"/>
        <w:rPr>
          <w:rFonts w:asciiTheme="minorHAnsi" w:hAnsiTheme="minorHAnsi"/>
          <w:szCs w:val="18"/>
        </w:rPr>
      </w:pPr>
      <w:r w:rsidRPr="000A4E83">
        <w:rPr>
          <w:rFonts w:asciiTheme="minorHAnsi" w:hAnsiTheme="minorHAnsi"/>
          <w:szCs w:val="18"/>
        </w:rPr>
        <w:t>If target destination contains file that does not exist in the source location then it will be deleted from target destination.</w:t>
      </w:r>
    </w:p>
    <w:p w:rsidR="00932DEB" w:rsidRPr="000A4E83" w:rsidRDefault="00932DEB" w:rsidP="00D445C4">
      <w:pPr>
        <w:ind w:left="360"/>
        <w:rPr>
          <w:rFonts w:asciiTheme="minorHAnsi" w:hAnsiTheme="minorHAnsi"/>
          <w:szCs w:val="18"/>
        </w:rPr>
      </w:pPr>
      <w:r w:rsidRPr="000A4E83">
        <w:rPr>
          <w:rFonts w:asciiTheme="minorHAnsi" w:hAnsiTheme="minorHAnsi"/>
          <w:szCs w:val="18"/>
        </w:rPr>
        <w:t>A progress bar will be displayed while files’ copying is in progress.</w:t>
      </w:r>
    </w:p>
    <w:p w:rsidR="00932DEB" w:rsidRPr="000A4E83" w:rsidRDefault="00932DEB" w:rsidP="00D445C4">
      <w:pPr>
        <w:ind w:left="360"/>
        <w:rPr>
          <w:rFonts w:asciiTheme="minorHAnsi" w:hAnsiTheme="minorHAnsi"/>
          <w:szCs w:val="18"/>
        </w:rPr>
      </w:pPr>
    </w:p>
    <w:p w:rsidR="00932DEB" w:rsidRPr="000A4E83" w:rsidRDefault="00932DEB" w:rsidP="00D445C4">
      <w:pPr>
        <w:ind w:left="360"/>
        <w:rPr>
          <w:rFonts w:asciiTheme="minorHAnsi" w:hAnsiTheme="minorHAnsi"/>
          <w:szCs w:val="18"/>
        </w:rPr>
      </w:pPr>
      <w:r w:rsidRPr="000A4E83">
        <w:rPr>
          <w:rFonts w:asciiTheme="minorHAnsi" w:hAnsiTheme="minorHAnsi"/>
          <w:szCs w:val="18"/>
        </w:rPr>
        <w:t>Validations:</w:t>
      </w:r>
    </w:p>
    <w:p w:rsidR="00932DEB" w:rsidRPr="000A4E83" w:rsidRDefault="00932DEB" w:rsidP="000C2EE1">
      <w:pPr>
        <w:pStyle w:val="ListParagraph"/>
        <w:numPr>
          <w:ilvl w:val="0"/>
          <w:numId w:val="23"/>
        </w:numPr>
        <w:spacing w:line="288" w:lineRule="auto"/>
        <w:ind w:left="1080"/>
        <w:rPr>
          <w:rFonts w:asciiTheme="minorHAnsi" w:hAnsiTheme="minorHAnsi"/>
          <w:szCs w:val="18"/>
        </w:rPr>
      </w:pPr>
      <w:r w:rsidRPr="000A4E83">
        <w:rPr>
          <w:rFonts w:asciiTheme="minorHAnsi" w:hAnsiTheme="minorHAnsi"/>
          <w:szCs w:val="18"/>
        </w:rPr>
        <w:t xml:space="preserve">Security validation, refer to </w:t>
      </w:r>
      <w:hyperlink w:anchor="_Security" w:history="1">
        <w:r w:rsidRPr="000A4E83">
          <w:rPr>
            <w:rStyle w:val="Hyperlink"/>
            <w:rFonts w:asciiTheme="minorHAnsi" w:hAnsiTheme="minorHAnsi"/>
            <w:szCs w:val="18"/>
          </w:rPr>
          <w:t>Security Section</w:t>
        </w:r>
      </w:hyperlink>
    </w:p>
    <w:p w:rsidR="00932DEB" w:rsidRPr="000A4E83" w:rsidRDefault="00932DEB" w:rsidP="000C2EE1">
      <w:pPr>
        <w:pStyle w:val="ListParagraph"/>
        <w:numPr>
          <w:ilvl w:val="0"/>
          <w:numId w:val="23"/>
        </w:numPr>
        <w:spacing w:line="288" w:lineRule="auto"/>
        <w:ind w:left="1080"/>
        <w:rPr>
          <w:rFonts w:asciiTheme="minorHAnsi" w:hAnsiTheme="minorHAnsi"/>
          <w:szCs w:val="18"/>
        </w:rPr>
      </w:pPr>
      <w:r w:rsidRPr="000A4E83">
        <w:rPr>
          <w:rFonts w:asciiTheme="minorHAnsi" w:hAnsiTheme="minorHAnsi"/>
          <w:szCs w:val="18"/>
        </w:rPr>
        <w:t>Validate that current Workstation is certified for executing the project if applicable:</w:t>
      </w:r>
    </w:p>
    <w:p w:rsidR="00932DEB" w:rsidRPr="000A4E83" w:rsidRDefault="00932DEB" w:rsidP="000C2EE1">
      <w:pPr>
        <w:pStyle w:val="ListParagraph"/>
        <w:numPr>
          <w:ilvl w:val="0"/>
          <w:numId w:val="29"/>
        </w:numPr>
        <w:spacing w:line="288" w:lineRule="auto"/>
        <w:ind w:left="1800"/>
        <w:rPr>
          <w:rFonts w:asciiTheme="minorHAnsi" w:hAnsiTheme="minorHAnsi"/>
          <w:szCs w:val="18"/>
        </w:rPr>
      </w:pPr>
      <w:r w:rsidRPr="000A4E83">
        <w:rPr>
          <w:rFonts w:asciiTheme="minorHAnsi" w:hAnsiTheme="minorHAnsi"/>
          <w:szCs w:val="18"/>
        </w:rPr>
        <w:t>Verify that current project requires certification:</w:t>
      </w:r>
    </w:p>
    <w:p w:rsidR="00932DEB" w:rsidRPr="000A4E83" w:rsidRDefault="00932DEB" w:rsidP="00D445C4">
      <w:pPr>
        <w:pStyle w:val="ListParagraph"/>
        <w:ind w:left="1800"/>
        <w:rPr>
          <w:rFonts w:asciiTheme="minorHAnsi" w:hAnsiTheme="minorHAnsi"/>
          <w:szCs w:val="18"/>
        </w:rPr>
      </w:pPr>
      <w:r w:rsidRPr="000A4E83">
        <w:rPr>
          <w:rFonts w:asciiTheme="minorHAnsi" w:hAnsiTheme="minorHAnsi"/>
          <w:szCs w:val="18"/>
        </w:rPr>
        <w:t xml:space="preserve">Select </w:t>
      </w:r>
      <w:proofErr w:type="spellStart"/>
      <w:r w:rsidRPr="000A4E83">
        <w:rPr>
          <w:rFonts w:asciiTheme="minorHAnsi" w:hAnsiTheme="minorHAnsi"/>
          <w:szCs w:val="18"/>
        </w:rPr>
        <w:t>certificateId</w:t>
      </w:r>
      <w:proofErr w:type="spellEnd"/>
      <w:r w:rsidRPr="000A4E83">
        <w:rPr>
          <w:rFonts w:asciiTheme="minorHAnsi" w:hAnsiTheme="minorHAnsi"/>
          <w:szCs w:val="18"/>
        </w:rPr>
        <w:t xml:space="preserve"> from </w:t>
      </w:r>
      <w:proofErr w:type="spellStart"/>
      <w:r w:rsidRPr="000A4E83">
        <w:rPr>
          <w:rFonts w:asciiTheme="minorHAnsi" w:hAnsiTheme="minorHAnsi"/>
          <w:szCs w:val="18"/>
        </w:rPr>
        <w:t>FolderCertificate</w:t>
      </w:r>
      <w:proofErr w:type="spellEnd"/>
      <w:r w:rsidRPr="000A4E83">
        <w:rPr>
          <w:rFonts w:asciiTheme="minorHAnsi" w:hAnsiTheme="minorHAnsi"/>
          <w:szCs w:val="18"/>
        </w:rPr>
        <w:t xml:space="preserve"> </w:t>
      </w:r>
    </w:p>
    <w:p w:rsidR="00932DEB" w:rsidRPr="000A4E83" w:rsidRDefault="00932DEB" w:rsidP="00D445C4">
      <w:pPr>
        <w:pStyle w:val="ListParagraph"/>
        <w:ind w:left="1800"/>
        <w:rPr>
          <w:rFonts w:asciiTheme="minorHAnsi" w:hAnsiTheme="minorHAnsi"/>
          <w:szCs w:val="18"/>
        </w:rPr>
      </w:pPr>
      <w:r w:rsidRPr="000A4E83">
        <w:rPr>
          <w:rFonts w:asciiTheme="minorHAnsi" w:hAnsiTheme="minorHAnsi"/>
          <w:szCs w:val="18"/>
        </w:rPr>
        <w:t xml:space="preserve">where </w:t>
      </w:r>
      <w:proofErr w:type="spellStart"/>
      <w:r w:rsidRPr="000A4E83">
        <w:rPr>
          <w:rFonts w:asciiTheme="minorHAnsi" w:hAnsiTheme="minorHAnsi"/>
          <w:szCs w:val="18"/>
        </w:rPr>
        <w:t>HierarchyId</w:t>
      </w:r>
      <w:proofErr w:type="spellEnd"/>
      <w:r w:rsidRPr="000A4E83">
        <w:rPr>
          <w:rFonts w:asciiTheme="minorHAnsi" w:hAnsiTheme="minorHAnsi"/>
          <w:szCs w:val="18"/>
        </w:rPr>
        <w:t>=’&amp;selected node Id’</w:t>
      </w:r>
    </w:p>
    <w:p w:rsidR="00932DEB" w:rsidRPr="000A4E83" w:rsidRDefault="00932DEB" w:rsidP="00D445C4">
      <w:pPr>
        <w:pStyle w:val="ListParagraph"/>
        <w:ind w:left="1800"/>
        <w:rPr>
          <w:rFonts w:asciiTheme="minorHAnsi" w:hAnsiTheme="minorHAnsi"/>
          <w:szCs w:val="18"/>
        </w:rPr>
      </w:pPr>
      <w:proofErr w:type="gramStart"/>
      <w:r w:rsidRPr="000A4E83">
        <w:rPr>
          <w:rFonts w:asciiTheme="minorHAnsi" w:hAnsiTheme="minorHAnsi"/>
          <w:szCs w:val="18"/>
        </w:rPr>
        <w:t>and</w:t>
      </w:r>
      <w:proofErr w:type="gramEnd"/>
      <w:r w:rsidRPr="000A4E83">
        <w:rPr>
          <w:rFonts w:asciiTheme="minorHAnsi" w:hAnsiTheme="minorHAnsi"/>
          <w:szCs w:val="18"/>
        </w:rPr>
        <w:t xml:space="preserve"> </w:t>
      </w:r>
      <w:proofErr w:type="spellStart"/>
      <w:r w:rsidRPr="000A4E83">
        <w:rPr>
          <w:rFonts w:asciiTheme="minorHAnsi" w:hAnsiTheme="minorHAnsi"/>
          <w:szCs w:val="18"/>
        </w:rPr>
        <w:t>ExpirationDate</w:t>
      </w:r>
      <w:proofErr w:type="spellEnd"/>
      <w:r w:rsidRPr="000A4E83">
        <w:rPr>
          <w:rFonts w:asciiTheme="minorHAnsi" w:hAnsiTheme="minorHAnsi"/>
          <w:szCs w:val="18"/>
        </w:rPr>
        <w:t xml:space="preserve"> is null</w:t>
      </w:r>
    </w:p>
    <w:p w:rsidR="00932DEB" w:rsidRPr="000A4E83" w:rsidRDefault="00932DEB" w:rsidP="00D445C4">
      <w:pPr>
        <w:pStyle w:val="ListParagraph"/>
        <w:ind w:left="1800"/>
        <w:rPr>
          <w:rFonts w:asciiTheme="minorHAnsi" w:hAnsiTheme="minorHAnsi"/>
          <w:szCs w:val="18"/>
        </w:rPr>
      </w:pPr>
    </w:p>
    <w:p w:rsidR="00932DEB" w:rsidRPr="000A4E83" w:rsidRDefault="00932DEB" w:rsidP="00D445C4">
      <w:pPr>
        <w:pStyle w:val="ListParagraph"/>
        <w:ind w:left="1800"/>
        <w:rPr>
          <w:rFonts w:asciiTheme="minorHAnsi" w:hAnsiTheme="minorHAnsi"/>
          <w:szCs w:val="18"/>
        </w:rPr>
      </w:pPr>
      <w:r w:rsidRPr="000A4E83">
        <w:rPr>
          <w:rFonts w:asciiTheme="minorHAnsi" w:hAnsiTheme="minorHAnsi"/>
          <w:szCs w:val="18"/>
        </w:rPr>
        <w:t>If no row selected then allow action</w:t>
      </w:r>
    </w:p>
    <w:p w:rsidR="00932DEB" w:rsidRPr="000A4E83" w:rsidRDefault="00932DEB" w:rsidP="00D445C4">
      <w:pPr>
        <w:pStyle w:val="ListParagraph"/>
        <w:ind w:left="1800"/>
        <w:rPr>
          <w:rFonts w:asciiTheme="minorHAnsi" w:hAnsiTheme="minorHAnsi"/>
          <w:szCs w:val="18"/>
        </w:rPr>
      </w:pPr>
      <w:r w:rsidRPr="000A4E83">
        <w:rPr>
          <w:rFonts w:asciiTheme="minorHAnsi" w:hAnsiTheme="minorHAnsi"/>
          <w:szCs w:val="18"/>
        </w:rPr>
        <w:t>If at least one row selected then perform additional validations:</w:t>
      </w:r>
    </w:p>
    <w:p w:rsidR="00932DEB" w:rsidRPr="000A4E83" w:rsidRDefault="00932DEB" w:rsidP="000C2EE1">
      <w:pPr>
        <w:pStyle w:val="ListParagraph"/>
        <w:numPr>
          <w:ilvl w:val="0"/>
          <w:numId w:val="29"/>
        </w:numPr>
        <w:spacing w:line="288" w:lineRule="auto"/>
        <w:ind w:left="1800"/>
        <w:rPr>
          <w:rFonts w:asciiTheme="minorHAnsi" w:hAnsiTheme="minorHAnsi"/>
          <w:szCs w:val="18"/>
        </w:rPr>
      </w:pPr>
      <w:r w:rsidRPr="000A4E83">
        <w:rPr>
          <w:rFonts w:asciiTheme="minorHAnsi" w:hAnsiTheme="minorHAnsi"/>
          <w:szCs w:val="18"/>
        </w:rPr>
        <w:t xml:space="preserve">Call </w:t>
      </w:r>
      <w:proofErr w:type="spellStart"/>
      <w:r w:rsidRPr="000A4E83">
        <w:rPr>
          <w:rFonts w:asciiTheme="minorHAnsi" w:hAnsiTheme="minorHAnsi"/>
          <w:szCs w:val="18"/>
        </w:rPr>
        <w:t>getContentDetailsByContentVersionId</w:t>
      </w:r>
      <w:proofErr w:type="spellEnd"/>
      <w:r w:rsidRPr="000A4E83">
        <w:rPr>
          <w:rFonts w:asciiTheme="minorHAnsi" w:hAnsiTheme="minorHAnsi"/>
          <w:szCs w:val="18"/>
        </w:rPr>
        <w:t xml:space="preserve"> API (Open Issue #1), validate </w:t>
      </w:r>
      <w:proofErr w:type="spellStart"/>
      <w:r w:rsidRPr="000A4E83">
        <w:rPr>
          <w:rFonts w:asciiTheme="minorHAnsi" w:hAnsiTheme="minorHAnsi"/>
          <w:szCs w:val="18"/>
        </w:rPr>
        <w:t>UncertifiedInd</w:t>
      </w:r>
      <w:proofErr w:type="spellEnd"/>
      <w:r w:rsidRPr="000A4E83">
        <w:rPr>
          <w:rFonts w:asciiTheme="minorHAnsi" w:hAnsiTheme="minorHAnsi"/>
          <w:szCs w:val="18"/>
        </w:rPr>
        <w:t xml:space="preserve">. If ‘Y’ then allow content execution. If ‘N’, then get Workstation certificates: </w:t>
      </w:r>
    </w:p>
    <w:p w:rsidR="00932DEB" w:rsidRPr="000A4E83" w:rsidRDefault="00932DEB" w:rsidP="000C2EE1">
      <w:pPr>
        <w:pStyle w:val="ListParagraph"/>
        <w:numPr>
          <w:ilvl w:val="0"/>
          <w:numId w:val="29"/>
        </w:numPr>
        <w:spacing w:line="288" w:lineRule="auto"/>
        <w:ind w:left="1800"/>
        <w:rPr>
          <w:rFonts w:asciiTheme="minorHAnsi" w:hAnsiTheme="minorHAnsi"/>
          <w:szCs w:val="18"/>
        </w:rPr>
      </w:pPr>
      <w:r w:rsidRPr="000A4E83">
        <w:rPr>
          <w:rFonts w:asciiTheme="minorHAnsi" w:hAnsiTheme="minorHAnsi"/>
          <w:szCs w:val="18"/>
        </w:rPr>
        <w:t xml:space="preserve">Call </w:t>
      </w:r>
      <w:proofErr w:type="spellStart"/>
      <w:r w:rsidRPr="000A4E83">
        <w:rPr>
          <w:rFonts w:asciiTheme="minorHAnsi" w:hAnsiTheme="minorHAnsi"/>
          <w:szCs w:val="18"/>
        </w:rPr>
        <w:t>getCertificateByWorkstationId</w:t>
      </w:r>
      <w:proofErr w:type="spellEnd"/>
      <w:r w:rsidRPr="000A4E83">
        <w:rPr>
          <w:rFonts w:asciiTheme="minorHAnsi" w:hAnsiTheme="minorHAnsi"/>
          <w:szCs w:val="18"/>
        </w:rPr>
        <w:t xml:space="preserve"> API (Open Issue #1).</w:t>
      </w:r>
    </w:p>
    <w:p w:rsidR="00932DEB" w:rsidRPr="000A4E83" w:rsidRDefault="00932DEB" w:rsidP="00D445C4">
      <w:pPr>
        <w:pStyle w:val="ListParagraph"/>
        <w:ind w:left="1800"/>
        <w:rPr>
          <w:rFonts w:asciiTheme="minorHAnsi" w:hAnsiTheme="minorHAnsi"/>
          <w:szCs w:val="18"/>
        </w:rPr>
      </w:pPr>
    </w:p>
    <w:p w:rsidR="00932DEB" w:rsidRPr="000A4E83" w:rsidRDefault="00932DEB" w:rsidP="00D445C4">
      <w:pPr>
        <w:pStyle w:val="ListParagraph"/>
        <w:ind w:left="1800"/>
        <w:rPr>
          <w:rFonts w:asciiTheme="minorHAnsi" w:hAnsiTheme="minorHAnsi"/>
          <w:szCs w:val="18"/>
        </w:rPr>
      </w:pPr>
      <w:r w:rsidRPr="000A4E83">
        <w:rPr>
          <w:rFonts w:asciiTheme="minorHAnsi" w:hAnsiTheme="minorHAnsi"/>
          <w:szCs w:val="18"/>
        </w:rPr>
        <w:t>If project certificates (</w:t>
      </w:r>
      <w:proofErr w:type="spellStart"/>
      <w:r w:rsidRPr="000A4E83">
        <w:rPr>
          <w:rFonts w:asciiTheme="minorHAnsi" w:hAnsiTheme="minorHAnsi"/>
          <w:szCs w:val="18"/>
        </w:rPr>
        <w:t>i</w:t>
      </w:r>
      <w:proofErr w:type="spellEnd"/>
      <w:r w:rsidRPr="000A4E83">
        <w:rPr>
          <w:rFonts w:asciiTheme="minorHAnsi" w:hAnsiTheme="minorHAnsi"/>
          <w:szCs w:val="18"/>
        </w:rPr>
        <w:t>) are part of (iii) output, then allow action. If one or more project certificates are missing then disable ‘Activate’ option. User tip will be displayed to the user:</w:t>
      </w:r>
    </w:p>
    <w:p w:rsidR="00932DEB" w:rsidRPr="000A4E83" w:rsidRDefault="00932DEB" w:rsidP="00D445C4">
      <w:pPr>
        <w:pStyle w:val="ListParagraph"/>
        <w:ind w:left="1800"/>
        <w:rPr>
          <w:rFonts w:asciiTheme="minorHAnsi" w:hAnsiTheme="minorHAnsi"/>
          <w:szCs w:val="18"/>
        </w:rPr>
      </w:pPr>
      <w:proofErr w:type="spellStart"/>
      <w:r w:rsidRPr="000A4E83">
        <w:rPr>
          <w:rFonts w:asciiTheme="minorHAnsi" w:hAnsiTheme="minorHAnsi"/>
          <w:szCs w:val="18"/>
        </w:rPr>
        <w:t>MessageId</w:t>
      </w:r>
      <w:proofErr w:type="spellEnd"/>
      <w:r w:rsidRPr="000A4E83">
        <w:rPr>
          <w:rFonts w:asciiTheme="minorHAnsi" w:hAnsiTheme="minorHAnsi"/>
          <w:szCs w:val="18"/>
        </w:rPr>
        <w:t xml:space="preserve"> 107: “Current workstation is not certified for the project. The following certificates are missing: %list of missing certificates. Would you like to proceed anyway?” (Yes, Cancel)</w:t>
      </w:r>
    </w:p>
    <w:p w:rsidR="00932DEB" w:rsidRPr="000A4E83" w:rsidRDefault="00932DEB" w:rsidP="00D445C4">
      <w:pPr>
        <w:pStyle w:val="ListParagraph"/>
        <w:ind w:left="1800"/>
        <w:rPr>
          <w:rFonts w:asciiTheme="minorHAnsi" w:hAnsiTheme="minorHAnsi"/>
          <w:szCs w:val="18"/>
        </w:rPr>
      </w:pPr>
    </w:p>
    <w:p w:rsidR="00932DEB" w:rsidRPr="000A4E83" w:rsidRDefault="00932DEB" w:rsidP="00D445C4">
      <w:pPr>
        <w:pStyle w:val="ListParagraph"/>
        <w:ind w:left="1800"/>
        <w:rPr>
          <w:rFonts w:asciiTheme="minorHAnsi" w:hAnsiTheme="minorHAnsi"/>
          <w:szCs w:val="18"/>
        </w:rPr>
      </w:pPr>
      <w:r w:rsidRPr="000A4E83">
        <w:rPr>
          <w:rFonts w:asciiTheme="minorHAnsi" w:hAnsiTheme="minorHAnsi"/>
          <w:szCs w:val="18"/>
        </w:rPr>
        <w:t xml:space="preserve">Executing project from uncertified workstation is a subject for security validation. Refer </w:t>
      </w:r>
      <w:hyperlink w:anchor="_Security" w:history="1">
        <w:r w:rsidRPr="000A4E83">
          <w:rPr>
            <w:rStyle w:val="Hyperlink"/>
            <w:rFonts w:asciiTheme="minorHAnsi" w:hAnsiTheme="minorHAnsi"/>
            <w:szCs w:val="18"/>
          </w:rPr>
          <w:t>Security</w:t>
        </w:r>
      </w:hyperlink>
      <w:r w:rsidRPr="000A4E83">
        <w:rPr>
          <w:rFonts w:asciiTheme="minorHAnsi" w:hAnsiTheme="minorHAnsi"/>
          <w:szCs w:val="18"/>
        </w:rPr>
        <w:t xml:space="preserve"> section</w:t>
      </w:r>
    </w:p>
    <w:p w:rsidR="00932DEB" w:rsidRPr="000A4E83" w:rsidRDefault="00932DEB" w:rsidP="000C2EE1">
      <w:pPr>
        <w:pStyle w:val="ListParagraph"/>
        <w:numPr>
          <w:ilvl w:val="0"/>
          <w:numId w:val="29"/>
        </w:numPr>
        <w:spacing w:line="288" w:lineRule="auto"/>
        <w:ind w:left="1800"/>
        <w:rPr>
          <w:rFonts w:asciiTheme="minorHAnsi" w:hAnsiTheme="minorHAnsi"/>
        </w:rPr>
      </w:pPr>
      <w:bookmarkStart w:id="1109" w:name="_Assign/Remove_Certificate"/>
      <w:bookmarkStart w:id="1110" w:name="_Toc367118003"/>
      <w:bookmarkEnd w:id="1102"/>
      <w:bookmarkEnd w:id="1109"/>
      <w:r w:rsidRPr="000A4E83">
        <w:rPr>
          <w:rFonts w:asciiTheme="minorHAnsi" w:hAnsiTheme="minorHAnsi"/>
        </w:rPr>
        <w:t>If there is no enough disk space issue error message:</w:t>
      </w:r>
    </w:p>
    <w:p w:rsidR="00932DEB" w:rsidRPr="000A4E83" w:rsidRDefault="00932DEB" w:rsidP="00D445C4">
      <w:pPr>
        <w:pStyle w:val="ListParagraph"/>
        <w:ind w:left="1800"/>
        <w:rPr>
          <w:rFonts w:asciiTheme="minorHAnsi" w:hAnsiTheme="minorHAnsi"/>
        </w:rPr>
      </w:pPr>
      <w:r w:rsidRPr="000A4E83">
        <w:rPr>
          <w:rFonts w:asciiTheme="minorHAnsi" w:hAnsiTheme="minorHAnsi"/>
        </w:rPr>
        <w:t>Message 121: “There is not</w:t>
      </w:r>
      <w:r w:rsidRPr="000A4E83">
        <w:rPr>
          <w:rFonts w:asciiTheme="minorHAnsi" w:hAnsiTheme="minorHAnsi"/>
          <w:lang w:bidi="he-IL"/>
        </w:rPr>
        <w:t xml:space="preserve"> enough disk space. </w:t>
      </w:r>
      <w:r w:rsidRPr="000A4E83">
        <w:rPr>
          <w:rFonts w:asciiTheme="minorHAnsi" w:hAnsiTheme="minorHAnsi"/>
        </w:rPr>
        <w:t>Please free disk space and try again.”</w:t>
      </w:r>
    </w:p>
    <w:p w:rsidR="00932DEB" w:rsidRPr="00373687" w:rsidRDefault="00932DEB" w:rsidP="00D92288">
      <w:pPr>
        <w:pStyle w:val="Heading2"/>
      </w:pPr>
      <w:bookmarkStart w:id="1111" w:name="_Assign/Remove_Certificate_1"/>
      <w:bookmarkStart w:id="1112" w:name="_Toc370395987"/>
      <w:bookmarkStart w:id="1113" w:name="_Toc370907235"/>
      <w:bookmarkEnd w:id="1111"/>
      <w:r w:rsidRPr="00373687">
        <w:t>Assign</w:t>
      </w:r>
      <w:r>
        <w:t>/</w:t>
      </w:r>
      <w:r w:rsidRPr="00D92288">
        <w:t>Remove</w:t>
      </w:r>
      <w:r w:rsidRPr="00373687">
        <w:t xml:space="preserve"> Certificate</w:t>
      </w:r>
      <w:bookmarkEnd w:id="1110"/>
      <w:bookmarkEnd w:id="1112"/>
      <w:bookmarkEnd w:id="1113"/>
    </w:p>
    <w:p w:rsidR="00932DEB" w:rsidRPr="000A4E83" w:rsidRDefault="00932DEB" w:rsidP="00D445C4">
      <w:pPr>
        <w:ind w:left="360"/>
        <w:rPr>
          <w:rFonts w:asciiTheme="minorHAnsi" w:hAnsiTheme="minorHAnsi"/>
        </w:rPr>
      </w:pPr>
      <w:r w:rsidRPr="000A4E83">
        <w:rPr>
          <w:rFonts w:asciiTheme="minorHAnsi" w:hAnsiTheme="minorHAnsi"/>
        </w:rPr>
        <w:t xml:space="preserve">‘Certificate’ button will be available on the Certificate tab of the folder. User will receive list of available certificates upon pressing the button (API – see </w:t>
      </w:r>
      <w:hyperlink w:anchor="_getAllCertificates_function" w:history="1">
        <w:r w:rsidRPr="000A4E83">
          <w:rPr>
            <w:rStyle w:val="Hyperlink"/>
            <w:rFonts w:asciiTheme="minorHAnsi" w:hAnsiTheme="minorHAnsi"/>
          </w:rPr>
          <w:t>API's section</w:t>
        </w:r>
      </w:hyperlink>
      <w:r w:rsidRPr="000A4E83">
        <w:rPr>
          <w:rFonts w:asciiTheme="minorHAnsi" w:hAnsiTheme="minorHAnsi"/>
        </w:rPr>
        <w:t>).</w:t>
      </w:r>
    </w:p>
    <w:p w:rsidR="00932DEB" w:rsidRPr="000A4E83" w:rsidRDefault="00932DEB" w:rsidP="00D445C4">
      <w:pPr>
        <w:ind w:left="360"/>
        <w:rPr>
          <w:rFonts w:asciiTheme="minorHAnsi" w:hAnsiTheme="minorHAnsi"/>
        </w:rPr>
      </w:pPr>
      <w:r w:rsidRPr="000A4E83">
        <w:rPr>
          <w:rFonts w:asciiTheme="minorHAnsi" w:hAnsiTheme="minorHAnsi"/>
        </w:rPr>
        <w:t>User will be able to assign certificate to any folder by Drag &amp; Drop to Certificate tab.</w:t>
      </w:r>
    </w:p>
    <w:p w:rsidR="00932DEB" w:rsidRPr="000A4E83" w:rsidRDefault="00932DEB" w:rsidP="00D445C4">
      <w:pPr>
        <w:ind w:left="360"/>
        <w:rPr>
          <w:rFonts w:asciiTheme="minorHAnsi" w:hAnsiTheme="minorHAnsi"/>
        </w:rPr>
      </w:pPr>
    </w:p>
    <w:p w:rsidR="00932DEB" w:rsidRPr="000A4E83" w:rsidRDefault="00932DEB" w:rsidP="00D445C4">
      <w:pPr>
        <w:ind w:left="360"/>
        <w:rPr>
          <w:rFonts w:asciiTheme="minorHAnsi" w:hAnsiTheme="minorHAnsi"/>
        </w:rPr>
      </w:pPr>
      <w:r w:rsidRPr="000A4E83">
        <w:rPr>
          <w:rFonts w:asciiTheme="minorHAnsi" w:hAnsiTheme="minorHAnsi"/>
        </w:rPr>
        <w:t>User will be able to remove certificate by selecting a Remove option from certificate right click menu.</w:t>
      </w:r>
    </w:p>
    <w:p w:rsidR="00932DEB" w:rsidRPr="000A4E83" w:rsidRDefault="00932DEB" w:rsidP="00D445C4">
      <w:pPr>
        <w:ind w:left="360"/>
        <w:rPr>
          <w:rFonts w:asciiTheme="minorHAnsi" w:hAnsiTheme="minorHAnsi"/>
        </w:rPr>
      </w:pPr>
    </w:p>
    <w:p w:rsidR="00932DEB" w:rsidRPr="000A4E83" w:rsidRDefault="00932DEB" w:rsidP="00D445C4">
      <w:pPr>
        <w:ind w:left="360"/>
        <w:rPr>
          <w:rFonts w:asciiTheme="minorHAnsi" w:hAnsiTheme="minorHAnsi"/>
        </w:rPr>
      </w:pPr>
      <w:r w:rsidRPr="000A4E83">
        <w:rPr>
          <w:rFonts w:asciiTheme="minorHAnsi" w:hAnsiTheme="minorHAnsi"/>
        </w:rPr>
        <w:t>User will receive a warning message when selecting ‘Remove’ option from the menu.</w:t>
      </w:r>
    </w:p>
    <w:p w:rsidR="00932DEB" w:rsidRPr="000A4E83" w:rsidRDefault="00932DEB" w:rsidP="00D445C4">
      <w:pPr>
        <w:ind w:left="360"/>
        <w:rPr>
          <w:rFonts w:asciiTheme="minorHAnsi" w:hAnsiTheme="minorHAnsi"/>
        </w:rPr>
      </w:pPr>
      <w:proofErr w:type="spellStart"/>
      <w:r w:rsidRPr="000A4E83">
        <w:rPr>
          <w:rFonts w:asciiTheme="minorHAnsi" w:hAnsiTheme="minorHAnsi"/>
        </w:rPr>
        <w:t>MessageId</w:t>
      </w:r>
      <w:proofErr w:type="spellEnd"/>
      <w:r w:rsidRPr="000A4E83">
        <w:rPr>
          <w:rFonts w:asciiTheme="minorHAnsi" w:hAnsiTheme="minorHAnsi"/>
        </w:rPr>
        <w:t xml:space="preserve"> 103: “Are you sure you want to remove the certificate?” (Yes, Cancel)</w:t>
      </w:r>
    </w:p>
    <w:p w:rsidR="00932DEB" w:rsidRPr="000A4E83" w:rsidRDefault="00932DEB" w:rsidP="00D445C4">
      <w:pPr>
        <w:ind w:left="360"/>
        <w:rPr>
          <w:rFonts w:asciiTheme="minorHAnsi" w:hAnsiTheme="minorHAnsi"/>
        </w:rPr>
      </w:pPr>
    </w:p>
    <w:p w:rsidR="00932DEB" w:rsidRPr="000A4E83" w:rsidRDefault="00932DEB" w:rsidP="00D445C4">
      <w:pPr>
        <w:ind w:left="360"/>
        <w:rPr>
          <w:rFonts w:asciiTheme="minorHAnsi" w:hAnsiTheme="minorHAnsi"/>
        </w:rPr>
      </w:pPr>
      <w:r w:rsidRPr="000A4E83">
        <w:rPr>
          <w:rFonts w:asciiTheme="minorHAnsi" w:hAnsiTheme="minorHAnsi"/>
        </w:rPr>
        <w:t>Validations:</w:t>
      </w:r>
    </w:p>
    <w:p w:rsidR="00932DEB" w:rsidRPr="000A4E83" w:rsidRDefault="00932DEB" w:rsidP="000C2EE1">
      <w:pPr>
        <w:pStyle w:val="ListParagraph"/>
        <w:numPr>
          <w:ilvl w:val="0"/>
          <w:numId w:val="23"/>
        </w:numPr>
        <w:spacing w:line="288" w:lineRule="auto"/>
        <w:ind w:left="1080"/>
        <w:rPr>
          <w:rFonts w:asciiTheme="minorHAnsi" w:hAnsiTheme="minorHAnsi"/>
          <w:sz w:val="24"/>
          <w:szCs w:val="24"/>
        </w:rPr>
      </w:pPr>
      <w:r w:rsidRPr="000A4E83">
        <w:rPr>
          <w:rFonts w:asciiTheme="minorHAnsi" w:hAnsiTheme="minorHAnsi"/>
          <w:sz w:val="24"/>
          <w:szCs w:val="24"/>
        </w:rPr>
        <w:t xml:space="preserve">Unique </w:t>
      </w:r>
      <w:proofErr w:type="spellStart"/>
      <w:r w:rsidRPr="000A4E83">
        <w:rPr>
          <w:rFonts w:asciiTheme="minorHAnsi" w:hAnsiTheme="minorHAnsi"/>
          <w:sz w:val="24"/>
          <w:szCs w:val="24"/>
        </w:rPr>
        <w:t>certificateId</w:t>
      </w:r>
      <w:proofErr w:type="spellEnd"/>
      <w:r w:rsidRPr="000A4E83">
        <w:rPr>
          <w:rFonts w:asciiTheme="minorHAnsi" w:hAnsiTheme="minorHAnsi"/>
          <w:sz w:val="24"/>
          <w:szCs w:val="24"/>
        </w:rPr>
        <w:t xml:space="preserve"> for the folder</w:t>
      </w:r>
    </w:p>
    <w:p w:rsidR="00932DEB" w:rsidRPr="000A4E83"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t>Error handling:</w:t>
      </w:r>
    </w:p>
    <w:p w:rsidR="00932DEB" w:rsidRPr="000A4E83"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t xml:space="preserve">If two certificates with the same </w:t>
      </w:r>
      <w:proofErr w:type="spellStart"/>
      <w:r w:rsidRPr="000A4E83">
        <w:rPr>
          <w:rFonts w:asciiTheme="minorHAnsi" w:hAnsiTheme="minorHAnsi"/>
          <w:sz w:val="24"/>
          <w:szCs w:val="24"/>
        </w:rPr>
        <w:t>certificateId</w:t>
      </w:r>
      <w:proofErr w:type="spellEnd"/>
      <w:r w:rsidRPr="000A4E83">
        <w:rPr>
          <w:rFonts w:asciiTheme="minorHAnsi" w:hAnsiTheme="minorHAnsi"/>
          <w:sz w:val="24"/>
          <w:szCs w:val="24"/>
        </w:rPr>
        <w:t xml:space="preserve"> have been added issue error.</w:t>
      </w:r>
    </w:p>
    <w:p w:rsidR="00932DEB" w:rsidRPr="000A4E83"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t>Message 109: “Two or more certificates with the same Certificate ID have been added. Please remove and try again.” (OK)</w:t>
      </w:r>
    </w:p>
    <w:p w:rsidR="00932DEB" w:rsidRPr="000A4E83" w:rsidRDefault="00932DEB" w:rsidP="00D445C4">
      <w:pPr>
        <w:pStyle w:val="ListParagraph"/>
        <w:ind w:left="1080"/>
        <w:rPr>
          <w:rFonts w:asciiTheme="minorHAnsi" w:hAnsiTheme="minorHAnsi"/>
          <w:sz w:val="24"/>
          <w:szCs w:val="24"/>
        </w:rPr>
      </w:pPr>
    </w:p>
    <w:p w:rsidR="00932DEB" w:rsidRPr="000A4E83" w:rsidRDefault="00932DEB" w:rsidP="00D445C4">
      <w:pPr>
        <w:pStyle w:val="ListParagraph"/>
        <w:ind w:left="1080"/>
        <w:rPr>
          <w:rFonts w:asciiTheme="minorHAnsi" w:hAnsiTheme="minorHAnsi"/>
          <w:sz w:val="24"/>
          <w:szCs w:val="24"/>
        </w:rPr>
      </w:pPr>
      <w:r w:rsidRPr="000A4E83">
        <w:rPr>
          <w:rFonts w:asciiTheme="minorHAnsi" w:hAnsiTheme="minorHAnsi"/>
          <w:sz w:val="24"/>
          <w:szCs w:val="24"/>
        </w:rPr>
        <w:lastRenderedPageBreak/>
        <w:t>The validation will be performed twice: first time when user assigns certificate and second time upon save.</w:t>
      </w:r>
    </w:p>
    <w:p w:rsidR="00932DEB" w:rsidRPr="00373687" w:rsidRDefault="00932DEB" w:rsidP="00D445C4">
      <w:pPr>
        <w:ind w:left="360"/>
        <w:rPr>
          <w:szCs w:val="18"/>
        </w:rPr>
      </w:pPr>
    </w:p>
    <w:p w:rsidR="00932DEB" w:rsidRDefault="00932DEB" w:rsidP="000A4E83">
      <w:pPr>
        <w:ind w:left="720"/>
        <w:rPr>
          <w:szCs w:val="18"/>
        </w:rPr>
      </w:pPr>
      <w:r w:rsidRPr="00741F14">
        <w:rPr>
          <w:b/>
          <w:szCs w:val="18"/>
        </w:rPr>
        <w:t>DB</w:t>
      </w:r>
      <w:r w:rsidRPr="00373687">
        <w:rPr>
          <w:szCs w:val="18"/>
        </w:rPr>
        <w:t>:</w:t>
      </w:r>
    </w:p>
    <w:p w:rsidR="00932DEB" w:rsidRPr="00373687" w:rsidRDefault="001E46BA" w:rsidP="000A4E83">
      <w:pPr>
        <w:ind w:left="720"/>
        <w:rPr>
          <w:szCs w:val="18"/>
        </w:rPr>
      </w:pPr>
      <w:proofErr w:type="spellStart"/>
      <w:ins w:id="1114" w:author="Ella Goldberg(Contractor)" w:date="2013-11-06T00:01:00Z">
        <w:r>
          <w:rPr>
            <w:szCs w:val="18"/>
          </w:rPr>
          <w:t>ATS_</w:t>
        </w:r>
      </w:ins>
      <w:r w:rsidR="00932DEB" w:rsidRPr="00373687">
        <w:rPr>
          <w:szCs w:val="18"/>
        </w:rPr>
        <w:t>FolderCertificate</w:t>
      </w:r>
      <w:proofErr w:type="spellEnd"/>
      <w:r w:rsidR="00932DEB">
        <w:rPr>
          <w:szCs w:val="18"/>
        </w:rPr>
        <w:t>, assign certificate</w:t>
      </w:r>
      <w:r w:rsidR="00932DEB" w:rsidRPr="00373687">
        <w:rPr>
          <w:szCs w:val="18"/>
        </w:rPr>
        <w:t>:</w:t>
      </w:r>
    </w:p>
    <w:tbl>
      <w:tblPr>
        <w:tblW w:w="8655" w:type="dxa"/>
        <w:tblInd w:w="813" w:type="dxa"/>
        <w:tblLook w:val="04A0" w:firstRow="1" w:lastRow="0" w:firstColumn="1" w:lastColumn="0" w:noHBand="0" w:noVBand="1"/>
      </w:tblPr>
      <w:tblGrid>
        <w:gridCol w:w="3489"/>
        <w:gridCol w:w="5166"/>
      </w:tblGrid>
      <w:tr w:rsidR="00932DEB" w:rsidRPr="00373687" w:rsidTr="000A4E83">
        <w:trPr>
          <w:trHeight w:val="302"/>
        </w:trPr>
        <w:tc>
          <w:tcPr>
            <w:tcW w:w="3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HierarchyId</w:t>
            </w:r>
            <w:proofErr w:type="spellEnd"/>
          </w:p>
        </w:tc>
        <w:tc>
          <w:tcPr>
            <w:tcW w:w="5166" w:type="dxa"/>
            <w:tcBorders>
              <w:top w:val="single" w:sz="4" w:space="0" w:color="auto"/>
              <w:left w:val="nil"/>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NodeId</w:t>
            </w:r>
            <w:proofErr w:type="spellEnd"/>
            <w:r w:rsidRPr="00373687">
              <w:rPr>
                <w:rFonts w:ascii="Calibri" w:hAnsi="Calibri"/>
                <w:color w:val="000000"/>
                <w:sz w:val="20"/>
              </w:rPr>
              <w:t xml:space="preserve"> of the folder – </w:t>
            </w:r>
            <w:proofErr w:type="spellStart"/>
            <w:r w:rsidR="00B34A2C">
              <w:rPr>
                <w:rFonts w:ascii="Calibri" w:hAnsi="Calibri"/>
                <w:color w:val="000000"/>
                <w:sz w:val="20"/>
              </w:rPr>
              <w:t>ATS_</w:t>
            </w:r>
            <w:r w:rsidR="00087904">
              <w:rPr>
                <w:rFonts w:ascii="Calibri" w:hAnsi="Calibri"/>
                <w:color w:val="000000"/>
                <w:sz w:val="20"/>
              </w:rPr>
              <w:t>Hierarchy.</w:t>
            </w:r>
            <w:r w:rsidRPr="00373687">
              <w:rPr>
                <w:rFonts w:ascii="Calibri" w:hAnsi="Calibri"/>
                <w:color w:val="000000"/>
                <w:sz w:val="20"/>
              </w:rPr>
              <w:t>NodeId</w:t>
            </w:r>
            <w:proofErr w:type="spellEnd"/>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CertificateId</w:t>
            </w:r>
            <w:proofErr w:type="spellEnd"/>
          </w:p>
        </w:tc>
        <w:tc>
          <w:tcPr>
            <w:tcW w:w="5166" w:type="dxa"/>
            <w:tcBorders>
              <w:top w:val="nil"/>
              <w:left w:val="nil"/>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r w:rsidRPr="00373687">
              <w:rPr>
                <w:rFonts w:ascii="Calibri" w:hAnsi="Calibri"/>
                <w:color w:val="000000"/>
                <w:sz w:val="20"/>
              </w:rPr>
              <w:t> Certificate Id</w:t>
            </w:r>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EffectiveDate</w:t>
            </w:r>
            <w:proofErr w:type="spellEnd"/>
          </w:p>
        </w:tc>
        <w:tc>
          <w:tcPr>
            <w:tcW w:w="5166" w:type="dxa"/>
            <w:tcBorders>
              <w:top w:val="nil"/>
              <w:left w:val="nil"/>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r w:rsidRPr="00373687">
              <w:rPr>
                <w:rFonts w:ascii="Calibri" w:hAnsi="Calibri"/>
                <w:color w:val="000000"/>
                <w:sz w:val="20"/>
              </w:rPr>
              <w:t> </w:t>
            </w:r>
            <w:proofErr w:type="spellStart"/>
            <w:r w:rsidRPr="00373687">
              <w:rPr>
                <w:rFonts w:ascii="Calibri" w:hAnsi="Calibri"/>
                <w:color w:val="000000"/>
                <w:sz w:val="20"/>
              </w:rPr>
              <w:t>sysdate</w:t>
            </w:r>
            <w:proofErr w:type="spellEnd"/>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ExpirationDate</w:t>
            </w:r>
            <w:proofErr w:type="spellEnd"/>
          </w:p>
        </w:tc>
        <w:tc>
          <w:tcPr>
            <w:tcW w:w="5166" w:type="dxa"/>
            <w:tcBorders>
              <w:top w:val="nil"/>
              <w:left w:val="nil"/>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r w:rsidRPr="00373687">
              <w:rPr>
                <w:rFonts w:ascii="Calibri" w:hAnsi="Calibri"/>
                <w:color w:val="000000"/>
                <w:sz w:val="20"/>
              </w:rPr>
              <w:t> null</w:t>
            </w:r>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LastUpdateTime</w:t>
            </w:r>
            <w:proofErr w:type="spellEnd"/>
          </w:p>
        </w:tc>
        <w:tc>
          <w:tcPr>
            <w:tcW w:w="5166" w:type="dxa"/>
            <w:tcBorders>
              <w:top w:val="nil"/>
              <w:left w:val="nil"/>
              <w:bottom w:val="single" w:sz="4" w:space="0" w:color="auto"/>
              <w:right w:val="single" w:sz="4" w:space="0" w:color="auto"/>
            </w:tcBorders>
            <w:shd w:val="clear" w:color="auto" w:fill="auto"/>
            <w:noWrap/>
            <w:vAlign w:val="bottom"/>
          </w:tcPr>
          <w:p w:rsidR="00932DEB" w:rsidRPr="00373687" w:rsidRDefault="00932DEB" w:rsidP="00EE05BE">
            <w:pPr>
              <w:rPr>
                <w:rFonts w:ascii="Calibri" w:hAnsi="Calibri"/>
                <w:color w:val="000000"/>
                <w:sz w:val="20"/>
              </w:rPr>
            </w:pPr>
            <w:r w:rsidRPr="00373687">
              <w:rPr>
                <w:rFonts w:ascii="Calibri" w:hAnsi="Calibri"/>
                <w:color w:val="000000"/>
                <w:sz w:val="20"/>
              </w:rPr>
              <w:t>Control fields</w:t>
            </w:r>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LastUpdateUser</w:t>
            </w:r>
            <w:proofErr w:type="spellEnd"/>
          </w:p>
        </w:tc>
        <w:tc>
          <w:tcPr>
            <w:tcW w:w="5166" w:type="dxa"/>
            <w:tcBorders>
              <w:top w:val="nil"/>
              <w:left w:val="nil"/>
              <w:bottom w:val="single" w:sz="4" w:space="0" w:color="auto"/>
              <w:right w:val="single" w:sz="4" w:space="0" w:color="auto"/>
            </w:tcBorders>
            <w:shd w:val="clear" w:color="auto" w:fill="auto"/>
            <w:noWrap/>
            <w:vAlign w:val="bottom"/>
          </w:tcPr>
          <w:p w:rsidR="00932DEB" w:rsidRPr="00373687" w:rsidRDefault="00932DEB" w:rsidP="00EE05BE">
            <w:pPr>
              <w:rPr>
                <w:rFonts w:ascii="Calibri" w:hAnsi="Calibri"/>
                <w:color w:val="000000"/>
                <w:sz w:val="20"/>
              </w:rPr>
            </w:pPr>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LastUpdateComputer</w:t>
            </w:r>
            <w:proofErr w:type="spellEnd"/>
          </w:p>
        </w:tc>
        <w:tc>
          <w:tcPr>
            <w:tcW w:w="5166" w:type="dxa"/>
            <w:tcBorders>
              <w:top w:val="nil"/>
              <w:left w:val="nil"/>
              <w:bottom w:val="single" w:sz="4" w:space="0" w:color="auto"/>
              <w:right w:val="single" w:sz="4" w:space="0" w:color="auto"/>
            </w:tcBorders>
            <w:shd w:val="clear" w:color="auto" w:fill="auto"/>
            <w:noWrap/>
            <w:vAlign w:val="bottom"/>
          </w:tcPr>
          <w:p w:rsidR="00932DEB" w:rsidRPr="00373687" w:rsidRDefault="00932DEB" w:rsidP="00EE05BE">
            <w:pPr>
              <w:rPr>
                <w:rFonts w:ascii="Calibri" w:hAnsi="Calibri"/>
                <w:color w:val="000000"/>
                <w:sz w:val="20"/>
              </w:rPr>
            </w:pPr>
          </w:p>
        </w:tc>
      </w:tr>
      <w:tr w:rsidR="00932DEB" w:rsidRPr="00373687" w:rsidTr="000A4E83">
        <w:trPr>
          <w:trHeight w:val="302"/>
        </w:trPr>
        <w:tc>
          <w:tcPr>
            <w:tcW w:w="3489" w:type="dxa"/>
            <w:tcBorders>
              <w:top w:val="nil"/>
              <w:left w:val="single" w:sz="4" w:space="0" w:color="auto"/>
              <w:bottom w:val="single" w:sz="4" w:space="0" w:color="auto"/>
              <w:right w:val="single" w:sz="4" w:space="0" w:color="auto"/>
            </w:tcBorders>
            <w:shd w:val="clear" w:color="auto" w:fill="auto"/>
            <w:noWrap/>
            <w:vAlign w:val="bottom"/>
            <w:hideMark/>
          </w:tcPr>
          <w:p w:rsidR="00932DEB" w:rsidRPr="00373687" w:rsidRDefault="00932DEB" w:rsidP="00EE05BE">
            <w:pPr>
              <w:rPr>
                <w:rFonts w:ascii="Calibri" w:hAnsi="Calibri"/>
                <w:color w:val="000000"/>
                <w:sz w:val="20"/>
              </w:rPr>
            </w:pPr>
            <w:proofErr w:type="spellStart"/>
            <w:r w:rsidRPr="00373687">
              <w:rPr>
                <w:rFonts w:ascii="Calibri" w:hAnsi="Calibri"/>
                <w:color w:val="000000"/>
                <w:sz w:val="20"/>
              </w:rPr>
              <w:t>LastUpdateApplication</w:t>
            </w:r>
            <w:proofErr w:type="spellEnd"/>
          </w:p>
        </w:tc>
        <w:tc>
          <w:tcPr>
            <w:tcW w:w="5166" w:type="dxa"/>
            <w:tcBorders>
              <w:top w:val="nil"/>
              <w:left w:val="nil"/>
              <w:bottom w:val="single" w:sz="4" w:space="0" w:color="auto"/>
              <w:right w:val="single" w:sz="4" w:space="0" w:color="auto"/>
            </w:tcBorders>
            <w:shd w:val="clear" w:color="auto" w:fill="auto"/>
            <w:noWrap/>
            <w:vAlign w:val="bottom"/>
          </w:tcPr>
          <w:p w:rsidR="00932DEB" w:rsidRPr="00373687" w:rsidRDefault="00932DEB" w:rsidP="00EE05BE">
            <w:pPr>
              <w:rPr>
                <w:rFonts w:ascii="Calibri" w:hAnsi="Calibri"/>
                <w:color w:val="000000"/>
                <w:sz w:val="20"/>
              </w:rPr>
            </w:pPr>
          </w:p>
        </w:tc>
      </w:tr>
    </w:tbl>
    <w:p w:rsidR="00932DEB" w:rsidRPr="00373687" w:rsidRDefault="00932DEB" w:rsidP="000A4E83">
      <w:pPr>
        <w:ind w:left="720"/>
        <w:rPr>
          <w:szCs w:val="18"/>
        </w:rPr>
      </w:pPr>
    </w:p>
    <w:p w:rsidR="00932DEB" w:rsidRDefault="00204AC4" w:rsidP="000A4E83">
      <w:pPr>
        <w:ind w:left="720"/>
        <w:rPr>
          <w:szCs w:val="18"/>
        </w:rPr>
      </w:pPr>
      <w:proofErr w:type="spellStart"/>
      <w:ins w:id="1115" w:author="Ella Goldberg(Contractor)" w:date="2013-11-06T00:01:00Z">
        <w:r>
          <w:rPr>
            <w:szCs w:val="18"/>
          </w:rPr>
          <w:t>ATS_</w:t>
        </w:r>
      </w:ins>
      <w:r w:rsidR="00932DEB">
        <w:rPr>
          <w:szCs w:val="18"/>
        </w:rPr>
        <w:t>FolderCertificate</w:t>
      </w:r>
      <w:proofErr w:type="spellEnd"/>
      <w:r w:rsidR="00932DEB">
        <w:rPr>
          <w:szCs w:val="18"/>
        </w:rPr>
        <w:t>, remove certificate:</w:t>
      </w:r>
    </w:p>
    <w:p w:rsidR="00932DEB" w:rsidRPr="00373687" w:rsidRDefault="00932DEB" w:rsidP="000A4E83">
      <w:pPr>
        <w:ind w:left="720"/>
        <w:rPr>
          <w:szCs w:val="18"/>
        </w:rPr>
      </w:pPr>
      <w:r>
        <w:rPr>
          <w:szCs w:val="18"/>
        </w:rPr>
        <w:t xml:space="preserve">Update </w:t>
      </w:r>
      <w:proofErr w:type="spellStart"/>
      <w:r>
        <w:rPr>
          <w:szCs w:val="18"/>
        </w:rPr>
        <w:t>FolderCertificate</w:t>
      </w:r>
      <w:proofErr w:type="spellEnd"/>
      <w:r>
        <w:rPr>
          <w:szCs w:val="18"/>
        </w:rPr>
        <w:t xml:space="preserve"> set </w:t>
      </w:r>
      <w:proofErr w:type="spellStart"/>
      <w:r>
        <w:rPr>
          <w:szCs w:val="18"/>
        </w:rPr>
        <w:t>expirationDate</w:t>
      </w:r>
      <w:proofErr w:type="spellEnd"/>
      <w:r>
        <w:rPr>
          <w:szCs w:val="18"/>
        </w:rPr>
        <w:t xml:space="preserve"> for selected </w:t>
      </w:r>
      <w:proofErr w:type="spellStart"/>
      <w:r>
        <w:rPr>
          <w:szCs w:val="18"/>
        </w:rPr>
        <w:t>NodeId</w:t>
      </w:r>
      <w:proofErr w:type="spellEnd"/>
      <w:r>
        <w:rPr>
          <w:szCs w:val="18"/>
        </w:rPr>
        <w:t xml:space="preserve"> and removed </w:t>
      </w:r>
      <w:proofErr w:type="spellStart"/>
      <w:r>
        <w:rPr>
          <w:szCs w:val="18"/>
        </w:rPr>
        <w:t>CertificateId</w:t>
      </w:r>
      <w:proofErr w:type="spellEnd"/>
    </w:p>
    <w:p w:rsidR="00932DEB" w:rsidRPr="00373687" w:rsidRDefault="00932DEB" w:rsidP="00D92288">
      <w:pPr>
        <w:pStyle w:val="Heading2"/>
      </w:pPr>
      <w:bookmarkStart w:id="1116" w:name="_Toc367118004"/>
      <w:bookmarkStart w:id="1117" w:name="_Toc370395988"/>
      <w:bookmarkStart w:id="1118" w:name="_Toc370907236"/>
      <w:r w:rsidRPr="00D92288">
        <w:t>Search</w:t>
      </w:r>
      <w:bookmarkEnd w:id="1116"/>
      <w:bookmarkEnd w:id="1117"/>
      <w:bookmarkEnd w:id="1118"/>
    </w:p>
    <w:p w:rsidR="00932DEB" w:rsidRPr="000A4E83" w:rsidRDefault="00932DEB" w:rsidP="00D445C4">
      <w:pPr>
        <w:ind w:left="360"/>
        <w:rPr>
          <w:rFonts w:asciiTheme="minorHAnsi" w:hAnsiTheme="minorHAnsi"/>
          <w:szCs w:val="18"/>
        </w:rPr>
      </w:pPr>
      <w:r w:rsidRPr="000A4E83">
        <w:rPr>
          <w:rFonts w:asciiTheme="minorHAnsi" w:hAnsiTheme="minorHAnsi"/>
          <w:szCs w:val="18"/>
        </w:rPr>
        <w:t>Search option will be available on the tool bar.</w:t>
      </w:r>
    </w:p>
    <w:p w:rsidR="00932DEB" w:rsidRPr="000A4E83" w:rsidRDefault="00932DEB" w:rsidP="00D445C4">
      <w:pPr>
        <w:ind w:left="360"/>
        <w:rPr>
          <w:rFonts w:asciiTheme="minorHAnsi" w:hAnsiTheme="minorHAnsi"/>
          <w:szCs w:val="18"/>
        </w:rPr>
      </w:pPr>
      <w:r w:rsidRPr="000A4E83">
        <w:rPr>
          <w:rFonts w:asciiTheme="minorHAnsi" w:hAnsiTheme="minorHAnsi"/>
          <w:szCs w:val="18"/>
        </w:rPr>
        <w:t>User will be able to insert free text or “*” in the search text box and select one of the following search categories:</w:t>
      </w:r>
    </w:p>
    <w:p w:rsidR="00932DEB" w:rsidRPr="000A4E83" w:rsidRDefault="00932DEB" w:rsidP="00D445C4">
      <w:pPr>
        <w:ind w:left="360"/>
        <w:rPr>
          <w:rFonts w:asciiTheme="minorHAnsi" w:hAnsiTheme="minorHAnsi"/>
          <w:szCs w:val="18"/>
        </w:rPr>
      </w:pPr>
      <w:r w:rsidRPr="000A4E83">
        <w:rPr>
          <w:rFonts w:asciiTheme="minorHAnsi" w:hAnsiTheme="minorHAnsi"/>
          <w:szCs w:val="18"/>
        </w:rPr>
        <w:t>Content Name – API (</w:t>
      </w:r>
      <w:proofErr w:type="spellStart"/>
      <w:r w:rsidRPr="000A4E83">
        <w:rPr>
          <w:rFonts w:asciiTheme="minorHAnsi" w:hAnsiTheme="minorHAnsi"/>
          <w:szCs w:val="18"/>
        </w:rPr>
        <w:t>getTreeObjects</w:t>
      </w:r>
      <w:proofErr w:type="spellEnd"/>
      <w:r w:rsidRPr="000A4E83">
        <w:rPr>
          <w:rFonts w:asciiTheme="minorHAnsi" w:hAnsiTheme="minorHAnsi"/>
          <w:szCs w:val="18"/>
        </w:rPr>
        <w:t xml:space="preserve">, map </w:t>
      </w:r>
      <w:proofErr w:type="spellStart"/>
      <w:r w:rsidRPr="000A4E83">
        <w:rPr>
          <w:rFonts w:asciiTheme="minorHAnsi" w:hAnsiTheme="minorHAnsi"/>
          <w:szCs w:val="18"/>
        </w:rPr>
        <w:t>contentVersionId</w:t>
      </w:r>
      <w:proofErr w:type="spellEnd"/>
      <w:r w:rsidRPr="000A4E83">
        <w:rPr>
          <w:rFonts w:asciiTheme="minorHAnsi" w:hAnsiTheme="minorHAnsi"/>
          <w:szCs w:val="18"/>
        </w:rPr>
        <w:t xml:space="preserve"> to content name)</w:t>
      </w:r>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Project Code – </w:t>
      </w:r>
      <w:proofErr w:type="spellStart"/>
      <w:r w:rsidR="00B34A2C">
        <w:rPr>
          <w:rFonts w:asciiTheme="minorHAnsi" w:hAnsiTheme="minorHAnsi"/>
          <w:szCs w:val="18"/>
        </w:rPr>
        <w:t>ATS_</w:t>
      </w:r>
      <w:r w:rsidR="00087904">
        <w:rPr>
          <w:rFonts w:asciiTheme="minorHAnsi" w:hAnsiTheme="minorHAnsi"/>
          <w:szCs w:val="18"/>
        </w:rPr>
        <w:t>Hierarchy.</w:t>
      </w:r>
      <w:r w:rsidRPr="000A4E83">
        <w:rPr>
          <w:rFonts w:asciiTheme="minorHAnsi" w:hAnsiTheme="minorHAnsi"/>
          <w:szCs w:val="18"/>
        </w:rPr>
        <w:t>ProjectCode</w:t>
      </w:r>
      <w:proofErr w:type="spellEnd"/>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Project Description – </w:t>
      </w:r>
      <w:proofErr w:type="spellStart"/>
      <w:r w:rsidR="00B34A2C">
        <w:rPr>
          <w:rFonts w:asciiTheme="minorHAnsi" w:hAnsiTheme="minorHAnsi"/>
          <w:szCs w:val="18"/>
        </w:rPr>
        <w:t>ATS_</w:t>
      </w:r>
      <w:r w:rsidR="00087904">
        <w:rPr>
          <w:rFonts w:asciiTheme="minorHAnsi" w:hAnsiTheme="minorHAnsi"/>
          <w:szCs w:val="18"/>
        </w:rPr>
        <w:t>Hierarchy.</w:t>
      </w:r>
      <w:r w:rsidRPr="000A4E83">
        <w:rPr>
          <w:rFonts w:asciiTheme="minorHAnsi" w:hAnsiTheme="minorHAnsi"/>
          <w:szCs w:val="18"/>
        </w:rPr>
        <w:t>Description</w:t>
      </w:r>
      <w:proofErr w:type="spellEnd"/>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Folder Name – </w:t>
      </w:r>
      <w:proofErr w:type="spellStart"/>
      <w:r w:rsidR="00B34A2C">
        <w:rPr>
          <w:rFonts w:asciiTheme="minorHAnsi" w:hAnsiTheme="minorHAnsi"/>
          <w:szCs w:val="18"/>
        </w:rPr>
        <w:t>ATS_</w:t>
      </w:r>
      <w:r w:rsidR="00087904">
        <w:rPr>
          <w:rFonts w:asciiTheme="minorHAnsi" w:hAnsiTheme="minorHAnsi"/>
          <w:szCs w:val="18"/>
        </w:rPr>
        <w:t>Hierarchy.</w:t>
      </w:r>
      <w:r w:rsidRPr="000A4E83">
        <w:rPr>
          <w:rFonts w:asciiTheme="minorHAnsi" w:hAnsiTheme="minorHAnsi"/>
          <w:szCs w:val="18"/>
        </w:rPr>
        <w:t>Name</w:t>
      </w:r>
      <w:proofErr w:type="spellEnd"/>
    </w:p>
    <w:p w:rsidR="00932DEB" w:rsidRPr="000A4E83" w:rsidRDefault="00932DEB" w:rsidP="00D445C4">
      <w:pPr>
        <w:ind w:left="360"/>
        <w:rPr>
          <w:rFonts w:asciiTheme="minorHAnsi" w:hAnsiTheme="minorHAnsi"/>
          <w:szCs w:val="18"/>
        </w:rPr>
      </w:pPr>
      <w:r w:rsidRPr="000A4E83">
        <w:rPr>
          <w:rFonts w:asciiTheme="minorHAnsi" w:hAnsiTheme="minorHAnsi"/>
          <w:szCs w:val="18"/>
        </w:rPr>
        <w:t xml:space="preserve">Notes – </w:t>
      </w:r>
      <w:proofErr w:type="spellStart"/>
      <w:r w:rsidR="00EF3DC3">
        <w:rPr>
          <w:rFonts w:asciiTheme="minorHAnsi" w:hAnsiTheme="minorHAnsi"/>
          <w:szCs w:val="18"/>
        </w:rPr>
        <w:t>ATS_Note.</w:t>
      </w:r>
      <w:r w:rsidRPr="000A4E83">
        <w:rPr>
          <w:rFonts w:asciiTheme="minorHAnsi" w:hAnsiTheme="minorHAnsi"/>
          <w:szCs w:val="18"/>
        </w:rPr>
        <w:t>NoteText</w:t>
      </w:r>
      <w:proofErr w:type="spellEnd"/>
    </w:p>
    <w:p w:rsidR="00932DEB" w:rsidRPr="000A4E83" w:rsidRDefault="00932DEB" w:rsidP="00D445C4">
      <w:pPr>
        <w:ind w:left="360"/>
        <w:rPr>
          <w:rFonts w:asciiTheme="minorHAnsi" w:hAnsiTheme="minorHAnsi"/>
          <w:szCs w:val="18"/>
        </w:rPr>
      </w:pPr>
      <w:proofErr w:type="spellStart"/>
      <w:r w:rsidRPr="000A4E83">
        <w:rPr>
          <w:rFonts w:asciiTheme="minorHAnsi" w:hAnsiTheme="minorHAnsi"/>
          <w:szCs w:val="18"/>
        </w:rPr>
        <w:t>LastUpdateUser</w:t>
      </w:r>
      <w:proofErr w:type="spellEnd"/>
      <w:r w:rsidRPr="000A4E83">
        <w:rPr>
          <w:rFonts w:asciiTheme="minorHAnsi" w:hAnsiTheme="minorHAnsi"/>
          <w:szCs w:val="18"/>
        </w:rPr>
        <w:t xml:space="preserve"> – in all tables</w:t>
      </w:r>
    </w:p>
    <w:p w:rsidR="00932DEB" w:rsidRPr="000A4E83" w:rsidRDefault="00932DEB" w:rsidP="00D445C4">
      <w:pPr>
        <w:ind w:left="360"/>
        <w:rPr>
          <w:rFonts w:asciiTheme="minorHAnsi" w:hAnsiTheme="minorHAnsi"/>
          <w:szCs w:val="18"/>
        </w:rPr>
      </w:pPr>
      <w:r w:rsidRPr="000A4E83">
        <w:rPr>
          <w:rFonts w:asciiTheme="minorHAnsi" w:hAnsiTheme="minorHAnsi"/>
          <w:szCs w:val="18"/>
        </w:rPr>
        <w:t>All Categories – union all of the above</w:t>
      </w:r>
    </w:p>
    <w:p w:rsidR="00932DEB" w:rsidRPr="000A4E83" w:rsidRDefault="00932DEB" w:rsidP="00D445C4">
      <w:pPr>
        <w:ind w:left="360"/>
        <w:rPr>
          <w:rFonts w:asciiTheme="minorHAnsi" w:hAnsiTheme="minorHAnsi"/>
          <w:szCs w:val="18"/>
        </w:rPr>
      </w:pPr>
    </w:p>
    <w:p w:rsidR="00932DEB" w:rsidRPr="000A4E83" w:rsidRDefault="00932DEB" w:rsidP="00D445C4">
      <w:pPr>
        <w:ind w:left="360"/>
        <w:rPr>
          <w:rFonts w:asciiTheme="minorHAnsi" w:hAnsiTheme="minorHAnsi"/>
          <w:szCs w:val="18"/>
        </w:rPr>
      </w:pPr>
      <w:r w:rsidRPr="000A4E83">
        <w:rPr>
          <w:rFonts w:asciiTheme="minorHAnsi" w:hAnsiTheme="minorHAnsi"/>
          <w:szCs w:val="18"/>
        </w:rPr>
        <w:t>Search by – combo box.</w:t>
      </w:r>
    </w:p>
    <w:p w:rsidR="00932DEB" w:rsidRPr="000A4E83" w:rsidRDefault="00932DEB" w:rsidP="00D445C4">
      <w:pPr>
        <w:ind w:left="360"/>
        <w:rPr>
          <w:rFonts w:asciiTheme="minorHAnsi" w:hAnsiTheme="minorHAnsi"/>
          <w:szCs w:val="18"/>
        </w:rPr>
      </w:pPr>
      <w:r w:rsidRPr="000A4E83">
        <w:rPr>
          <w:rFonts w:asciiTheme="minorHAnsi" w:hAnsiTheme="minorHAnsi"/>
          <w:szCs w:val="18"/>
        </w:rPr>
        <w:t>Search text box – length 30</w:t>
      </w:r>
      <w:r w:rsidR="000A4E83">
        <w:rPr>
          <w:rFonts w:asciiTheme="minorHAnsi" w:hAnsiTheme="minorHAnsi"/>
          <w:szCs w:val="18"/>
        </w:rPr>
        <w:t>.</w:t>
      </w:r>
      <w:r w:rsidRPr="000A4E83">
        <w:rPr>
          <w:rFonts w:asciiTheme="minorHAnsi" w:hAnsiTheme="minorHAnsi"/>
          <w:szCs w:val="18"/>
        </w:rPr>
        <w:t xml:space="preserve"> </w:t>
      </w:r>
    </w:p>
    <w:p w:rsidR="00932DEB" w:rsidRPr="000A4E83" w:rsidRDefault="00932DEB" w:rsidP="00D445C4">
      <w:pPr>
        <w:ind w:left="360"/>
        <w:rPr>
          <w:rFonts w:asciiTheme="minorHAnsi" w:hAnsiTheme="minorHAnsi"/>
          <w:szCs w:val="18"/>
        </w:rPr>
      </w:pPr>
      <w:r w:rsidRPr="000A4E83">
        <w:rPr>
          <w:rFonts w:asciiTheme="minorHAnsi" w:hAnsiTheme="minorHAnsi"/>
          <w:szCs w:val="18"/>
        </w:rPr>
        <w:t>Search in closed Versions – check box, default is false</w:t>
      </w:r>
      <w:r w:rsidR="000A4E83">
        <w:rPr>
          <w:rFonts w:asciiTheme="minorHAnsi" w:hAnsiTheme="minorHAnsi"/>
          <w:szCs w:val="18"/>
        </w:rPr>
        <w:t>.</w:t>
      </w:r>
    </w:p>
    <w:p w:rsidR="00932DEB" w:rsidRPr="000A4E83" w:rsidRDefault="00932DEB" w:rsidP="00D445C4">
      <w:pPr>
        <w:ind w:left="360"/>
        <w:rPr>
          <w:rFonts w:asciiTheme="minorHAnsi" w:hAnsiTheme="minorHAnsi"/>
          <w:szCs w:val="18"/>
        </w:rPr>
      </w:pPr>
    </w:p>
    <w:p w:rsidR="00932DEB" w:rsidRPr="000A4E83" w:rsidRDefault="00932DEB" w:rsidP="00D445C4">
      <w:pPr>
        <w:ind w:left="360"/>
        <w:rPr>
          <w:rFonts w:asciiTheme="minorHAnsi" w:hAnsiTheme="minorHAnsi"/>
        </w:rPr>
      </w:pPr>
      <w:r w:rsidRPr="000A4E83">
        <w:rPr>
          <w:rFonts w:asciiTheme="minorHAnsi" w:hAnsiTheme="minorHAnsi"/>
        </w:rPr>
        <w:t>First node that matches the search criteria will be highlighted; ‘Next’ button will be available for viewing additional search results.</w:t>
      </w:r>
    </w:p>
    <w:p w:rsidR="00932DEB" w:rsidRPr="000A4E83" w:rsidRDefault="00932DEB" w:rsidP="00D445C4">
      <w:pPr>
        <w:ind w:left="360"/>
        <w:rPr>
          <w:rFonts w:asciiTheme="minorHAnsi" w:hAnsiTheme="minorHAnsi"/>
          <w:szCs w:val="18"/>
        </w:rPr>
      </w:pPr>
    </w:p>
    <w:p w:rsidR="00932DEB" w:rsidRPr="00373687" w:rsidRDefault="00932DEB" w:rsidP="00741F14">
      <w:pPr>
        <w:ind w:left="720"/>
        <w:rPr>
          <w:szCs w:val="18"/>
        </w:rPr>
      </w:pPr>
      <w:r>
        <w:rPr>
          <w:noProof/>
          <w:lang w:bidi="ar-SA"/>
        </w:rPr>
        <w:lastRenderedPageBreak/>
        <w:drawing>
          <wp:inline distT="0" distB="0" distL="0" distR="0" wp14:anchorId="461D0C1F" wp14:editId="6366E97C">
            <wp:extent cx="5852160" cy="3696364"/>
            <wp:effectExtent l="0" t="0" r="0" b="0"/>
            <wp:docPr id="29715" name="Picture 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52160" cy="3696364"/>
                    </a:xfrm>
                    <a:prstGeom prst="rect">
                      <a:avLst/>
                    </a:prstGeom>
                  </pic:spPr>
                </pic:pic>
              </a:graphicData>
            </a:graphic>
          </wp:inline>
        </w:drawing>
      </w:r>
    </w:p>
    <w:p w:rsidR="00932DEB" w:rsidRPr="00373687" w:rsidRDefault="00932DEB" w:rsidP="00932DEB">
      <w:pPr>
        <w:pStyle w:val="BodyText"/>
        <w:jc w:val="both"/>
        <w:rPr>
          <w:sz w:val="20"/>
          <w:szCs w:val="16"/>
        </w:rPr>
      </w:pPr>
    </w:p>
    <w:p w:rsidR="00932DEB" w:rsidRPr="008B4C48" w:rsidRDefault="00932DEB" w:rsidP="008B4C48">
      <w:pPr>
        <w:pStyle w:val="Heading1"/>
      </w:pPr>
      <w:bookmarkStart w:id="1119" w:name="_Toc370395989"/>
      <w:bookmarkStart w:id="1120" w:name="_Toc370907237"/>
      <w:r w:rsidRPr="008B4C48">
        <w:lastRenderedPageBreak/>
        <w:t>Data Model</w:t>
      </w:r>
      <w:bookmarkEnd w:id="1119"/>
      <w:bookmarkEnd w:id="1120"/>
    </w:p>
    <w:p w:rsidR="00932DEB" w:rsidRDefault="00932DEB" w:rsidP="00D92288">
      <w:pPr>
        <w:pStyle w:val="Heading2"/>
      </w:pPr>
      <w:bookmarkStart w:id="1121" w:name="_Toc370395990"/>
      <w:bookmarkStart w:id="1122" w:name="_Toc370907238"/>
      <w:r w:rsidRPr="00D92288">
        <w:t>Project</w:t>
      </w:r>
      <w:r w:rsidRPr="00373687">
        <w:t xml:space="preserve"> Explorer</w:t>
      </w:r>
      <w:bookmarkEnd w:id="1121"/>
      <w:bookmarkEnd w:id="1122"/>
    </w:p>
    <w:p w:rsidR="00932DEB" w:rsidRPr="00004574" w:rsidRDefault="00932DEB" w:rsidP="00D92288">
      <w:pPr>
        <w:pStyle w:val="Heading3"/>
      </w:pPr>
      <w:bookmarkStart w:id="1123" w:name="_Toc370395991"/>
      <w:bookmarkStart w:id="1124" w:name="_Toc370907239"/>
      <w:r w:rsidRPr="00D92288">
        <w:t>ERD</w:t>
      </w:r>
      <w:bookmarkEnd w:id="1123"/>
      <w:bookmarkEnd w:id="1124"/>
    </w:p>
    <w:p w:rsidR="00932DEB" w:rsidRPr="00373687" w:rsidRDefault="00A34AC6" w:rsidP="00C70A88">
      <w:pPr>
        <w:ind w:left="540"/>
        <w:rPr>
          <w:sz w:val="20"/>
          <w:szCs w:val="16"/>
        </w:rPr>
      </w:pPr>
      <w:r>
        <w:rPr>
          <w:noProof/>
          <w:lang w:bidi="ar-SA"/>
        </w:rPr>
        <w:drawing>
          <wp:inline distT="0" distB="0" distL="0" distR="0" wp14:anchorId="7E182D48" wp14:editId="008E314D">
            <wp:extent cx="5852160" cy="3723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2160" cy="3723874"/>
                    </a:xfrm>
                    <a:prstGeom prst="rect">
                      <a:avLst/>
                    </a:prstGeom>
                  </pic:spPr>
                </pic:pic>
              </a:graphicData>
            </a:graphic>
          </wp:inline>
        </w:drawing>
      </w:r>
    </w:p>
    <w:p w:rsidR="00932DEB" w:rsidRPr="00B67975" w:rsidRDefault="00932DEB" w:rsidP="00D92288">
      <w:pPr>
        <w:pStyle w:val="Heading3"/>
      </w:pPr>
      <w:r w:rsidRPr="00373687">
        <w:t xml:space="preserve"> </w:t>
      </w:r>
      <w:bookmarkStart w:id="1125" w:name="_Toc370395992"/>
      <w:bookmarkStart w:id="1126" w:name="_Toc370907240"/>
      <w:r w:rsidRPr="00373687">
        <w:t xml:space="preserve">Table </w:t>
      </w:r>
      <w:r w:rsidRPr="00D92288">
        <w:t>Definition</w:t>
      </w:r>
      <w:bookmarkEnd w:id="1125"/>
      <w:bookmarkEnd w:id="1126"/>
    </w:p>
    <w:p w:rsidR="00932DEB" w:rsidRPr="008F7F9C" w:rsidRDefault="00CC38F4" w:rsidP="00D92288">
      <w:pPr>
        <w:pStyle w:val="Heading4"/>
      </w:pPr>
      <w:bookmarkStart w:id="1127" w:name="_Hierarchy"/>
      <w:bookmarkStart w:id="1128" w:name="_Toc367052512"/>
      <w:bookmarkStart w:id="1129" w:name="_Toc367280780"/>
      <w:bookmarkStart w:id="1130" w:name="_Toc370395993"/>
      <w:bookmarkEnd w:id="1127"/>
      <w:proofErr w:type="spellStart"/>
      <w:r>
        <w:t>ATS_</w:t>
      </w:r>
      <w:r w:rsidR="00932DEB" w:rsidRPr="00D92288">
        <w:t>Hierarchy</w:t>
      </w:r>
      <w:bookmarkEnd w:id="1128"/>
      <w:bookmarkEnd w:id="1129"/>
      <w:bookmarkEnd w:id="1130"/>
      <w:proofErr w:type="spellEnd"/>
    </w:p>
    <w:p w:rsidR="00932DEB" w:rsidRPr="00373687" w:rsidRDefault="00932DEB" w:rsidP="00C70A88">
      <w:pPr>
        <w:ind w:firstLine="810"/>
        <w:rPr>
          <w:color w:val="04617B" w:themeColor="text2"/>
          <w:szCs w:val="18"/>
        </w:rPr>
      </w:pPr>
      <w:r w:rsidRPr="00373687">
        <w:rPr>
          <w:color w:val="04617B" w:themeColor="text2"/>
          <w:szCs w:val="18"/>
        </w:rPr>
        <w:t>Hierarchy tree definition</w:t>
      </w:r>
    </w:p>
    <w:p w:rsidR="00932DEB" w:rsidRDefault="00A118F9" w:rsidP="00C70A88">
      <w:pPr>
        <w:ind w:left="810"/>
        <w:rPr>
          <w:szCs w:val="18"/>
        </w:rPr>
      </w:pPr>
      <w:r>
        <w:rPr>
          <w:noProof/>
          <w:lang w:bidi="ar-SA"/>
        </w:rPr>
        <w:drawing>
          <wp:inline distT="0" distB="0" distL="0" distR="0" wp14:anchorId="6A05FA1D" wp14:editId="02590BA6">
            <wp:extent cx="5943600" cy="24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462530"/>
                    </a:xfrm>
                    <a:prstGeom prst="rect">
                      <a:avLst/>
                    </a:prstGeom>
                  </pic:spPr>
                </pic:pic>
              </a:graphicData>
            </a:graphic>
          </wp:inline>
        </w:drawing>
      </w:r>
    </w:p>
    <w:p w:rsidR="00932DEB" w:rsidRDefault="00932DEB" w:rsidP="00932DEB">
      <w:pPr>
        <w:rPr>
          <w:szCs w:val="18"/>
        </w:rPr>
      </w:pPr>
    </w:p>
    <w:p w:rsidR="00932DEB" w:rsidRPr="005D439A" w:rsidRDefault="00932DEB" w:rsidP="00C70A88">
      <w:pPr>
        <w:ind w:left="720" w:firstLine="90"/>
        <w:rPr>
          <w:rFonts w:asciiTheme="minorHAnsi" w:hAnsiTheme="minorHAnsi"/>
          <w:szCs w:val="18"/>
        </w:rPr>
      </w:pPr>
      <w:r w:rsidRPr="005D439A">
        <w:rPr>
          <w:rFonts w:asciiTheme="minorHAnsi" w:hAnsiTheme="minorHAnsi"/>
          <w:szCs w:val="18"/>
        </w:rPr>
        <w:t>Id – PK. Hierarchy Id of Project/Folder</w:t>
      </w:r>
    </w:p>
    <w:p w:rsidR="00932DEB" w:rsidRDefault="00932DEB" w:rsidP="00C70A88">
      <w:pPr>
        <w:ind w:left="720" w:firstLine="90"/>
        <w:rPr>
          <w:rFonts w:asciiTheme="minorHAnsi" w:hAnsiTheme="minorHAnsi"/>
          <w:szCs w:val="18"/>
        </w:rPr>
      </w:pPr>
      <w:proofErr w:type="spellStart"/>
      <w:r w:rsidRPr="005D439A">
        <w:rPr>
          <w:rFonts w:asciiTheme="minorHAnsi" w:hAnsiTheme="minorHAnsi"/>
          <w:szCs w:val="18"/>
        </w:rPr>
        <w:lastRenderedPageBreak/>
        <w:t>ParentId</w:t>
      </w:r>
      <w:proofErr w:type="spellEnd"/>
      <w:r w:rsidRPr="005D439A">
        <w:rPr>
          <w:rFonts w:asciiTheme="minorHAnsi" w:hAnsiTheme="minorHAnsi"/>
          <w:szCs w:val="18"/>
        </w:rPr>
        <w:t xml:space="preserve"> – FK, references Id</w:t>
      </w:r>
    </w:p>
    <w:p w:rsidR="00DF08D8" w:rsidRPr="005D439A" w:rsidRDefault="00DF08D8" w:rsidP="00C70A88">
      <w:pPr>
        <w:ind w:left="720" w:firstLine="90"/>
        <w:rPr>
          <w:rFonts w:asciiTheme="minorHAnsi" w:hAnsiTheme="minorHAnsi"/>
          <w:szCs w:val="18"/>
        </w:rPr>
      </w:pPr>
      <w:proofErr w:type="spellStart"/>
      <w:r>
        <w:rPr>
          <w:rFonts w:asciiTheme="minorHAnsi" w:hAnsiTheme="minorHAnsi"/>
          <w:szCs w:val="18"/>
        </w:rPr>
        <w:t>GroupId</w:t>
      </w:r>
      <w:proofErr w:type="spellEnd"/>
      <w:r>
        <w:rPr>
          <w:rFonts w:asciiTheme="minorHAnsi" w:hAnsiTheme="minorHAnsi"/>
          <w:szCs w:val="18"/>
        </w:rPr>
        <w:t xml:space="preserve"> – FK, references Id</w:t>
      </w:r>
    </w:p>
    <w:p w:rsidR="00932DEB" w:rsidRPr="005D439A" w:rsidRDefault="00932DEB" w:rsidP="00C70A88">
      <w:pPr>
        <w:ind w:left="720" w:firstLine="90"/>
        <w:rPr>
          <w:rFonts w:asciiTheme="minorHAnsi" w:hAnsiTheme="minorHAnsi"/>
          <w:szCs w:val="18"/>
        </w:rPr>
      </w:pPr>
      <w:r w:rsidRPr="005D439A">
        <w:rPr>
          <w:rFonts w:asciiTheme="minorHAnsi" w:hAnsiTheme="minorHAnsi"/>
          <w:szCs w:val="18"/>
        </w:rPr>
        <w:t xml:space="preserve">Sequence – unique for the same </w:t>
      </w:r>
      <w:proofErr w:type="spellStart"/>
      <w:r w:rsidRPr="005D439A">
        <w:rPr>
          <w:rFonts w:asciiTheme="minorHAnsi" w:hAnsiTheme="minorHAnsi"/>
          <w:szCs w:val="18"/>
        </w:rPr>
        <w:t>ParentId</w:t>
      </w:r>
      <w:proofErr w:type="spellEnd"/>
      <w:r w:rsidRPr="005D439A">
        <w:rPr>
          <w:rFonts w:asciiTheme="minorHAnsi" w:hAnsiTheme="minorHAnsi"/>
          <w:szCs w:val="18"/>
        </w:rPr>
        <w:t>, check constraint</w:t>
      </w:r>
    </w:p>
    <w:p w:rsidR="00932DEB" w:rsidRPr="005D439A" w:rsidRDefault="00932DEB" w:rsidP="00C70A88">
      <w:pPr>
        <w:ind w:left="720" w:firstLine="90"/>
        <w:rPr>
          <w:rFonts w:asciiTheme="minorHAnsi" w:hAnsiTheme="minorHAnsi"/>
          <w:szCs w:val="18"/>
        </w:rPr>
      </w:pPr>
      <w:r w:rsidRPr="005D439A">
        <w:rPr>
          <w:rFonts w:asciiTheme="minorHAnsi" w:hAnsiTheme="minorHAnsi"/>
          <w:szCs w:val="18"/>
        </w:rPr>
        <w:t xml:space="preserve">Name - unique for the same </w:t>
      </w:r>
      <w:proofErr w:type="spellStart"/>
      <w:r w:rsidRPr="005D439A">
        <w:rPr>
          <w:rFonts w:asciiTheme="minorHAnsi" w:hAnsiTheme="minorHAnsi"/>
          <w:szCs w:val="18"/>
        </w:rPr>
        <w:t>ParentId</w:t>
      </w:r>
      <w:proofErr w:type="spellEnd"/>
      <w:r w:rsidRPr="005D439A">
        <w:rPr>
          <w:rFonts w:asciiTheme="minorHAnsi" w:hAnsiTheme="minorHAnsi"/>
          <w:szCs w:val="18"/>
        </w:rPr>
        <w:t>, check constraint</w:t>
      </w:r>
    </w:p>
    <w:p w:rsidR="00932DEB" w:rsidRPr="00373687" w:rsidRDefault="00932DEB" w:rsidP="00741F14">
      <w:pPr>
        <w:ind w:left="720"/>
        <w:rPr>
          <w:szCs w:val="18"/>
        </w:rPr>
      </w:pPr>
    </w:p>
    <w:p w:rsidR="00932DEB" w:rsidRPr="008F7F9C" w:rsidRDefault="00D76126" w:rsidP="00D92288">
      <w:pPr>
        <w:pStyle w:val="Heading4"/>
      </w:pPr>
      <w:bookmarkStart w:id="1131" w:name="_FolderNote"/>
      <w:bookmarkStart w:id="1132" w:name="_Toc370395995"/>
      <w:bookmarkEnd w:id="1131"/>
      <w:proofErr w:type="spellStart"/>
      <w:r>
        <w:t>ATS_</w:t>
      </w:r>
      <w:r w:rsidR="00932DEB" w:rsidRPr="00D92288">
        <w:t>Note</w:t>
      </w:r>
      <w:bookmarkEnd w:id="1132"/>
      <w:proofErr w:type="spellEnd"/>
    </w:p>
    <w:p w:rsidR="00932DEB" w:rsidRPr="00395E6E" w:rsidRDefault="00932DEB" w:rsidP="00C70A88">
      <w:pPr>
        <w:ind w:left="720" w:firstLine="90"/>
      </w:pPr>
      <w:r>
        <w:t xml:space="preserve">Note table stores all notes. Each note is associated to one Note Group. </w:t>
      </w:r>
    </w:p>
    <w:p w:rsidR="00932DEB" w:rsidRDefault="00BB5CA2" w:rsidP="00741F14">
      <w:pPr>
        <w:ind w:left="720"/>
      </w:pPr>
      <w:r>
        <w:rPr>
          <w:noProof/>
          <w:lang w:bidi="ar-SA"/>
        </w:rPr>
        <w:drawing>
          <wp:inline distT="0" distB="0" distL="0" distR="0" wp14:anchorId="2D208778" wp14:editId="53F9C7DC">
            <wp:extent cx="5762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2625" cy="2924175"/>
                    </a:xfrm>
                    <a:prstGeom prst="rect">
                      <a:avLst/>
                    </a:prstGeom>
                  </pic:spPr>
                </pic:pic>
              </a:graphicData>
            </a:graphic>
          </wp:inline>
        </w:drawing>
      </w:r>
    </w:p>
    <w:p w:rsidR="00FA60E1" w:rsidRPr="0028050E" w:rsidRDefault="00FA60E1" w:rsidP="00741F14">
      <w:pPr>
        <w:ind w:left="720"/>
      </w:pPr>
    </w:p>
    <w:p w:rsidR="00932DEB" w:rsidRPr="008F7F9C" w:rsidRDefault="00451651" w:rsidP="00D92288">
      <w:pPr>
        <w:pStyle w:val="Heading4"/>
      </w:pPr>
      <w:bookmarkStart w:id="1133" w:name="_Toc367280782"/>
      <w:bookmarkStart w:id="1134" w:name="_Toc370395997"/>
      <w:proofErr w:type="spellStart"/>
      <w:r>
        <w:t>ATS_</w:t>
      </w:r>
      <w:r w:rsidR="00932DEB" w:rsidRPr="00D92288">
        <w:t>NoteType</w:t>
      </w:r>
      <w:bookmarkEnd w:id="1133"/>
      <w:bookmarkEnd w:id="1134"/>
      <w:proofErr w:type="spellEnd"/>
    </w:p>
    <w:p w:rsidR="00932DEB" w:rsidRPr="00797234" w:rsidRDefault="00932DEB" w:rsidP="00932DEB"/>
    <w:p w:rsidR="00932DEB" w:rsidRPr="00373687" w:rsidRDefault="00932DEB" w:rsidP="00C70A88">
      <w:pPr>
        <w:ind w:left="720" w:firstLine="90"/>
        <w:rPr>
          <w:szCs w:val="18"/>
        </w:rPr>
      </w:pPr>
      <w:r w:rsidRPr="00373687">
        <w:rPr>
          <w:szCs w:val="18"/>
        </w:rPr>
        <w:t>Reference table, describes various note types</w:t>
      </w:r>
      <w:r w:rsidR="00FA60E1">
        <w:rPr>
          <w:szCs w:val="18"/>
        </w:rPr>
        <w:t>.</w:t>
      </w:r>
    </w:p>
    <w:p w:rsidR="00932DEB" w:rsidRPr="00373687" w:rsidRDefault="00932DEB" w:rsidP="00932DEB">
      <w:pPr>
        <w:rPr>
          <w:szCs w:val="18"/>
        </w:rPr>
      </w:pPr>
    </w:p>
    <w:p w:rsidR="00932DEB" w:rsidRPr="00373687" w:rsidRDefault="00932DEB" w:rsidP="00741F14">
      <w:pPr>
        <w:ind w:left="720"/>
        <w:rPr>
          <w:szCs w:val="18"/>
        </w:rPr>
      </w:pPr>
      <w:r w:rsidRPr="00373687">
        <w:rPr>
          <w:noProof/>
          <w:szCs w:val="18"/>
          <w:lang w:bidi="ar-SA"/>
        </w:rPr>
        <w:drawing>
          <wp:inline distT="0" distB="0" distL="0" distR="0" wp14:anchorId="3075156B" wp14:editId="16C38330">
            <wp:extent cx="5433237" cy="2040411"/>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7749" cy="2038350"/>
                    </a:xfrm>
                    <a:prstGeom prst="rect">
                      <a:avLst/>
                    </a:prstGeom>
                    <a:noFill/>
                    <a:ln>
                      <a:noFill/>
                    </a:ln>
                  </pic:spPr>
                </pic:pic>
              </a:graphicData>
            </a:graphic>
          </wp:inline>
        </w:drawing>
      </w:r>
    </w:p>
    <w:p w:rsidR="00932DEB" w:rsidRPr="008F7F9C" w:rsidRDefault="00943D4C" w:rsidP="00D92288">
      <w:pPr>
        <w:pStyle w:val="Heading4"/>
      </w:pPr>
      <w:bookmarkStart w:id="1135" w:name="_FolderCertificate"/>
      <w:bookmarkStart w:id="1136" w:name="_Toc367052514"/>
      <w:bookmarkStart w:id="1137" w:name="_Toc367280783"/>
      <w:bookmarkStart w:id="1138" w:name="_Toc370395998"/>
      <w:bookmarkEnd w:id="1135"/>
      <w:proofErr w:type="spellStart"/>
      <w:r>
        <w:t>ATS_</w:t>
      </w:r>
      <w:r w:rsidR="00932DEB" w:rsidRPr="00D92288">
        <w:t>FolderCertificate</w:t>
      </w:r>
      <w:bookmarkEnd w:id="1136"/>
      <w:bookmarkEnd w:id="1137"/>
      <w:bookmarkEnd w:id="1138"/>
      <w:proofErr w:type="spellEnd"/>
    </w:p>
    <w:p w:rsidR="00932DEB" w:rsidRPr="00373687" w:rsidRDefault="00932DEB" w:rsidP="00C70A88">
      <w:pPr>
        <w:ind w:left="720" w:firstLine="90"/>
        <w:rPr>
          <w:szCs w:val="18"/>
        </w:rPr>
      </w:pPr>
      <w:r w:rsidRPr="00373687">
        <w:rPr>
          <w:szCs w:val="18"/>
        </w:rPr>
        <w:t>Certificates assigned to the hierarchy node</w:t>
      </w:r>
      <w:r w:rsidR="00FA60E1">
        <w:rPr>
          <w:szCs w:val="18"/>
        </w:rPr>
        <w:t>.</w:t>
      </w:r>
    </w:p>
    <w:p w:rsidR="00932DEB" w:rsidRDefault="00932DEB" w:rsidP="00932DEB">
      <w:pPr>
        <w:rPr>
          <w:szCs w:val="18"/>
        </w:rPr>
      </w:pPr>
    </w:p>
    <w:p w:rsidR="00932DEB" w:rsidRPr="00373687" w:rsidRDefault="00CF12B5" w:rsidP="00741F14">
      <w:pPr>
        <w:ind w:left="720"/>
        <w:rPr>
          <w:szCs w:val="18"/>
        </w:rPr>
      </w:pPr>
      <w:r>
        <w:rPr>
          <w:noProof/>
          <w:lang w:bidi="ar-SA"/>
        </w:rPr>
        <w:lastRenderedPageBreak/>
        <w:drawing>
          <wp:inline distT="0" distB="0" distL="0" distR="0" wp14:anchorId="658C8FB1" wp14:editId="5C716F89">
            <wp:extent cx="5095875" cy="2409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95875" cy="2409825"/>
                    </a:xfrm>
                    <a:prstGeom prst="rect">
                      <a:avLst/>
                    </a:prstGeom>
                  </pic:spPr>
                </pic:pic>
              </a:graphicData>
            </a:graphic>
          </wp:inline>
        </w:drawing>
      </w:r>
    </w:p>
    <w:p w:rsidR="00932DEB" w:rsidRDefault="00932DEB" w:rsidP="00741F14">
      <w:pPr>
        <w:ind w:left="720"/>
        <w:rPr>
          <w:szCs w:val="18"/>
        </w:rPr>
      </w:pPr>
    </w:p>
    <w:p w:rsidR="00932DEB" w:rsidRPr="005D439A" w:rsidRDefault="00932DEB" w:rsidP="00C70A88">
      <w:pPr>
        <w:ind w:left="720" w:firstLine="90"/>
        <w:rPr>
          <w:rFonts w:asciiTheme="minorHAnsi" w:hAnsiTheme="minorHAnsi"/>
          <w:szCs w:val="18"/>
        </w:rPr>
      </w:pPr>
      <w:proofErr w:type="spellStart"/>
      <w:r w:rsidRPr="005D439A">
        <w:rPr>
          <w:rFonts w:asciiTheme="minorHAnsi" w:hAnsiTheme="minorHAnsi"/>
          <w:szCs w:val="18"/>
        </w:rPr>
        <w:t>HierarchyId</w:t>
      </w:r>
      <w:proofErr w:type="spellEnd"/>
      <w:r w:rsidRPr="005D439A">
        <w:rPr>
          <w:rFonts w:asciiTheme="minorHAnsi" w:hAnsiTheme="minorHAnsi"/>
          <w:szCs w:val="18"/>
        </w:rPr>
        <w:t xml:space="preserve"> – FK, references </w:t>
      </w:r>
      <w:proofErr w:type="spellStart"/>
      <w:r w:rsidR="00B34A2C">
        <w:rPr>
          <w:rFonts w:asciiTheme="minorHAnsi" w:hAnsiTheme="minorHAnsi"/>
          <w:szCs w:val="18"/>
        </w:rPr>
        <w:t>ATS_</w:t>
      </w:r>
      <w:r w:rsidR="00087904">
        <w:rPr>
          <w:rFonts w:asciiTheme="minorHAnsi" w:hAnsiTheme="minorHAnsi"/>
          <w:szCs w:val="18"/>
        </w:rPr>
        <w:t>Hierarchy.</w:t>
      </w:r>
      <w:r w:rsidRPr="005D439A">
        <w:rPr>
          <w:rFonts w:asciiTheme="minorHAnsi" w:hAnsiTheme="minorHAnsi"/>
          <w:szCs w:val="18"/>
        </w:rPr>
        <w:t>NodeId</w:t>
      </w:r>
      <w:proofErr w:type="spellEnd"/>
      <w:r w:rsidR="00FA60E1">
        <w:rPr>
          <w:rFonts w:asciiTheme="minorHAnsi" w:hAnsiTheme="minorHAnsi"/>
          <w:szCs w:val="18"/>
        </w:rPr>
        <w:t>.</w:t>
      </w:r>
    </w:p>
    <w:p w:rsidR="00932DEB" w:rsidRPr="005D439A" w:rsidRDefault="00932DEB" w:rsidP="00932DEB">
      <w:pPr>
        <w:rPr>
          <w:rFonts w:asciiTheme="minorHAnsi" w:hAnsiTheme="minorHAnsi"/>
          <w:szCs w:val="18"/>
        </w:rPr>
      </w:pPr>
    </w:p>
    <w:p w:rsidR="00932DEB" w:rsidRPr="008F7F9C" w:rsidRDefault="00057D6F" w:rsidP="00D445C4">
      <w:pPr>
        <w:pStyle w:val="Heading4"/>
      </w:pPr>
      <w:bookmarkStart w:id="1139" w:name="_Toc370395999"/>
      <w:bookmarkStart w:id="1140" w:name="_Toc367052516"/>
      <w:bookmarkStart w:id="1141" w:name="_Toc367280785"/>
      <w:proofErr w:type="spellStart"/>
      <w:r>
        <w:t>ATS_</w:t>
      </w:r>
      <w:r w:rsidR="00932DEB" w:rsidRPr="00D445C4">
        <w:t>ProjectStep</w:t>
      </w:r>
      <w:bookmarkEnd w:id="1139"/>
      <w:proofErr w:type="spellEnd"/>
    </w:p>
    <w:p w:rsidR="00932DEB" w:rsidRPr="005D439A" w:rsidRDefault="00932DEB" w:rsidP="00C70A88">
      <w:pPr>
        <w:ind w:left="810"/>
        <w:rPr>
          <w:rFonts w:asciiTheme="minorHAnsi" w:hAnsiTheme="minorHAnsi"/>
          <w:szCs w:val="18"/>
        </w:rPr>
      </w:pPr>
      <w:proofErr w:type="spellStart"/>
      <w:r w:rsidRPr="005D439A">
        <w:rPr>
          <w:rFonts w:asciiTheme="minorHAnsi" w:hAnsiTheme="minorHAnsi"/>
          <w:szCs w:val="18"/>
        </w:rPr>
        <w:t>ProjectStep</w:t>
      </w:r>
      <w:proofErr w:type="spellEnd"/>
      <w:r w:rsidRPr="005D439A">
        <w:rPr>
          <w:rFonts w:asciiTheme="minorHAnsi" w:hAnsiTheme="minorHAnsi"/>
          <w:szCs w:val="18"/>
        </w:rPr>
        <w:t xml:space="preserve"> is a Reference table, managed by SCD. Project steps definition, a drop down list on project Properties tab.</w:t>
      </w:r>
    </w:p>
    <w:p w:rsidR="00932DEB" w:rsidRPr="00373687" w:rsidRDefault="00932DEB" w:rsidP="00741F14">
      <w:pPr>
        <w:ind w:left="720"/>
        <w:rPr>
          <w:szCs w:val="18"/>
        </w:rPr>
      </w:pPr>
      <w:r w:rsidRPr="00373687">
        <w:rPr>
          <w:noProof/>
          <w:szCs w:val="18"/>
          <w:lang w:bidi="ar-SA"/>
        </w:rPr>
        <w:drawing>
          <wp:inline distT="0" distB="0" distL="0" distR="0" wp14:anchorId="06D0CCBD" wp14:editId="134B2CB4">
            <wp:extent cx="5348177" cy="2038196"/>
            <wp:effectExtent l="0" t="0" r="5080" b="63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8582" cy="2038350"/>
                    </a:xfrm>
                    <a:prstGeom prst="rect">
                      <a:avLst/>
                    </a:prstGeom>
                    <a:noFill/>
                    <a:ln>
                      <a:noFill/>
                    </a:ln>
                  </pic:spPr>
                </pic:pic>
              </a:graphicData>
            </a:graphic>
          </wp:inline>
        </w:drawing>
      </w:r>
    </w:p>
    <w:p w:rsidR="00932DEB" w:rsidRPr="008F7F9C" w:rsidRDefault="00FD1F4E" w:rsidP="00D92288">
      <w:pPr>
        <w:pStyle w:val="Heading4"/>
      </w:pPr>
      <w:bookmarkStart w:id="1142" w:name="_Toc370396002"/>
      <w:bookmarkEnd w:id="1140"/>
      <w:bookmarkEnd w:id="1141"/>
      <w:proofErr w:type="spellStart"/>
      <w:r>
        <w:t>ATS_</w:t>
      </w:r>
      <w:r w:rsidR="00932DEB" w:rsidRPr="00D92288">
        <w:t>Version</w:t>
      </w:r>
      <w:bookmarkEnd w:id="1142"/>
      <w:proofErr w:type="spellEnd"/>
    </w:p>
    <w:p w:rsidR="00932DEB" w:rsidRPr="00470B58" w:rsidRDefault="00932DEB" w:rsidP="00470B58">
      <w:pPr>
        <w:ind w:left="810"/>
        <w:rPr>
          <w:rFonts w:asciiTheme="minorHAnsi" w:hAnsiTheme="minorHAnsi"/>
          <w:szCs w:val="18"/>
        </w:rPr>
      </w:pPr>
      <w:r w:rsidRPr="00470B58">
        <w:rPr>
          <w:rFonts w:asciiTheme="minorHAnsi" w:hAnsiTheme="minorHAnsi"/>
          <w:szCs w:val="18"/>
        </w:rPr>
        <w:t>Versions management</w:t>
      </w:r>
      <w:r w:rsidR="00FA60E1">
        <w:rPr>
          <w:rFonts w:asciiTheme="minorHAnsi" w:hAnsiTheme="minorHAnsi"/>
          <w:szCs w:val="18"/>
        </w:rPr>
        <w:t>.</w:t>
      </w:r>
    </w:p>
    <w:p w:rsidR="00932DEB" w:rsidRPr="00373687" w:rsidRDefault="00932DEB" w:rsidP="00741F14">
      <w:pPr>
        <w:ind w:left="720"/>
        <w:rPr>
          <w:szCs w:val="18"/>
        </w:rPr>
      </w:pPr>
    </w:p>
    <w:p w:rsidR="00932DEB" w:rsidRDefault="00FD1F4E" w:rsidP="00741F14">
      <w:pPr>
        <w:ind w:left="720"/>
        <w:rPr>
          <w:szCs w:val="18"/>
        </w:rPr>
      </w:pPr>
      <w:r>
        <w:rPr>
          <w:noProof/>
          <w:lang w:bidi="ar-SA"/>
        </w:rPr>
        <w:drawing>
          <wp:inline distT="0" distB="0" distL="0" distR="0" wp14:anchorId="45FEB827" wp14:editId="57EB83F0">
            <wp:extent cx="5852160" cy="2537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52160" cy="2537812"/>
                    </a:xfrm>
                    <a:prstGeom prst="rect">
                      <a:avLst/>
                    </a:prstGeom>
                  </pic:spPr>
                </pic:pic>
              </a:graphicData>
            </a:graphic>
          </wp:inline>
        </w:drawing>
      </w:r>
    </w:p>
    <w:p w:rsidR="00932DEB" w:rsidRDefault="00932DEB" w:rsidP="00932DEB">
      <w:pPr>
        <w:rPr>
          <w:szCs w:val="18"/>
        </w:rPr>
      </w:pPr>
    </w:p>
    <w:p w:rsidR="00932DEB" w:rsidRPr="00373687" w:rsidRDefault="00932DEB" w:rsidP="00932DEB">
      <w:pPr>
        <w:rPr>
          <w:szCs w:val="18"/>
        </w:rPr>
      </w:pPr>
    </w:p>
    <w:p w:rsidR="00932DEB" w:rsidRPr="008F7F9C" w:rsidRDefault="001F72A7" w:rsidP="00D92288">
      <w:pPr>
        <w:pStyle w:val="Heading4"/>
      </w:pPr>
      <w:bookmarkStart w:id="1143" w:name="_Toc367052517"/>
      <w:bookmarkStart w:id="1144" w:name="_Toc367280786"/>
      <w:bookmarkStart w:id="1145" w:name="_Toc370396003"/>
      <w:proofErr w:type="spellStart"/>
      <w:r>
        <w:t>ATS_</w:t>
      </w:r>
      <w:r w:rsidR="00860560">
        <w:t>VersionContent</w:t>
      </w:r>
      <w:bookmarkEnd w:id="1143"/>
      <w:bookmarkEnd w:id="1144"/>
      <w:bookmarkEnd w:id="1145"/>
      <w:proofErr w:type="spellEnd"/>
    </w:p>
    <w:p w:rsidR="00932DEB" w:rsidRPr="00470B58" w:rsidRDefault="00932DEB" w:rsidP="00470B58">
      <w:pPr>
        <w:ind w:left="810"/>
        <w:rPr>
          <w:rFonts w:asciiTheme="minorHAnsi" w:hAnsiTheme="minorHAnsi"/>
          <w:szCs w:val="18"/>
        </w:rPr>
      </w:pPr>
      <w:r w:rsidRPr="00470B58">
        <w:rPr>
          <w:rFonts w:asciiTheme="minorHAnsi" w:hAnsiTheme="minorHAnsi"/>
          <w:szCs w:val="18"/>
        </w:rPr>
        <w:t>Content assigned to project version</w:t>
      </w:r>
      <w:r w:rsidR="00FA60E1">
        <w:rPr>
          <w:rFonts w:asciiTheme="minorHAnsi" w:hAnsiTheme="minorHAnsi"/>
          <w:szCs w:val="18"/>
        </w:rPr>
        <w:t>.</w:t>
      </w:r>
    </w:p>
    <w:p w:rsidR="00932DEB" w:rsidRDefault="00932DEB" w:rsidP="00932DEB">
      <w:pPr>
        <w:ind w:left="720"/>
        <w:rPr>
          <w:color w:val="04617B" w:themeColor="text2"/>
          <w:szCs w:val="18"/>
        </w:rPr>
      </w:pPr>
    </w:p>
    <w:p w:rsidR="00FA60E1" w:rsidRDefault="00FD1F4E" w:rsidP="00FD1F4E">
      <w:pPr>
        <w:ind w:left="720"/>
        <w:rPr>
          <w:color w:val="04617B" w:themeColor="text2"/>
          <w:szCs w:val="18"/>
        </w:rPr>
      </w:pPr>
      <w:r>
        <w:rPr>
          <w:noProof/>
          <w:lang w:bidi="ar-SA"/>
        </w:rPr>
        <w:drawing>
          <wp:inline distT="0" distB="0" distL="0" distR="0" wp14:anchorId="01316AE1" wp14:editId="5FDDE14C">
            <wp:extent cx="5852160" cy="22101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52160" cy="2210191"/>
                    </a:xfrm>
                    <a:prstGeom prst="rect">
                      <a:avLst/>
                    </a:prstGeom>
                  </pic:spPr>
                </pic:pic>
              </a:graphicData>
            </a:graphic>
          </wp:inline>
        </w:drawing>
      </w:r>
    </w:p>
    <w:p w:rsidR="00FA60E1" w:rsidRDefault="00FA60E1" w:rsidP="00932DEB">
      <w:pPr>
        <w:ind w:left="720"/>
        <w:rPr>
          <w:color w:val="04617B" w:themeColor="text2"/>
          <w:szCs w:val="18"/>
        </w:rPr>
      </w:pPr>
    </w:p>
    <w:p w:rsidR="00FA60E1" w:rsidRPr="00373687" w:rsidRDefault="00FA60E1" w:rsidP="00932DEB">
      <w:pPr>
        <w:ind w:left="720"/>
        <w:rPr>
          <w:color w:val="04617B" w:themeColor="text2"/>
          <w:szCs w:val="18"/>
        </w:rPr>
      </w:pPr>
    </w:p>
    <w:p w:rsidR="00932DEB" w:rsidRPr="008F7F9C" w:rsidRDefault="00FD1F4E" w:rsidP="00D92288">
      <w:pPr>
        <w:pStyle w:val="Heading4"/>
      </w:pPr>
      <w:bookmarkStart w:id="1146" w:name="_Toc367280190"/>
      <w:bookmarkStart w:id="1147" w:name="_Toc367280789"/>
      <w:bookmarkStart w:id="1148" w:name="_Toc370396004"/>
      <w:proofErr w:type="spellStart"/>
      <w:r>
        <w:t>ATS_</w:t>
      </w:r>
      <w:r w:rsidR="00932DEB" w:rsidRPr="00D92288">
        <w:t>ProjectSynchronization</w:t>
      </w:r>
      <w:bookmarkEnd w:id="1146"/>
      <w:bookmarkEnd w:id="1147"/>
      <w:bookmarkEnd w:id="1148"/>
      <w:proofErr w:type="spellEnd"/>
    </w:p>
    <w:p w:rsidR="00932DEB" w:rsidRPr="00373687" w:rsidRDefault="00932DEB" w:rsidP="00470B58">
      <w:pPr>
        <w:ind w:left="810"/>
        <w:rPr>
          <w:szCs w:val="18"/>
        </w:rPr>
      </w:pPr>
      <w:r w:rsidRPr="00470B58">
        <w:rPr>
          <w:rFonts w:asciiTheme="minorHAnsi" w:hAnsiTheme="minorHAnsi"/>
          <w:szCs w:val="18"/>
        </w:rPr>
        <w:t>The table contains projects that will be synchronized with another system.</w:t>
      </w:r>
    </w:p>
    <w:p w:rsidR="00932DEB" w:rsidRDefault="00932DEB" w:rsidP="00932DEB">
      <w:pPr>
        <w:rPr>
          <w:szCs w:val="18"/>
        </w:rPr>
      </w:pPr>
    </w:p>
    <w:p w:rsidR="00932DEB" w:rsidRDefault="00932DEB" w:rsidP="00741F14">
      <w:pPr>
        <w:ind w:left="720"/>
        <w:rPr>
          <w:szCs w:val="18"/>
        </w:rPr>
      </w:pPr>
      <w:r w:rsidRPr="00830657">
        <w:rPr>
          <w:noProof/>
        </w:rPr>
        <w:t xml:space="preserve"> </w:t>
      </w:r>
      <w:r w:rsidR="00FD1F4E">
        <w:rPr>
          <w:noProof/>
          <w:lang w:bidi="ar-SA"/>
        </w:rPr>
        <w:drawing>
          <wp:inline distT="0" distB="0" distL="0" distR="0" wp14:anchorId="5E191D37" wp14:editId="0482AEE9">
            <wp:extent cx="493395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33950" cy="2609850"/>
                    </a:xfrm>
                    <a:prstGeom prst="rect">
                      <a:avLst/>
                    </a:prstGeom>
                  </pic:spPr>
                </pic:pic>
              </a:graphicData>
            </a:graphic>
          </wp:inline>
        </w:drawing>
      </w:r>
    </w:p>
    <w:p w:rsidR="00932DEB" w:rsidRDefault="00932DEB" w:rsidP="00932DEB">
      <w:pPr>
        <w:rPr>
          <w:szCs w:val="18"/>
        </w:rPr>
      </w:pPr>
    </w:p>
    <w:p w:rsidR="00932DEB" w:rsidRPr="00470B58" w:rsidRDefault="00932DEB" w:rsidP="00470B58">
      <w:pPr>
        <w:ind w:left="810"/>
        <w:rPr>
          <w:rFonts w:asciiTheme="minorHAnsi" w:hAnsiTheme="minorHAnsi"/>
          <w:szCs w:val="18"/>
        </w:rPr>
      </w:pPr>
      <w:proofErr w:type="spellStart"/>
      <w:r w:rsidRPr="00470B58">
        <w:rPr>
          <w:rFonts w:asciiTheme="minorHAnsi" w:hAnsiTheme="minorHAnsi"/>
          <w:szCs w:val="18"/>
        </w:rPr>
        <w:t>ProjectId</w:t>
      </w:r>
      <w:proofErr w:type="spellEnd"/>
      <w:r w:rsidRPr="00470B58">
        <w:rPr>
          <w:rFonts w:asciiTheme="minorHAnsi" w:hAnsiTheme="minorHAnsi"/>
          <w:szCs w:val="18"/>
        </w:rPr>
        <w:t xml:space="preserve"> – FK, references </w:t>
      </w:r>
      <w:proofErr w:type="spellStart"/>
      <w:r w:rsidRPr="00470B58">
        <w:rPr>
          <w:rFonts w:asciiTheme="minorHAnsi" w:hAnsiTheme="minorHAnsi"/>
          <w:szCs w:val="18"/>
        </w:rPr>
        <w:t>Project.ProjectId</w:t>
      </w:r>
      <w:proofErr w:type="spellEnd"/>
    </w:p>
    <w:p w:rsidR="00932DEB" w:rsidRPr="00470B58" w:rsidRDefault="00932DEB" w:rsidP="00470B58">
      <w:pPr>
        <w:ind w:left="810"/>
        <w:rPr>
          <w:rFonts w:asciiTheme="minorHAnsi" w:hAnsiTheme="minorHAnsi"/>
          <w:szCs w:val="18"/>
        </w:rPr>
      </w:pPr>
      <w:proofErr w:type="spellStart"/>
      <w:r w:rsidRPr="00470B58">
        <w:rPr>
          <w:rFonts w:asciiTheme="minorHAnsi" w:hAnsiTheme="minorHAnsi"/>
          <w:szCs w:val="18"/>
        </w:rPr>
        <w:t>SyncType</w:t>
      </w:r>
      <w:proofErr w:type="spellEnd"/>
      <w:r w:rsidRPr="00470B58">
        <w:rPr>
          <w:rFonts w:asciiTheme="minorHAnsi" w:hAnsiTheme="minorHAnsi"/>
          <w:szCs w:val="18"/>
        </w:rPr>
        <w:t xml:space="preserve"> – FK, references </w:t>
      </w:r>
      <w:proofErr w:type="spellStart"/>
      <w:r w:rsidRPr="00470B58">
        <w:rPr>
          <w:rFonts w:asciiTheme="minorHAnsi" w:hAnsiTheme="minorHAnsi"/>
          <w:szCs w:val="18"/>
        </w:rPr>
        <w:t>SynchronizationType.Type</w:t>
      </w:r>
      <w:proofErr w:type="spellEnd"/>
    </w:p>
    <w:p w:rsidR="00932DEB" w:rsidRPr="008F7F9C" w:rsidRDefault="00FD1F4E" w:rsidP="00D92288">
      <w:pPr>
        <w:pStyle w:val="Heading4"/>
      </w:pPr>
      <w:bookmarkStart w:id="1149" w:name="_Toc367280191"/>
      <w:bookmarkStart w:id="1150" w:name="_Toc367280790"/>
      <w:bookmarkStart w:id="1151" w:name="_Toc370396005"/>
      <w:proofErr w:type="spellStart"/>
      <w:r>
        <w:t>ATS_</w:t>
      </w:r>
      <w:r w:rsidR="00932DEB" w:rsidRPr="00D92288">
        <w:t>SynchronizationType</w:t>
      </w:r>
      <w:bookmarkEnd w:id="1149"/>
      <w:bookmarkEnd w:id="1150"/>
      <w:bookmarkEnd w:id="1151"/>
      <w:proofErr w:type="spellEnd"/>
    </w:p>
    <w:p w:rsidR="00932DEB" w:rsidRPr="00470B58" w:rsidRDefault="00932DEB" w:rsidP="00470B58">
      <w:pPr>
        <w:ind w:left="810"/>
        <w:rPr>
          <w:rFonts w:asciiTheme="minorHAnsi" w:hAnsiTheme="minorHAnsi"/>
          <w:szCs w:val="18"/>
        </w:rPr>
      </w:pPr>
      <w:r w:rsidRPr="00470B58">
        <w:rPr>
          <w:rFonts w:asciiTheme="minorHAnsi" w:hAnsiTheme="minorHAnsi"/>
          <w:szCs w:val="18"/>
        </w:rPr>
        <w:t>Reference table, describes various synchronization types</w:t>
      </w:r>
    </w:p>
    <w:p w:rsidR="00932DEB" w:rsidRPr="00470B58" w:rsidRDefault="00932DEB" w:rsidP="00932DEB">
      <w:pPr>
        <w:rPr>
          <w:rFonts w:asciiTheme="minorHAnsi" w:hAnsiTheme="minorHAnsi"/>
          <w:szCs w:val="18"/>
        </w:rPr>
      </w:pPr>
    </w:p>
    <w:p w:rsidR="00932DEB" w:rsidRDefault="00932DEB" w:rsidP="00741F14">
      <w:pPr>
        <w:ind w:left="720"/>
        <w:rPr>
          <w:szCs w:val="18"/>
        </w:rPr>
      </w:pPr>
      <w:r>
        <w:rPr>
          <w:noProof/>
          <w:lang w:bidi="ar-SA"/>
        </w:rPr>
        <w:lastRenderedPageBreak/>
        <w:drawing>
          <wp:inline distT="0" distB="0" distL="0" distR="0" wp14:anchorId="247CD1A6" wp14:editId="63839F33">
            <wp:extent cx="5263116" cy="17224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67855" cy="1724025"/>
                    </a:xfrm>
                    <a:prstGeom prst="rect">
                      <a:avLst/>
                    </a:prstGeom>
                  </pic:spPr>
                </pic:pic>
              </a:graphicData>
            </a:graphic>
          </wp:inline>
        </w:drawing>
      </w:r>
    </w:p>
    <w:p w:rsidR="00932DEB" w:rsidRDefault="00932DEB" w:rsidP="00932DEB">
      <w:pPr>
        <w:rPr>
          <w:szCs w:val="18"/>
        </w:rPr>
      </w:pPr>
    </w:p>
    <w:p w:rsidR="00932DEB" w:rsidRDefault="00932DEB" w:rsidP="00D92288">
      <w:pPr>
        <w:pStyle w:val="Heading2"/>
      </w:pPr>
      <w:bookmarkStart w:id="1152" w:name="_Toc370396006"/>
      <w:bookmarkStart w:id="1153" w:name="_Toc370907241"/>
      <w:r w:rsidRPr="00D92288">
        <w:t>Security</w:t>
      </w:r>
      <w:bookmarkEnd w:id="1152"/>
      <w:bookmarkEnd w:id="1153"/>
    </w:p>
    <w:p w:rsidR="00932DEB" w:rsidRDefault="00932DEB" w:rsidP="00D92288">
      <w:pPr>
        <w:pStyle w:val="Heading3"/>
      </w:pPr>
      <w:bookmarkStart w:id="1154" w:name="_Toc370396007"/>
      <w:bookmarkStart w:id="1155" w:name="_Toc370907242"/>
      <w:r w:rsidRPr="00D92288">
        <w:t>ERD</w:t>
      </w:r>
      <w:bookmarkEnd w:id="1154"/>
      <w:bookmarkEnd w:id="1155"/>
    </w:p>
    <w:p w:rsidR="00932DEB" w:rsidRPr="00732B2F" w:rsidRDefault="00882A14" w:rsidP="00932DEB">
      <w:r>
        <w:rPr>
          <w:noProof/>
          <w:lang w:bidi="ar-SA"/>
        </w:rPr>
        <w:drawing>
          <wp:inline distT="0" distB="0" distL="0" distR="0" wp14:anchorId="4B7F55D2" wp14:editId="6F0C4183">
            <wp:extent cx="5657850" cy="478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57850" cy="4781550"/>
                    </a:xfrm>
                    <a:prstGeom prst="rect">
                      <a:avLst/>
                    </a:prstGeom>
                  </pic:spPr>
                </pic:pic>
              </a:graphicData>
            </a:graphic>
          </wp:inline>
        </w:drawing>
      </w:r>
    </w:p>
    <w:p w:rsidR="00932DEB" w:rsidRPr="00732B2F" w:rsidRDefault="00932DEB" w:rsidP="00741F14">
      <w:pPr>
        <w:pStyle w:val="Heading3"/>
      </w:pPr>
      <w:bookmarkStart w:id="1156" w:name="_Toc370396008"/>
      <w:bookmarkStart w:id="1157" w:name="_Toc370907243"/>
      <w:r w:rsidRPr="00D92288">
        <w:t>T</w:t>
      </w:r>
      <w:r>
        <w:t>ables definition</w:t>
      </w:r>
      <w:bookmarkEnd w:id="1156"/>
      <w:bookmarkEnd w:id="1157"/>
    </w:p>
    <w:p w:rsidR="00932DEB" w:rsidRPr="008F7F9C" w:rsidRDefault="004A1F12" w:rsidP="00D92288">
      <w:pPr>
        <w:pStyle w:val="Heading4"/>
      </w:pPr>
      <w:bookmarkStart w:id="1158" w:name="_Toc370396009"/>
      <w:proofErr w:type="spellStart"/>
      <w:r>
        <w:t>ATS_</w:t>
      </w:r>
      <w:r w:rsidR="00932DEB" w:rsidRPr="00D92288">
        <w:t>Privilege</w:t>
      </w:r>
      <w:bookmarkEnd w:id="1158"/>
      <w:proofErr w:type="spellEnd"/>
    </w:p>
    <w:p w:rsidR="00932DEB" w:rsidRPr="00470B58" w:rsidRDefault="00932DEB" w:rsidP="00741F14">
      <w:pPr>
        <w:ind w:firstLine="810"/>
        <w:rPr>
          <w:rFonts w:asciiTheme="minorHAnsi" w:hAnsiTheme="minorHAnsi"/>
        </w:rPr>
      </w:pPr>
      <w:r w:rsidRPr="00470B58">
        <w:rPr>
          <w:rFonts w:asciiTheme="minorHAnsi" w:hAnsiTheme="minorHAnsi"/>
        </w:rPr>
        <w:t>The table lists all system activities that require authorization</w:t>
      </w:r>
      <w:r w:rsidR="00FA60E1">
        <w:rPr>
          <w:rFonts w:asciiTheme="minorHAnsi" w:hAnsiTheme="minorHAnsi"/>
        </w:rPr>
        <w:t>.</w:t>
      </w:r>
    </w:p>
    <w:p w:rsidR="00932DEB" w:rsidRPr="008F7F9C" w:rsidRDefault="004A1F12" w:rsidP="00D92288">
      <w:pPr>
        <w:pStyle w:val="Heading4"/>
      </w:pPr>
      <w:bookmarkStart w:id="1159" w:name="_Toc370396010"/>
      <w:proofErr w:type="spellStart"/>
      <w:r>
        <w:t>ATS_</w:t>
      </w:r>
      <w:r w:rsidR="00932DEB" w:rsidRPr="008F7F9C">
        <w:t>Profile</w:t>
      </w:r>
      <w:bookmarkEnd w:id="1159"/>
      <w:proofErr w:type="spellEnd"/>
    </w:p>
    <w:p w:rsidR="00932DEB" w:rsidRPr="00470B58" w:rsidRDefault="00932DEB" w:rsidP="00741F14">
      <w:pPr>
        <w:ind w:left="810"/>
        <w:rPr>
          <w:rFonts w:asciiTheme="minorHAnsi" w:hAnsiTheme="minorHAnsi"/>
        </w:rPr>
      </w:pPr>
      <w:r w:rsidRPr="00470B58">
        <w:rPr>
          <w:rFonts w:asciiTheme="minorHAnsi" w:hAnsiTheme="minorHAnsi"/>
        </w:rPr>
        <w:t>The table lists user profiles (roles). In phase 1 the table will include at least 2 basic profiles: Super User and Default User</w:t>
      </w:r>
      <w:r w:rsidR="00FA60E1">
        <w:rPr>
          <w:rFonts w:asciiTheme="minorHAnsi" w:hAnsiTheme="minorHAnsi"/>
        </w:rPr>
        <w:t>.</w:t>
      </w:r>
    </w:p>
    <w:p w:rsidR="00932DEB" w:rsidRPr="008F7F9C" w:rsidRDefault="004A1F12" w:rsidP="00D92288">
      <w:pPr>
        <w:pStyle w:val="Heading4"/>
      </w:pPr>
      <w:bookmarkStart w:id="1160" w:name="_Toc370396011"/>
      <w:proofErr w:type="spellStart"/>
      <w:r>
        <w:lastRenderedPageBreak/>
        <w:t>ATS_</w:t>
      </w:r>
      <w:r w:rsidR="00932DEB" w:rsidRPr="00D92288">
        <w:t>ProfilePrivilege</w:t>
      </w:r>
      <w:bookmarkEnd w:id="1160"/>
      <w:proofErr w:type="spellEnd"/>
    </w:p>
    <w:p w:rsidR="00932DEB" w:rsidRPr="00470B58" w:rsidRDefault="00932DEB" w:rsidP="00741F14">
      <w:pPr>
        <w:ind w:left="360" w:firstLine="432"/>
        <w:rPr>
          <w:rFonts w:asciiTheme="minorHAnsi" w:hAnsiTheme="minorHAnsi"/>
        </w:rPr>
      </w:pPr>
      <w:r w:rsidRPr="00470B58">
        <w:rPr>
          <w:rFonts w:asciiTheme="minorHAnsi" w:hAnsiTheme="minorHAnsi"/>
        </w:rPr>
        <w:t>List of activities (</w:t>
      </w:r>
      <w:proofErr w:type="spellStart"/>
      <w:r w:rsidRPr="00470B58">
        <w:rPr>
          <w:rFonts w:asciiTheme="minorHAnsi" w:hAnsiTheme="minorHAnsi"/>
        </w:rPr>
        <w:t>PrivilegeCode</w:t>
      </w:r>
      <w:proofErr w:type="spellEnd"/>
      <w:r w:rsidRPr="00470B58">
        <w:rPr>
          <w:rFonts w:asciiTheme="minorHAnsi" w:hAnsiTheme="minorHAnsi"/>
        </w:rPr>
        <w:t>) that are allowed for the role (</w:t>
      </w:r>
      <w:proofErr w:type="spellStart"/>
      <w:r w:rsidRPr="00470B58">
        <w:rPr>
          <w:rFonts w:asciiTheme="minorHAnsi" w:hAnsiTheme="minorHAnsi"/>
        </w:rPr>
        <w:t>ProfileCode</w:t>
      </w:r>
      <w:proofErr w:type="spellEnd"/>
      <w:r w:rsidRPr="00470B58">
        <w:rPr>
          <w:rFonts w:asciiTheme="minorHAnsi" w:hAnsiTheme="minorHAnsi"/>
        </w:rPr>
        <w:t>)</w:t>
      </w:r>
      <w:r w:rsidR="00FA60E1">
        <w:rPr>
          <w:rFonts w:asciiTheme="minorHAnsi" w:hAnsiTheme="minorHAnsi"/>
        </w:rPr>
        <w:t>.</w:t>
      </w:r>
    </w:p>
    <w:p w:rsidR="00932DEB" w:rsidRPr="008F7F9C" w:rsidRDefault="004A1F12" w:rsidP="004A1F12">
      <w:pPr>
        <w:pStyle w:val="Heading4"/>
      </w:pPr>
      <w:bookmarkStart w:id="1161" w:name="_Toc370396012"/>
      <w:bookmarkStart w:id="1162" w:name="_Toc370907244"/>
      <w:proofErr w:type="spellStart"/>
      <w:r>
        <w:t>ATS_</w:t>
      </w:r>
      <w:r w:rsidR="00932DEB" w:rsidRPr="00D92288">
        <w:t>UserProfile</w:t>
      </w:r>
      <w:bookmarkEnd w:id="1161"/>
      <w:bookmarkEnd w:id="1162"/>
      <w:proofErr w:type="spellEnd"/>
    </w:p>
    <w:p w:rsidR="00932DEB" w:rsidRPr="00470B58" w:rsidRDefault="00932DEB" w:rsidP="004A1F12">
      <w:pPr>
        <w:ind w:left="360" w:firstLine="360"/>
        <w:rPr>
          <w:rFonts w:asciiTheme="minorHAnsi" w:hAnsiTheme="minorHAnsi"/>
        </w:rPr>
      </w:pPr>
      <w:r w:rsidRPr="00470B58">
        <w:rPr>
          <w:rFonts w:asciiTheme="minorHAnsi" w:hAnsiTheme="minorHAnsi"/>
        </w:rPr>
        <w:t>The table lists user-profile relationship.</w:t>
      </w:r>
    </w:p>
    <w:p w:rsidR="00932DEB" w:rsidRPr="00470B58" w:rsidRDefault="00932DEB" w:rsidP="00932DEB">
      <w:pPr>
        <w:rPr>
          <w:rFonts w:asciiTheme="minorHAnsi" w:hAnsiTheme="minorHAnsi"/>
        </w:rPr>
      </w:pPr>
    </w:p>
    <w:p w:rsidR="00932DEB" w:rsidRDefault="00932DEB" w:rsidP="00470B58">
      <w:pPr>
        <w:pStyle w:val="Heading2"/>
      </w:pPr>
      <w:bookmarkStart w:id="1163" w:name="_Toc370396013"/>
      <w:bookmarkStart w:id="1164" w:name="_Toc370907245"/>
      <w:r>
        <w:t>Messages and Error Handling</w:t>
      </w:r>
      <w:bookmarkEnd w:id="1163"/>
      <w:bookmarkEnd w:id="1164"/>
    </w:p>
    <w:p w:rsidR="00932DEB" w:rsidRDefault="00932DEB" w:rsidP="00EE05BE">
      <w:pPr>
        <w:pStyle w:val="Heading3"/>
      </w:pPr>
      <w:bookmarkStart w:id="1165" w:name="_Toc370396014"/>
      <w:bookmarkStart w:id="1166" w:name="_Toc370907246"/>
      <w:r w:rsidRPr="00EE05BE">
        <w:t>ERD</w:t>
      </w:r>
      <w:bookmarkEnd w:id="1165"/>
      <w:bookmarkEnd w:id="1166"/>
    </w:p>
    <w:p w:rsidR="00932DEB" w:rsidRPr="00DC1045" w:rsidRDefault="006E2E76" w:rsidP="00741F14">
      <w:pPr>
        <w:ind w:left="540"/>
      </w:pPr>
      <w:r>
        <w:rPr>
          <w:noProof/>
          <w:lang w:bidi="ar-SA"/>
        </w:rPr>
        <w:drawing>
          <wp:inline distT="0" distB="0" distL="0" distR="0" wp14:anchorId="443A31D4" wp14:editId="079679F2">
            <wp:extent cx="556260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62600" cy="2324100"/>
                    </a:xfrm>
                    <a:prstGeom prst="rect">
                      <a:avLst/>
                    </a:prstGeom>
                  </pic:spPr>
                </pic:pic>
              </a:graphicData>
            </a:graphic>
          </wp:inline>
        </w:drawing>
      </w:r>
    </w:p>
    <w:p w:rsidR="00932DEB" w:rsidRDefault="00932DEB" w:rsidP="00EE05BE">
      <w:pPr>
        <w:pStyle w:val="Heading3"/>
      </w:pPr>
      <w:bookmarkStart w:id="1167" w:name="_Toc370396015"/>
      <w:bookmarkStart w:id="1168" w:name="_Toc370907247"/>
      <w:r>
        <w:t xml:space="preserve">Table </w:t>
      </w:r>
      <w:r w:rsidRPr="00EE05BE">
        <w:t>Definition</w:t>
      </w:r>
      <w:bookmarkEnd w:id="1167"/>
      <w:bookmarkEnd w:id="1168"/>
    </w:p>
    <w:p w:rsidR="00932DEB" w:rsidRPr="008F7F9C" w:rsidRDefault="00E84A3B" w:rsidP="00EE05BE">
      <w:pPr>
        <w:pStyle w:val="Heading4"/>
      </w:pPr>
      <w:bookmarkStart w:id="1169" w:name="_Toc370396016"/>
      <w:proofErr w:type="spellStart"/>
      <w:r>
        <w:t>ATS_</w:t>
      </w:r>
      <w:r w:rsidR="00932DEB" w:rsidRPr="00EE05BE">
        <w:t>MessageType</w:t>
      </w:r>
      <w:bookmarkEnd w:id="1169"/>
      <w:proofErr w:type="spellEnd"/>
    </w:p>
    <w:p w:rsidR="00932DEB" w:rsidRDefault="00932DEB" w:rsidP="00741F14">
      <w:pPr>
        <w:ind w:left="810"/>
      </w:pPr>
      <w:r>
        <w:t>Reference table that describes message types: E (error), W (warning), I (information)</w:t>
      </w:r>
      <w:r w:rsidR="00FA60E1">
        <w:t>.</w:t>
      </w:r>
    </w:p>
    <w:p w:rsidR="00932DEB" w:rsidRPr="008F7F9C" w:rsidRDefault="00E84A3B" w:rsidP="00EE05BE">
      <w:pPr>
        <w:pStyle w:val="Heading4"/>
      </w:pPr>
      <w:bookmarkStart w:id="1170" w:name="_Toc370396017"/>
      <w:proofErr w:type="spellStart"/>
      <w:r>
        <w:t>ATS_</w:t>
      </w:r>
      <w:r w:rsidR="00932DEB" w:rsidRPr="00EE05BE">
        <w:t>Messages</w:t>
      </w:r>
      <w:bookmarkEnd w:id="1170"/>
      <w:proofErr w:type="spellEnd"/>
    </w:p>
    <w:p w:rsidR="00932DEB" w:rsidRPr="00B610FA" w:rsidRDefault="00932DEB" w:rsidP="00741F14">
      <w:pPr>
        <w:ind w:left="720"/>
      </w:pPr>
      <w:r>
        <w:t xml:space="preserve">Message is a Reference table that lists all system messages. </w:t>
      </w:r>
      <w:proofErr w:type="spellStart"/>
      <w:r>
        <w:t>MessageDescription</w:t>
      </w:r>
      <w:proofErr w:type="spellEnd"/>
      <w:r>
        <w:t xml:space="preserve"> is a table driven value (by </w:t>
      </w:r>
      <w:proofErr w:type="spellStart"/>
      <w:r>
        <w:t>MessageId</w:t>
      </w:r>
      <w:proofErr w:type="spellEnd"/>
      <w:r>
        <w:t>); it will be displayed to the user where applicable.</w:t>
      </w:r>
    </w:p>
    <w:p w:rsidR="00932DEB" w:rsidRDefault="00AE3BDB" w:rsidP="00AE3BDB">
      <w:pPr>
        <w:pStyle w:val="Heading2"/>
        <w:rPr>
          <w:ins w:id="1171" w:author="Ella Goldberg(Contractor)" w:date="2013-11-05T21:57:00Z"/>
        </w:rPr>
      </w:pPr>
      <w:ins w:id="1172" w:author="Ella Goldberg(Contractor)" w:date="2013-11-05T21:56:00Z">
        <w:r>
          <w:t xml:space="preserve">Operational </w:t>
        </w:r>
      </w:ins>
    </w:p>
    <w:p w:rsidR="00AE3BDB" w:rsidRDefault="00AE3BDB" w:rsidP="00AE3BDB">
      <w:pPr>
        <w:pStyle w:val="BodyText"/>
        <w:rPr>
          <w:ins w:id="1173" w:author="Ella Goldberg(Contractor)" w:date="2013-11-05T22:03:00Z"/>
        </w:rPr>
      </w:pPr>
      <w:ins w:id="1174" w:author="Ella Goldberg(Contractor)" w:date="2013-11-05T21:58:00Z">
        <w:r>
          <w:t xml:space="preserve">System </w:t>
        </w:r>
      </w:ins>
      <w:ins w:id="1175" w:author="Ella Goldberg(Contractor)" w:date="2013-11-05T21:59:00Z">
        <w:r>
          <w:t xml:space="preserve">level </w:t>
        </w:r>
      </w:ins>
      <w:ins w:id="1176" w:author="Ella Goldberg(Contractor)" w:date="2013-11-05T21:58:00Z">
        <w:r>
          <w:t xml:space="preserve">parameters are </w:t>
        </w:r>
      </w:ins>
      <w:ins w:id="1177" w:author="Ella Goldberg(Contractor)" w:date="2013-11-05T21:59:00Z">
        <w:r>
          <w:t xml:space="preserve">stored in </w:t>
        </w:r>
      </w:ins>
      <w:proofErr w:type="spellStart"/>
      <w:ins w:id="1178" w:author="Ella Goldberg(Contractor)" w:date="2013-11-05T21:57:00Z">
        <w:r>
          <w:t>ATS_SystemParameters</w:t>
        </w:r>
      </w:ins>
      <w:proofErr w:type="spellEnd"/>
      <w:ins w:id="1179" w:author="Ella Goldberg(Contractor)" w:date="2013-11-05T21:59:00Z">
        <w:r>
          <w:t xml:space="preserve"> table.</w:t>
        </w:r>
      </w:ins>
    </w:p>
    <w:p w:rsidR="003372C7" w:rsidRDefault="003372C7" w:rsidP="00AE3BDB">
      <w:pPr>
        <w:pStyle w:val="BodyText"/>
        <w:rPr>
          <w:ins w:id="1180" w:author="Ella Goldberg(Contractor)" w:date="2013-11-05T22:03:00Z"/>
        </w:rPr>
      </w:pPr>
      <w:ins w:id="1181" w:author="Ella Goldberg(Contractor)" w:date="2013-11-05T22:03:00Z">
        <w:r>
          <w:t>Variables:</w:t>
        </w:r>
      </w:ins>
    </w:p>
    <w:p w:rsidR="003372C7" w:rsidRDefault="003372C7" w:rsidP="00AE3BDB">
      <w:pPr>
        <w:pStyle w:val="BodyText"/>
        <w:rPr>
          <w:ins w:id="1182" w:author="Ella Goldberg(Contractor)" w:date="2013-11-05T22:03:00Z"/>
        </w:rPr>
      </w:pPr>
      <w:proofErr w:type="spellStart"/>
      <w:ins w:id="1183" w:author="Ella Goldberg(Contractor)" w:date="2013-11-05T22:03:00Z">
        <w:r>
          <w:t>ProjectLocalPath</w:t>
        </w:r>
        <w:proofErr w:type="spellEnd"/>
      </w:ins>
    </w:p>
    <w:p w:rsidR="003372C7" w:rsidRDefault="003372C7" w:rsidP="00AE3BDB">
      <w:pPr>
        <w:pStyle w:val="BodyText"/>
        <w:rPr>
          <w:ins w:id="1184" w:author="Ella Goldberg(Contractor)" w:date="2013-11-05T22:04:00Z"/>
        </w:rPr>
      </w:pPr>
      <w:proofErr w:type="spellStart"/>
      <w:ins w:id="1185" w:author="Ella Goldberg(Contractor)" w:date="2013-11-05T22:04:00Z">
        <w:r>
          <w:t>Related</w:t>
        </w:r>
      </w:ins>
      <w:ins w:id="1186" w:author="Ella Goldberg(Contractor)" w:date="2013-11-05T22:03:00Z">
        <w:r>
          <w:t>GroupLocalPath</w:t>
        </w:r>
      </w:ins>
      <w:proofErr w:type="spellEnd"/>
    </w:p>
    <w:p w:rsidR="003372C7" w:rsidRDefault="003372C7" w:rsidP="00AE3BDB">
      <w:pPr>
        <w:pStyle w:val="BodyText"/>
        <w:rPr>
          <w:ins w:id="1187" w:author="Ella Goldberg(Contractor)" w:date="2013-11-05T23:59:00Z"/>
        </w:rPr>
      </w:pPr>
      <w:proofErr w:type="spellStart"/>
      <w:ins w:id="1188" w:author="Ella Goldberg(Contractor)" w:date="2013-11-05T22:04:00Z">
        <w:r>
          <w:t>DefaultProfileId</w:t>
        </w:r>
      </w:ins>
      <w:proofErr w:type="spellEnd"/>
    </w:p>
    <w:p w:rsidR="00BE21EC" w:rsidRPr="00AE3BDB" w:rsidRDefault="00BE21EC" w:rsidP="00AE3BDB">
      <w:pPr>
        <w:pStyle w:val="BodyText"/>
        <w:rPr>
          <w:ins w:id="1189" w:author="Ella Goldberg(Contractor)" w:date="2013-11-05T21:56:00Z"/>
        </w:rPr>
      </w:pPr>
      <w:proofErr w:type="spellStart"/>
      <w:ins w:id="1190" w:author="Ella Goldberg(Contractor)" w:date="2013-11-05T23:59:00Z">
        <w:r w:rsidRPr="000A4E83">
          <w:rPr>
            <w:rFonts w:asciiTheme="minorHAnsi" w:hAnsiTheme="minorHAnsi"/>
            <w:szCs w:val="18"/>
          </w:rPr>
          <w:t>RequiredDiskSpace</w:t>
        </w:r>
      </w:ins>
      <w:proofErr w:type="spellEnd"/>
    </w:p>
    <w:p w:rsidR="00AE3BDB" w:rsidRDefault="00AE3BDB" w:rsidP="00AE3BDB">
      <w:pPr>
        <w:pStyle w:val="BodyText"/>
        <w:rPr>
          <w:ins w:id="1191" w:author="Ella Goldberg(Contractor)" w:date="2013-11-05T21:56:00Z"/>
        </w:rPr>
      </w:pPr>
    </w:p>
    <w:p w:rsidR="00AE3BDB" w:rsidRPr="00AE3BDB" w:rsidRDefault="00AE3BDB" w:rsidP="00AE3BDB">
      <w:pPr>
        <w:pStyle w:val="BodyText"/>
      </w:pPr>
      <w:ins w:id="1192" w:author="Ella Goldberg(Contractor)" w:date="2013-11-05T21:56:00Z">
        <w:r>
          <w:rPr>
            <w:noProof/>
            <w:lang w:bidi="ar-SA"/>
          </w:rPr>
          <w:lastRenderedPageBreak/>
          <w:drawing>
            <wp:inline distT="0" distB="0" distL="0" distR="0" wp14:anchorId="32D0E9EB" wp14:editId="13AAAE45">
              <wp:extent cx="5343525" cy="2505075"/>
              <wp:effectExtent l="0" t="0" r="9525"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43525" cy="2505075"/>
                      </a:xfrm>
                      <a:prstGeom prst="rect">
                        <a:avLst/>
                      </a:prstGeom>
                    </pic:spPr>
                  </pic:pic>
                </a:graphicData>
              </a:graphic>
            </wp:inline>
          </w:drawing>
        </w:r>
      </w:ins>
    </w:p>
    <w:p w:rsidR="00932DEB" w:rsidRPr="00373687" w:rsidRDefault="00932DEB" w:rsidP="008B4C48">
      <w:pPr>
        <w:pStyle w:val="Heading1"/>
      </w:pPr>
      <w:bookmarkStart w:id="1193" w:name="_Toc370396018"/>
      <w:bookmarkStart w:id="1194" w:name="_Toc370907248"/>
      <w:r w:rsidRPr="00373687">
        <w:lastRenderedPageBreak/>
        <w:t xml:space="preserve">APIs and Interfaces to Other </w:t>
      </w:r>
      <w:r w:rsidRPr="008B4C48">
        <w:t>Modules</w:t>
      </w:r>
      <w:bookmarkEnd w:id="1193"/>
      <w:bookmarkEnd w:id="1194"/>
      <w:r w:rsidRPr="00373687">
        <w:t xml:space="preserve"> </w:t>
      </w:r>
    </w:p>
    <w:p w:rsidR="00932DEB" w:rsidRPr="00470B58" w:rsidRDefault="00932DEB" w:rsidP="00741F14">
      <w:pPr>
        <w:rPr>
          <w:rFonts w:asciiTheme="minorHAnsi" w:hAnsiTheme="minorHAnsi"/>
          <w:szCs w:val="18"/>
        </w:rPr>
      </w:pPr>
      <w:r w:rsidRPr="00470B58">
        <w:rPr>
          <w:rFonts w:asciiTheme="minorHAnsi" w:hAnsiTheme="minorHAnsi"/>
          <w:szCs w:val="18"/>
        </w:rPr>
        <w:t>The API function will be implement using interfaces, one for each application:</w:t>
      </w:r>
    </w:p>
    <w:p w:rsidR="00932DEB" w:rsidRPr="00470B58" w:rsidRDefault="00FA60E1" w:rsidP="000C2EE1">
      <w:pPr>
        <w:pStyle w:val="ListParagraph"/>
        <w:numPr>
          <w:ilvl w:val="0"/>
          <w:numId w:val="23"/>
        </w:numPr>
        <w:spacing w:line="288" w:lineRule="auto"/>
        <w:rPr>
          <w:rFonts w:asciiTheme="minorHAnsi" w:hAnsiTheme="minorHAnsi"/>
          <w:szCs w:val="18"/>
        </w:rPr>
      </w:pPr>
      <w:r w:rsidRPr="00470B58">
        <w:rPr>
          <w:rFonts w:asciiTheme="minorHAnsi" w:hAnsiTheme="minorHAnsi"/>
          <w:szCs w:val="18"/>
        </w:rPr>
        <w:t xml:space="preserve">Content </w:t>
      </w:r>
      <w:r w:rsidR="00932DEB" w:rsidRPr="00470B58">
        <w:rPr>
          <w:rFonts w:asciiTheme="minorHAnsi" w:hAnsiTheme="minorHAnsi"/>
          <w:szCs w:val="18"/>
        </w:rPr>
        <w:t>management interface</w:t>
      </w:r>
    </w:p>
    <w:p w:rsidR="00932DEB" w:rsidRPr="00470B58" w:rsidRDefault="00FA60E1" w:rsidP="000C2EE1">
      <w:pPr>
        <w:pStyle w:val="ListParagraph"/>
        <w:numPr>
          <w:ilvl w:val="0"/>
          <w:numId w:val="23"/>
        </w:numPr>
        <w:spacing w:line="288" w:lineRule="auto"/>
        <w:rPr>
          <w:rFonts w:asciiTheme="minorHAnsi" w:hAnsiTheme="minorHAnsi"/>
          <w:szCs w:val="18"/>
        </w:rPr>
      </w:pPr>
      <w:r w:rsidRPr="00470B58">
        <w:rPr>
          <w:rFonts w:asciiTheme="minorHAnsi" w:hAnsiTheme="minorHAnsi"/>
          <w:szCs w:val="18"/>
        </w:rPr>
        <w:t xml:space="preserve">Resource </w:t>
      </w:r>
      <w:r w:rsidR="00932DEB" w:rsidRPr="00470B58">
        <w:rPr>
          <w:rFonts w:asciiTheme="minorHAnsi" w:hAnsiTheme="minorHAnsi"/>
          <w:szCs w:val="18"/>
        </w:rPr>
        <w:t>management interface</w:t>
      </w:r>
    </w:p>
    <w:p w:rsidR="00932DEB" w:rsidRPr="00470B58" w:rsidRDefault="00FA60E1" w:rsidP="000C2EE1">
      <w:pPr>
        <w:pStyle w:val="ListParagraph"/>
        <w:numPr>
          <w:ilvl w:val="0"/>
          <w:numId w:val="23"/>
        </w:numPr>
        <w:spacing w:line="288" w:lineRule="auto"/>
        <w:rPr>
          <w:rFonts w:asciiTheme="minorHAnsi" w:hAnsiTheme="minorHAnsi"/>
          <w:szCs w:val="18"/>
        </w:rPr>
      </w:pPr>
      <w:r w:rsidRPr="00470B58">
        <w:rPr>
          <w:rFonts w:asciiTheme="minorHAnsi" w:hAnsiTheme="minorHAnsi"/>
          <w:szCs w:val="18"/>
        </w:rPr>
        <w:t xml:space="preserve">Project </w:t>
      </w:r>
      <w:r w:rsidR="00932DEB" w:rsidRPr="00470B58">
        <w:rPr>
          <w:rFonts w:asciiTheme="minorHAnsi" w:hAnsiTheme="minorHAnsi"/>
          <w:szCs w:val="18"/>
        </w:rPr>
        <w:t>management interface</w:t>
      </w:r>
    </w:p>
    <w:p w:rsidR="00932DEB" w:rsidRPr="00470B58" w:rsidRDefault="00932DEB" w:rsidP="00741F14">
      <w:pPr>
        <w:rPr>
          <w:rFonts w:asciiTheme="minorHAnsi" w:hAnsiTheme="minorHAnsi"/>
          <w:szCs w:val="18"/>
        </w:rPr>
      </w:pPr>
      <w:r w:rsidRPr="00470B58">
        <w:rPr>
          <w:rFonts w:asciiTheme="minorHAnsi" w:hAnsiTheme="minorHAnsi"/>
          <w:szCs w:val="18"/>
        </w:rPr>
        <w:t>The interface is an abstract class, which includes a list of method.</w:t>
      </w:r>
    </w:p>
    <w:p w:rsidR="00932DEB" w:rsidRPr="00470B58" w:rsidRDefault="00932DEB" w:rsidP="00741F14">
      <w:pPr>
        <w:rPr>
          <w:rFonts w:asciiTheme="minorHAnsi" w:hAnsiTheme="minorHAnsi"/>
          <w:szCs w:val="18"/>
        </w:rPr>
      </w:pPr>
      <w:r w:rsidRPr="00470B58">
        <w:rPr>
          <w:rFonts w:asciiTheme="minorHAnsi" w:hAnsiTheme="minorHAnsi"/>
          <w:szCs w:val="18"/>
        </w:rPr>
        <w:t>The class that will implement the interface must implement all interface functions.</w:t>
      </w:r>
    </w:p>
    <w:p w:rsidR="00932DEB" w:rsidRDefault="00932DEB" w:rsidP="00932DEB"/>
    <w:p w:rsidR="00932DEB" w:rsidRDefault="00932DEB" w:rsidP="00932DEB"/>
    <w:p w:rsidR="00932DEB" w:rsidRPr="00253F81" w:rsidRDefault="00932DEB" w:rsidP="00932DEB"/>
    <w:p w:rsidR="00932DEB" w:rsidRPr="00F45DEC" w:rsidRDefault="00932DEB" w:rsidP="005D772E">
      <w:pPr>
        <w:pStyle w:val="Heading2"/>
      </w:pPr>
      <w:bookmarkStart w:id="1195" w:name="_Toc370396019"/>
      <w:bookmarkStart w:id="1196" w:name="_Toc370907249"/>
      <w:r w:rsidRPr="00F45DEC">
        <w:t>Content Management</w:t>
      </w:r>
      <w:bookmarkEnd w:id="1195"/>
      <w:bookmarkEnd w:id="1196"/>
    </w:p>
    <w:p w:rsidR="00932DEB" w:rsidRPr="008F7F9C" w:rsidRDefault="00932DEB" w:rsidP="005D772E">
      <w:pPr>
        <w:pStyle w:val="Heading3"/>
      </w:pPr>
      <w:bookmarkStart w:id="1197" w:name="_getTreeObjects_function"/>
      <w:bookmarkStart w:id="1198" w:name="_Toc370396020"/>
      <w:bookmarkStart w:id="1199" w:name="_Toc370907250"/>
      <w:bookmarkEnd w:id="1197"/>
      <w:proofErr w:type="spellStart"/>
      <w:proofErr w:type="gramStart"/>
      <w:r w:rsidRPr="008F7F9C">
        <w:t>getTreeObjects</w:t>
      </w:r>
      <w:proofErr w:type="spellEnd"/>
      <w:proofErr w:type="gramEnd"/>
      <w:r w:rsidRPr="008F7F9C">
        <w:t xml:space="preserve"> function</w:t>
      </w:r>
      <w:bookmarkEnd w:id="1198"/>
      <w:bookmarkEnd w:id="1199"/>
    </w:p>
    <w:p w:rsidR="00932DEB" w:rsidRPr="00470B58" w:rsidRDefault="00932DEB" w:rsidP="00741F14">
      <w:pPr>
        <w:autoSpaceDE w:val="0"/>
        <w:autoSpaceDN w:val="0"/>
        <w:adjustRightInd w:val="0"/>
        <w:ind w:firstLine="720"/>
        <w:rPr>
          <w:rFonts w:asciiTheme="minorHAnsi" w:hAnsiTheme="minorHAnsi"/>
        </w:rPr>
      </w:pPr>
      <w:proofErr w:type="spellStart"/>
      <w:r w:rsidRPr="00470B58">
        <w:rPr>
          <w:rFonts w:asciiTheme="minorHAnsi" w:hAnsiTheme="minorHAnsi" w:cs="Consolas"/>
          <w:color w:val="2B91AF"/>
        </w:rPr>
        <w:t>ContentManagerApiProvider</w:t>
      </w:r>
      <w:proofErr w:type="spellEnd"/>
      <w:r w:rsidRPr="00470B58">
        <w:rPr>
          <w:rFonts w:asciiTheme="minorHAnsi" w:hAnsiTheme="minorHAnsi" w:cs="Consolas"/>
          <w:color w:val="2B91AF"/>
        </w:rPr>
        <w:t xml:space="preserve"> </w:t>
      </w:r>
      <w:r w:rsidRPr="00470B58">
        <w:rPr>
          <w:rFonts w:asciiTheme="minorHAnsi" w:hAnsiTheme="minorHAnsi"/>
        </w:rPr>
        <w:t xml:space="preserve">class will implement the interface class of content </w:t>
      </w:r>
    </w:p>
    <w:p w:rsidR="00932DEB" w:rsidRPr="00470B58" w:rsidRDefault="00932DEB" w:rsidP="00932DEB">
      <w:pPr>
        <w:autoSpaceDE w:val="0"/>
        <w:autoSpaceDN w:val="0"/>
        <w:adjustRightInd w:val="0"/>
        <w:ind w:firstLine="720"/>
        <w:rPr>
          <w:rFonts w:asciiTheme="minorHAnsi" w:hAnsiTheme="minorHAnsi"/>
        </w:rPr>
      </w:pPr>
      <w:r w:rsidRPr="00470B58">
        <w:rPr>
          <w:rFonts w:asciiTheme="minorHAnsi" w:hAnsiTheme="minorHAnsi"/>
        </w:rPr>
        <w:t xml:space="preserve">Management. </w:t>
      </w:r>
    </w:p>
    <w:p w:rsidR="00932DEB" w:rsidRPr="00470B58" w:rsidRDefault="00932DEB" w:rsidP="00932DEB">
      <w:pPr>
        <w:autoSpaceDE w:val="0"/>
        <w:autoSpaceDN w:val="0"/>
        <w:adjustRightInd w:val="0"/>
        <w:ind w:left="720" w:firstLine="720"/>
        <w:rPr>
          <w:rFonts w:asciiTheme="minorHAnsi" w:hAnsiTheme="minorHAnsi"/>
        </w:rPr>
      </w:pPr>
      <w:r w:rsidRPr="00470B58">
        <w:rPr>
          <w:rFonts w:asciiTheme="minorHAnsi" w:hAnsiTheme="minorHAnsi"/>
        </w:rPr>
        <w:t>Function prototype:</w:t>
      </w:r>
    </w:p>
    <w:p w:rsidR="00932DEB" w:rsidRPr="00470B58" w:rsidRDefault="00932DEB" w:rsidP="00932DEB">
      <w:pPr>
        <w:autoSpaceDE w:val="0"/>
        <w:autoSpaceDN w:val="0"/>
        <w:adjustRightInd w:val="0"/>
        <w:ind w:left="720" w:firstLine="720"/>
        <w:rPr>
          <w:rFonts w:asciiTheme="minorHAnsi" w:hAnsiTheme="minorHAnsi"/>
        </w:rPr>
      </w:pPr>
    </w:p>
    <w:p w:rsidR="00932DEB" w:rsidRPr="00470B58" w:rsidRDefault="00932DEB" w:rsidP="00741F14">
      <w:pPr>
        <w:autoSpaceDE w:val="0"/>
        <w:autoSpaceDN w:val="0"/>
        <w:adjustRightInd w:val="0"/>
        <w:ind w:left="720"/>
        <w:rPr>
          <w:rFonts w:asciiTheme="minorHAnsi" w:hAnsiTheme="minorHAnsi" w:cs="Consolas"/>
        </w:rPr>
      </w:pPr>
      <w:r w:rsidRPr="00470B58">
        <w:rPr>
          <w:rFonts w:asciiTheme="minorHAnsi" w:hAnsiTheme="minorHAnsi" w:cs="Consolas"/>
        </w:rPr>
        <w:t xml:space="preserve">  </w:t>
      </w:r>
      <w:proofErr w:type="gramStart"/>
      <w:r w:rsidRPr="00470B58">
        <w:rPr>
          <w:rFonts w:asciiTheme="minorHAnsi" w:hAnsiTheme="minorHAnsi" w:cs="Consolas"/>
          <w:color w:val="0000FF"/>
        </w:rPr>
        <w:t>public</w:t>
      </w:r>
      <w:proofErr w:type="gramEnd"/>
      <w:r w:rsidRPr="00470B58">
        <w:rPr>
          <w:rFonts w:asciiTheme="minorHAnsi" w:hAnsiTheme="minorHAnsi" w:cs="Consolas"/>
        </w:rPr>
        <w:t xml:space="preserve"> </w:t>
      </w:r>
      <w:r w:rsidRPr="00470B58">
        <w:rPr>
          <w:rFonts w:asciiTheme="minorHAnsi" w:hAnsiTheme="minorHAnsi" w:cs="Consolas"/>
          <w:color w:val="2B91AF"/>
        </w:rPr>
        <w:t>List</w:t>
      </w:r>
      <w:r w:rsidRPr="00470B58">
        <w:rPr>
          <w:rFonts w:asciiTheme="minorHAnsi" w:hAnsiTheme="minorHAnsi" w:cs="Consolas"/>
        </w:rPr>
        <w:t>&lt;</w:t>
      </w:r>
      <w:proofErr w:type="spellStart"/>
      <w:r w:rsidRPr="00470B58">
        <w:rPr>
          <w:rFonts w:asciiTheme="minorHAnsi" w:hAnsiTheme="minorHAnsi" w:cs="Consolas"/>
          <w:color w:val="2B91AF"/>
        </w:rPr>
        <w:t>TreeNode</w:t>
      </w:r>
      <w:proofErr w:type="spellEnd"/>
      <w:r w:rsidRPr="00470B58">
        <w:rPr>
          <w:rFonts w:asciiTheme="minorHAnsi" w:hAnsiTheme="minorHAnsi" w:cs="Consolas"/>
        </w:rPr>
        <w:t xml:space="preserve">&gt; </w:t>
      </w:r>
      <w:proofErr w:type="spellStart"/>
      <w:r w:rsidRPr="00470B58">
        <w:rPr>
          <w:rFonts w:asciiTheme="minorHAnsi" w:hAnsiTheme="minorHAnsi" w:cs="Consolas"/>
        </w:rPr>
        <w:t>GetTreeObjects</w:t>
      </w:r>
      <w:proofErr w:type="spellEnd"/>
      <w:r w:rsidRPr="00470B58">
        <w:rPr>
          <w:rFonts w:asciiTheme="minorHAnsi" w:hAnsiTheme="minorHAnsi" w:cs="Consolas"/>
        </w:rPr>
        <w:t>(</w:t>
      </w:r>
      <w:r w:rsidRPr="00470B58">
        <w:rPr>
          <w:rFonts w:asciiTheme="minorHAnsi" w:hAnsiTheme="minorHAnsi" w:cs="Consolas"/>
          <w:color w:val="0000FF"/>
        </w:rPr>
        <w:t>out</w:t>
      </w:r>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r w:rsidRPr="00470B58">
        <w:rPr>
          <w:rFonts w:asciiTheme="minorHAnsi" w:hAnsiTheme="minorHAnsi" w:cs="Consolas"/>
          <w:color w:val="2B91AF"/>
        </w:rPr>
        <w:t>Folder</w:t>
      </w:r>
      <w:r w:rsidRPr="00470B58">
        <w:rPr>
          <w:rFonts w:asciiTheme="minorHAnsi" w:hAnsiTheme="minorHAnsi" w:cs="Consolas"/>
        </w:rPr>
        <w:t xml:space="preserve">&gt; folders, </w:t>
      </w:r>
      <w:r w:rsidRPr="00470B58">
        <w:rPr>
          <w:rFonts w:asciiTheme="minorHAnsi" w:hAnsiTheme="minorHAnsi" w:cs="Consolas"/>
          <w:color w:val="0000FF"/>
        </w:rPr>
        <w:t>out</w:t>
      </w:r>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r w:rsidRPr="00470B58">
        <w:rPr>
          <w:rFonts w:asciiTheme="minorHAnsi" w:hAnsiTheme="minorHAnsi" w:cs="Consolas"/>
          <w:color w:val="2B91AF"/>
        </w:rPr>
        <w:t>Content</w:t>
      </w:r>
      <w:r w:rsidRPr="00470B58">
        <w:rPr>
          <w:rFonts w:asciiTheme="minorHAnsi" w:hAnsiTheme="minorHAnsi" w:cs="Consolas"/>
        </w:rPr>
        <w:t xml:space="preserve">&gt; contents, </w:t>
      </w:r>
      <w:r w:rsidRPr="00470B58">
        <w:rPr>
          <w:rFonts w:asciiTheme="minorHAnsi" w:hAnsiTheme="minorHAnsi" w:cs="Consolas"/>
          <w:color w:val="0000FF"/>
        </w:rPr>
        <w:t>out</w:t>
      </w:r>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proofErr w:type="spellStart"/>
      <w:r w:rsidRPr="00470B58">
        <w:rPr>
          <w:rFonts w:asciiTheme="minorHAnsi" w:hAnsiTheme="minorHAnsi" w:cs="Consolas"/>
          <w:color w:val="2B91AF"/>
        </w:rPr>
        <w:t>ContentVersion</w:t>
      </w:r>
      <w:proofErr w:type="spellEnd"/>
      <w:r w:rsidRPr="00470B58">
        <w:rPr>
          <w:rFonts w:asciiTheme="minorHAnsi" w:hAnsiTheme="minorHAnsi" w:cs="Consolas"/>
        </w:rPr>
        <w:t>&gt; versions)</w:t>
      </w:r>
    </w:p>
    <w:p w:rsidR="00932DEB" w:rsidRPr="00470B58" w:rsidRDefault="00932DEB" w:rsidP="00741F14">
      <w:pPr>
        <w:autoSpaceDE w:val="0"/>
        <w:autoSpaceDN w:val="0"/>
        <w:adjustRightInd w:val="0"/>
        <w:ind w:left="720"/>
        <w:rPr>
          <w:rFonts w:asciiTheme="minorHAnsi" w:hAnsiTheme="minorHAnsi" w:cs="Consolas"/>
        </w:rPr>
      </w:pPr>
    </w:p>
    <w:p w:rsidR="00932DEB" w:rsidRPr="00470B58" w:rsidRDefault="00932DEB" w:rsidP="00741F14">
      <w:pPr>
        <w:autoSpaceDE w:val="0"/>
        <w:autoSpaceDN w:val="0"/>
        <w:adjustRightInd w:val="0"/>
        <w:ind w:left="720"/>
        <w:rPr>
          <w:rFonts w:asciiTheme="minorHAnsi" w:hAnsiTheme="minorHAnsi" w:cs="Consolas"/>
        </w:rPr>
      </w:pPr>
      <w:r w:rsidRPr="00470B58">
        <w:rPr>
          <w:rFonts w:asciiTheme="minorHAnsi" w:hAnsiTheme="minorHAnsi" w:cs="Consolas"/>
        </w:rPr>
        <w:t>This function will receive empty parameters of folders, contents and version and return list of tree node.</w:t>
      </w:r>
    </w:p>
    <w:p w:rsidR="00932DEB" w:rsidRPr="00470B58" w:rsidRDefault="00932DEB" w:rsidP="00741F14">
      <w:pPr>
        <w:autoSpaceDE w:val="0"/>
        <w:autoSpaceDN w:val="0"/>
        <w:adjustRightInd w:val="0"/>
        <w:ind w:left="288"/>
        <w:rPr>
          <w:rFonts w:asciiTheme="minorHAnsi" w:hAnsiTheme="minorHAnsi" w:cs="Consolas"/>
        </w:rPr>
      </w:pPr>
    </w:p>
    <w:p w:rsidR="00932DEB" w:rsidRPr="00470B58" w:rsidRDefault="00932DEB" w:rsidP="00741F14">
      <w:pPr>
        <w:autoSpaceDE w:val="0"/>
        <w:autoSpaceDN w:val="0"/>
        <w:adjustRightInd w:val="0"/>
        <w:ind w:left="720"/>
        <w:rPr>
          <w:rFonts w:asciiTheme="minorHAnsi" w:hAnsiTheme="minorHAnsi" w:cs="Consolas"/>
        </w:rPr>
      </w:pPr>
      <w:r w:rsidRPr="00470B58">
        <w:rPr>
          <w:rFonts w:asciiTheme="minorHAnsi" w:hAnsiTheme="minorHAnsi" w:cs="Consolas"/>
        </w:rPr>
        <w:t>The returned list is of the content tree that is managed of content management application and there are no allowed actions on this tree. The content tree is read only.</w:t>
      </w:r>
    </w:p>
    <w:p w:rsidR="00932DEB" w:rsidRPr="00470B58" w:rsidRDefault="00932DEB" w:rsidP="00932DEB">
      <w:pPr>
        <w:autoSpaceDE w:val="0"/>
        <w:autoSpaceDN w:val="0"/>
        <w:adjustRightInd w:val="0"/>
        <w:ind w:left="720" w:firstLine="720"/>
        <w:rPr>
          <w:rFonts w:asciiTheme="minorHAnsi" w:hAnsiTheme="minorHAnsi" w:cs="Consolas"/>
          <w:color w:val="2B91AF"/>
        </w:rPr>
      </w:pPr>
    </w:p>
    <w:p w:rsidR="00932DEB" w:rsidRPr="008F7F9C" w:rsidRDefault="00932DEB" w:rsidP="005D772E">
      <w:pPr>
        <w:pStyle w:val="Heading3"/>
      </w:pPr>
      <w:bookmarkStart w:id="1200" w:name="_Toc370396021"/>
      <w:bookmarkStart w:id="1201" w:name="_Toc370907251"/>
      <w:proofErr w:type="spellStart"/>
      <w:proofErr w:type="gramStart"/>
      <w:r w:rsidRPr="008F7F9C">
        <w:t>getContentByContentVersionId</w:t>
      </w:r>
      <w:proofErr w:type="spellEnd"/>
      <w:proofErr w:type="gramEnd"/>
      <w:r w:rsidRPr="008F7F9C">
        <w:t xml:space="preserve"> function</w:t>
      </w:r>
      <w:bookmarkEnd w:id="1200"/>
      <w:bookmarkEnd w:id="1201"/>
    </w:p>
    <w:p w:rsidR="00932DEB" w:rsidRPr="00470B58" w:rsidRDefault="00932DEB" w:rsidP="00741F14">
      <w:pPr>
        <w:autoSpaceDE w:val="0"/>
        <w:autoSpaceDN w:val="0"/>
        <w:adjustRightInd w:val="0"/>
        <w:ind w:firstLine="630"/>
        <w:rPr>
          <w:rFonts w:asciiTheme="minorHAnsi" w:hAnsiTheme="minorHAnsi"/>
        </w:rPr>
      </w:pPr>
      <w:proofErr w:type="spellStart"/>
      <w:r w:rsidRPr="00470B58">
        <w:rPr>
          <w:rFonts w:asciiTheme="minorHAnsi" w:hAnsiTheme="minorHAnsi" w:cs="Consolas"/>
          <w:color w:val="2B91AF"/>
        </w:rPr>
        <w:t>ContentManagerApiProvider</w:t>
      </w:r>
      <w:proofErr w:type="spellEnd"/>
      <w:r w:rsidRPr="00470B58">
        <w:rPr>
          <w:rFonts w:asciiTheme="minorHAnsi" w:hAnsiTheme="minorHAnsi" w:cs="Consolas"/>
          <w:color w:val="2B91AF"/>
        </w:rPr>
        <w:t xml:space="preserve"> </w:t>
      </w:r>
      <w:r w:rsidRPr="00470B58">
        <w:rPr>
          <w:rFonts w:asciiTheme="minorHAnsi" w:hAnsiTheme="minorHAnsi"/>
        </w:rPr>
        <w:t xml:space="preserve">class will implement the interface class of content </w:t>
      </w:r>
    </w:p>
    <w:p w:rsidR="00932DEB" w:rsidRPr="00470B58" w:rsidRDefault="00932DEB" w:rsidP="00932DEB">
      <w:pPr>
        <w:autoSpaceDE w:val="0"/>
        <w:autoSpaceDN w:val="0"/>
        <w:adjustRightInd w:val="0"/>
        <w:ind w:firstLine="720"/>
        <w:rPr>
          <w:rFonts w:asciiTheme="minorHAnsi" w:hAnsiTheme="minorHAnsi"/>
        </w:rPr>
      </w:pPr>
      <w:proofErr w:type="gramStart"/>
      <w:r w:rsidRPr="00470B58">
        <w:rPr>
          <w:rFonts w:asciiTheme="minorHAnsi" w:hAnsiTheme="minorHAnsi"/>
        </w:rPr>
        <w:t>management</w:t>
      </w:r>
      <w:proofErr w:type="gramEnd"/>
      <w:r w:rsidRPr="00470B58">
        <w:rPr>
          <w:rFonts w:asciiTheme="minorHAnsi" w:hAnsiTheme="minorHAnsi"/>
        </w:rPr>
        <w:t>.</w:t>
      </w:r>
    </w:p>
    <w:p w:rsidR="00932DEB" w:rsidRPr="00470B58" w:rsidRDefault="00932DEB" w:rsidP="00932DEB">
      <w:pPr>
        <w:autoSpaceDE w:val="0"/>
        <w:autoSpaceDN w:val="0"/>
        <w:adjustRightInd w:val="0"/>
        <w:ind w:firstLine="720"/>
        <w:rPr>
          <w:rFonts w:asciiTheme="minorHAnsi" w:hAnsiTheme="minorHAnsi"/>
        </w:rPr>
      </w:pPr>
    </w:p>
    <w:p w:rsidR="00932DEB" w:rsidRPr="00470B58" w:rsidRDefault="00932DEB" w:rsidP="00741F14">
      <w:pPr>
        <w:autoSpaceDE w:val="0"/>
        <w:autoSpaceDN w:val="0"/>
        <w:adjustRightInd w:val="0"/>
        <w:ind w:left="576" w:firstLine="288"/>
        <w:rPr>
          <w:rFonts w:asciiTheme="minorHAnsi" w:hAnsiTheme="minorHAnsi" w:cs="Consolas"/>
        </w:rPr>
      </w:pPr>
      <w:proofErr w:type="gramStart"/>
      <w:r w:rsidRPr="00470B58">
        <w:rPr>
          <w:rFonts w:asciiTheme="minorHAnsi" w:hAnsiTheme="minorHAnsi" w:cs="Consolas"/>
          <w:color w:val="0000FF"/>
        </w:rPr>
        <w:t>public</w:t>
      </w:r>
      <w:proofErr w:type="gramEnd"/>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proofErr w:type="spellStart"/>
      <w:r w:rsidRPr="00470B58">
        <w:rPr>
          <w:rFonts w:asciiTheme="minorHAnsi" w:hAnsiTheme="minorHAnsi" w:cs="Consolas"/>
          <w:color w:val="2B91AF"/>
        </w:rPr>
        <w:t>ContentVersion</w:t>
      </w:r>
      <w:proofErr w:type="spellEnd"/>
      <w:r w:rsidRPr="00470B58">
        <w:rPr>
          <w:rFonts w:asciiTheme="minorHAnsi" w:hAnsiTheme="minorHAnsi" w:cs="Consolas"/>
        </w:rPr>
        <w:t xml:space="preserve">&gt; </w:t>
      </w:r>
      <w:proofErr w:type="spellStart"/>
      <w:r w:rsidRPr="00470B58">
        <w:rPr>
          <w:rFonts w:asciiTheme="minorHAnsi" w:hAnsiTheme="minorHAnsi" w:cs="Consolas"/>
        </w:rPr>
        <w:t>getContentByContentVersionId</w:t>
      </w:r>
      <w:proofErr w:type="spellEnd"/>
      <w:r w:rsidRPr="00470B58">
        <w:rPr>
          <w:rFonts w:asciiTheme="minorHAnsi" w:hAnsiTheme="minorHAnsi" w:cs="Consolas"/>
        </w:rPr>
        <w:t xml:space="preserve"> (</w:t>
      </w:r>
      <w:r w:rsidRPr="00470B58">
        <w:rPr>
          <w:rFonts w:asciiTheme="minorHAnsi" w:hAnsiTheme="minorHAnsi" w:cs="Consolas"/>
          <w:color w:val="2B91AF"/>
        </w:rPr>
        <w:t>List</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&gt; </w:t>
      </w:r>
      <w:proofErr w:type="spellStart"/>
      <w:r w:rsidRPr="00470B58">
        <w:rPr>
          <w:rFonts w:asciiTheme="minorHAnsi" w:hAnsiTheme="minorHAnsi" w:cs="Consolas"/>
        </w:rPr>
        <w:t>contentVersionsID</w:t>
      </w:r>
      <w:proofErr w:type="spellEnd"/>
      <w:r w:rsidRPr="00470B58">
        <w:rPr>
          <w:rFonts w:asciiTheme="minorHAnsi" w:hAnsiTheme="minorHAnsi" w:cs="Consolas"/>
        </w:rPr>
        <w:t>)</w:t>
      </w:r>
      <w:r w:rsidR="00FA60E1">
        <w:rPr>
          <w:rFonts w:asciiTheme="minorHAnsi" w:hAnsiTheme="minorHAnsi" w:cs="Consolas"/>
        </w:rPr>
        <w:t>.</w:t>
      </w:r>
    </w:p>
    <w:p w:rsidR="00932DEB" w:rsidRPr="00470B58" w:rsidRDefault="00932DEB" w:rsidP="00741F14">
      <w:pPr>
        <w:autoSpaceDE w:val="0"/>
        <w:autoSpaceDN w:val="0"/>
        <w:adjustRightInd w:val="0"/>
        <w:ind w:left="576" w:firstLine="288"/>
        <w:rPr>
          <w:rFonts w:asciiTheme="minorHAnsi" w:hAnsiTheme="minorHAnsi" w:cs="Consolas"/>
        </w:rPr>
      </w:pPr>
    </w:p>
    <w:p w:rsidR="00932DEB" w:rsidRPr="00470B58" w:rsidRDefault="00932DEB" w:rsidP="00741F14">
      <w:pPr>
        <w:autoSpaceDE w:val="0"/>
        <w:autoSpaceDN w:val="0"/>
        <w:adjustRightInd w:val="0"/>
        <w:ind w:left="576" w:firstLine="288"/>
        <w:rPr>
          <w:rFonts w:asciiTheme="minorHAnsi" w:hAnsiTheme="minorHAnsi" w:cs="Consolas"/>
        </w:rPr>
      </w:pPr>
      <w:r w:rsidRPr="00470B58">
        <w:rPr>
          <w:rFonts w:asciiTheme="minorHAnsi" w:hAnsiTheme="minorHAnsi" w:cs="Consolas"/>
        </w:rPr>
        <w:t xml:space="preserve">This function will receive list of content version </w:t>
      </w:r>
      <w:proofErr w:type="gramStart"/>
      <w:r w:rsidRPr="00470B58">
        <w:rPr>
          <w:rFonts w:asciiTheme="minorHAnsi" w:hAnsiTheme="minorHAnsi" w:cs="Consolas"/>
        </w:rPr>
        <w:t>id  and</w:t>
      </w:r>
      <w:proofErr w:type="gramEnd"/>
      <w:r w:rsidRPr="00470B58">
        <w:rPr>
          <w:rFonts w:asciiTheme="minorHAnsi" w:hAnsiTheme="minorHAnsi" w:cs="Consolas"/>
        </w:rPr>
        <w:t xml:space="preserve"> will return all the details about this content version.</w:t>
      </w:r>
    </w:p>
    <w:p w:rsidR="00932DEB" w:rsidRPr="00470B58" w:rsidRDefault="00932DEB" w:rsidP="00741F14">
      <w:pPr>
        <w:autoSpaceDE w:val="0"/>
        <w:autoSpaceDN w:val="0"/>
        <w:adjustRightInd w:val="0"/>
        <w:ind w:left="576" w:firstLine="288"/>
        <w:rPr>
          <w:rFonts w:asciiTheme="minorHAnsi" w:hAnsiTheme="minorHAnsi" w:cs="Consolas"/>
        </w:rPr>
      </w:pPr>
    </w:p>
    <w:p w:rsidR="00932DEB" w:rsidRPr="00470B58" w:rsidRDefault="00932DEB" w:rsidP="00741F14">
      <w:pPr>
        <w:autoSpaceDE w:val="0"/>
        <w:autoSpaceDN w:val="0"/>
        <w:adjustRightInd w:val="0"/>
        <w:ind w:left="576" w:firstLine="288"/>
        <w:rPr>
          <w:rFonts w:asciiTheme="minorHAnsi" w:hAnsiTheme="minorHAnsi" w:cs="Consolas"/>
        </w:rPr>
      </w:pPr>
      <w:r w:rsidRPr="00470B58">
        <w:rPr>
          <w:rFonts w:asciiTheme="minorHAnsi" w:hAnsiTheme="minorHAnsi" w:cs="Consolas"/>
        </w:rPr>
        <w:t>The returned properties are managed in content management application.</w:t>
      </w:r>
    </w:p>
    <w:p w:rsidR="00932DEB" w:rsidRPr="008E2452" w:rsidRDefault="00932DEB" w:rsidP="00741F14">
      <w:pPr>
        <w:autoSpaceDE w:val="0"/>
        <w:autoSpaceDN w:val="0"/>
        <w:adjustRightInd w:val="0"/>
        <w:ind w:left="576" w:firstLine="720"/>
        <w:rPr>
          <w:szCs w:val="18"/>
        </w:rPr>
      </w:pPr>
    </w:p>
    <w:p w:rsidR="00932DEB" w:rsidRPr="008E2452" w:rsidRDefault="00932DEB" w:rsidP="00932DEB">
      <w:pPr>
        <w:ind w:firstLine="720"/>
        <w:rPr>
          <w:szCs w:val="18"/>
        </w:rPr>
      </w:pPr>
    </w:p>
    <w:p w:rsidR="00932DEB" w:rsidRPr="008E2452" w:rsidRDefault="00932DEB" w:rsidP="005D772E">
      <w:pPr>
        <w:pStyle w:val="Heading3"/>
      </w:pPr>
      <w:bookmarkStart w:id="1202" w:name="_Toc370396022"/>
      <w:bookmarkStart w:id="1203" w:name="_Toc370907252"/>
      <w:r w:rsidRPr="005D772E">
        <w:lastRenderedPageBreak/>
        <w:t>Resource</w:t>
      </w:r>
      <w:r w:rsidRPr="008E2452">
        <w:t xml:space="preserve"> Management</w:t>
      </w:r>
      <w:bookmarkEnd w:id="1202"/>
      <w:bookmarkEnd w:id="1203"/>
    </w:p>
    <w:p w:rsidR="00932DEB" w:rsidRPr="008F7F9C" w:rsidRDefault="00932DEB" w:rsidP="005D772E">
      <w:pPr>
        <w:pStyle w:val="Heading4"/>
      </w:pPr>
      <w:bookmarkStart w:id="1204" w:name="_getAllCertificates_function"/>
      <w:bookmarkStart w:id="1205" w:name="_Toc370396023"/>
      <w:bookmarkEnd w:id="1204"/>
      <w:proofErr w:type="spellStart"/>
      <w:proofErr w:type="gramStart"/>
      <w:r w:rsidRPr="005D772E">
        <w:t>getAllCertificates</w:t>
      </w:r>
      <w:proofErr w:type="spellEnd"/>
      <w:proofErr w:type="gramEnd"/>
      <w:r w:rsidRPr="008F7F9C">
        <w:t xml:space="preserve"> function</w:t>
      </w:r>
      <w:bookmarkEnd w:id="1205"/>
    </w:p>
    <w:p w:rsidR="00932DEB" w:rsidRPr="00470B58" w:rsidRDefault="00932DEB" w:rsidP="00741F14">
      <w:pPr>
        <w:autoSpaceDE w:val="0"/>
        <w:autoSpaceDN w:val="0"/>
        <w:adjustRightInd w:val="0"/>
        <w:ind w:left="720" w:firstLine="90"/>
        <w:rPr>
          <w:rFonts w:asciiTheme="minorHAnsi" w:hAnsiTheme="minorHAnsi"/>
        </w:rPr>
      </w:pPr>
      <w:r w:rsidRPr="00470B58">
        <w:rPr>
          <w:rFonts w:asciiTheme="minorHAnsi" w:hAnsiTheme="minorHAnsi"/>
        </w:rPr>
        <w:t>This function will be in resource management interface.</w:t>
      </w:r>
    </w:p>
    <w:p w:rsidR="00932DEB" w:rsidRPr="00470B58" w:rsidRDefault="00932DEB" w:rsidP="00741F14">
      <w:pPr>
        <w:autoSpaceDE w:val="0"/>
        <w:autoSpaceDN w:val="0"/>
        <w:adjustRightInd w:val="0"/>
        <w:ind w:left="720" w:firstLine="90"/>
        <w:rPr>
          <w:rFonts w:asciiTheme="minorHAnsi" w:hAnsiTheme="minorHAnsi"/>
        </w:rPr>
      </w:pPr>
      <w:r w:rsidRPr="00470B58">
        <w:rPr>
          <w:rFonts w:asciiTheme="minorHAnsi" w:hAnsiTheme="minorHAnsi"/>
        </w:rPr>
        <w:t>The function prototype:</w:t>
      </w:r>
    </w:p>
    <w:p w:rsidR="00932DEB" w:rsidRPr="00470B58" w:rsidRDefault="00932DEB" w:rsidP="00741F14">
      <w:pPr>
        <w:autoSpaceDE w:val="0"/>
        <w:autoSpaceDN w:val="0"/>
        <w:adjustRightInd w:val="0"/>
        <w:ind w:left="720" w:firstLine="90"/>
        <w:rPr>
          <w:rFonts w:asciiTheme="minorHAnsi" w:hAnsiTheme="minorHAnsi" w:cs="Consolas"/>
        </w:rPr>
      </w:pPr>
      <w:proofErr w:type="gramStart"/>
      <w:r w:rsidRPr="00470B58">
        <w:rPr>
          <w:rFonts w:asciiTheme="minorHAnsi" w:hAnsiTheme="minorHAnsi" w:cs="Consolas"/>
          <w:color w:val="0000FF"/>
        </w:rPr>
        <w:t>public</w:t>
      </w:r>
      <w:proofErr w:type="gramEnd"/>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r w:rsidRPr="00470B58">
        <w:rPr>
          <w:rFonts w:asciiTheme="minorHAnsi" w:hAnsiTheme="minorHAnsi" w:cs="Consolas"/>
          <w:color w:val="2B91AF"/>
        </w:rPr>
        <w:t>Certificate</w:t>
      </w:r>
      <w:r w:rsidRPr="00470B58">
        <w:rPr>
          <w:rFonts w:asciiTheme="minorHAnsi" w:hAnsiTheme="minorHAnsi" w:cs="Consolas"/>
        </w:rPr>
        <w:t xml:space="preserve">&gt; </w:t>
      </w:r>
      <w:proofErr w:type="spellStart"/>
      <w:r w:rsidRPr="00470B58">
        <w:rPr>
          <w:rFonts w:asciiTheme="minorHAnsi" w:hAnsiTheme="minorHAnsi" w:cs="Consolas"/>
        </w:rPr>
        <w:t>getAllCertificates</w:t>
      </w:r>
      <w:proofErr w:type="spellEnd"/>
      <w:r w:rsidRPr="00470B58">
        <w:rPr>
          <w:rFonts w:asciiTheme="minorHAnsi" w:hAnsiTheme="minorHAnsi" w:cs="Consolas"/>
        </w:rPr>
        <w:t>()</w:t>
      </w:r>
    </w:p>
    <w:p w:rsidR="00932DEB" w:rsidRPr="00470B58" w:rsidRDefault="00932DEB" w:rsidP="00932DEB">
      <w:pPr>
        <w:autoSpaceDE w:val="0"/>
        <w:autoSpaceDN w:val="0"/>
        <w:adjustRightInd w:val="0"/>
        <w:ind w:firstLine="288"/>
        <w:rPr>
          <w:rFonts w:asciiTheme="minorHAnsi" w:hAnsiTheme="minorHAnsi" w:cs="Consolas"/>
        </w:rPr>
      </w:pPr>
    </w:p>
    <w:p w:rsidR="00932DEB" w:rsidRPr="00470B58" w:rsidRDefault="00932DEB" w:rsidP="00741F14">
      <w:pPr>
        <w:autoSpaceDE w:val="0"/>
        <w:autoSpaceDN w:val="0"/>
        <w:adjustRightInd w:val="0"/>
        <w:ind w:left="900" w:hanging="36"/>
        <w:rPr>
          <w:rFonts w:asciiTheme="minorHAnsi" w:hAnsiTheme="minorHAnsi" w:cs="Consolas"/>
        </w:rPr>
      </w:pPr>
      <w:r w:rsidRPr="00470B58">
        <w:rPr>
          <w:rFonts w:asciiTheme="minorHAnsi" w:hAnsiTheme="minorHAnsi" w:cs="Consolas"/>
        </w:rPr>
        <w:t>This function will return all the exist certificates (name, id), that will display to the user in order to select appropriate certificate that can assign to any hierarchy on project tree.</w:t>
      </w:r>
    </w:p>
    <w:p w:rsidR="00932DEB" w:rsidRPr="00470B58" w:rsidRDefault="00932DEB" w:rsidP="00741F14">
      <w:pPr>
        <w:autoSpaceDE w:val="0"/>
        <w:autoSpaceDN w:val="0"/>
        <w:adjustRightInd w:val="0"/>
        <w:ind w:left="576" w:firstLine="288"/>
        <w:rPr>
          <w:rFonts w:asciiTheme="minorHAnsi" w:hAnsiTheme="minorHAnsi" w:cs="Consolas"/>
        </w:rPr>
      </w:pPr>
    </w:p>
    <w:p w:rsidR="00932DEB" w:rsidRPr="00470B58" w:rsidRDefault="00932DEB" w:rsidP="00741F14">
      <w:pPr>
        <w:autoSpaceDE w:val="0"/>
        <w:autoSpaceDN w:val="0"/>
        <w:adjustRightInd w:val="0"/>
        <w:ind w:left="576" w:firstLine="288"/>
        <w:rPr>
          <w:rFonts w:asciiTheme="minorHAnsi" w:hAnsiTheme="minorHAnsi" w:cs="Consolas"/>
        </w:rPr>
      </w:pPr>
      <w:r w:rsidRPr="00470B58">
        <w:rPr>
          <w:rFonts w:asciiTheme="minorHAnsi" w:hAnsiTheme="minorHAnsi" w:cs="Consolas"/>
        </w:rPr>
        <w:t>The returned properties are managed in resource management application.</w:t>
      </w:r>
    </w:p>
    <w:p w:rsidR="00932DEB" w:rsidRPr="008F7F9C" w:rsidRDefault="00932DEB" w:rsidP="005D772E">
      <w:pPr>
        <w:pStyle w:val="Heading4"/>
      </w:pPr>
      <w:bookmarkStart w:id="1206" w:name="_Toc370396024"/>
      <w:proofErr w:type="spellStart"/>
      <w:proofErr w:type="gramStart"/>
      <w:r w:rsidRPr="005D772E">
        <w:t>getCertificatesByWorkstationId</w:t>
      </w:r>
      <w:bookmarkEnd w:id="1206"/>
      <w:proofErr w:type="spellEnd"/>
      <w:proofErr w:type="gramEnd"/>
    </w:p>
    <w:p w:rsidR="00932DEB" w:rsidRPr="00470B58" w:rsidRDefault="00932DEB" w:rsidP="00741F14">
      <w:pPr>
        <w:autoSpaceDE w:val="0"/>
        <w:autoSpaceDN w:val="0"/>
        <w:adjustRightInd w:val="0"/>
        <w:ind w:left="720" w:firstLine="90"/>
        <w:rPr>
          <w:rFonts w:asciiTheme="minorHAnsi" w:hAnsiTheme="minorHAnsi"/>
        </w:rPr>
      </w:pPr>
      <w:bookmarkStart w:id="1207" w:name="_Toc370396025"/>
      <w:bookmarkStart w:id="1208" w:name="_Toc367103897"/>
      <w:bookmarkEnd w:id="1207"/>
      <w:r w:rsidRPr="00470B58">
        <w:rPr>
          <w:rFonts w:asciiTheme="minorHAnsi" w:hAnsiTheme="minorHAnsi"/>
        </w:rPr>
        <w:t>This function will be in resource management interface.</w:t>
      </w:r>
    </w:p>
    <w:p w:rsidR="00932DEB" w:rsidRPr="00470B58" w:rsidRDefault="00932DEB" w:rsidP="00741F14">
      <w:pPr>
        <w:autoSpaceDE w:val="0"/>
        <w:autoSpaceDN w:val="0"/>
        <w:adjustRightInd w:val="0"/>
        <w:ind w:left="720" w:firstLine="90"/>
        <w:rPr>
          <w:rFonts w:asciiTheme="minorHAnsi" w:hAnsiTheme="minorHAnsi"/>
        </w:rPr>
      </w:pPr>
      <w:r w:rsidRPr="00470B58">
        <w:rPr>
          <w:rFonts w:asciiTheme="minorHAnsi" w:hAnsiTheme="minorHAnsi"/>
        </w:rPr>
        <w:t>The function prototype:</w:t>
      </w:r>
    </w:p>
    <w:p w:rsidR="00932DEB" w:rsidRPr="00470B58" w:rsidRDefault="00932DEB" w:rsidP="00741F14">
      <w:pPr>
        <w:autoSpaceDE w:val="0"/>
        <w:autoSpaceDN w:val="0"/>
        <w:adjustRightInd w:val="0"/>
        <w:ind w:left="720" w:firstLine="288"/>
        <w:rPr>
          <w:rFonts w:asciiTheme="minorHAnsi" w:hAnsiTheme="minorHAnsi" w:cs="Consolas"/>
        </w:rPr>
      </w:pPr>
      <w:proofErr w:type="gramStart"/>
      <w:r w:rsidRPr="00470B58">
        <w:rPr>
          <w:rFonts w:asciiTheme="minorHAnsi" w:hAnsiTheme="minorHAnsi" w:cs="Consolas"/>
          <w:color w:val="0000FF"/>
        </w:rPr>
        <w:t>public</w:t>
      </w:r>
      <w:proofErr w:type="gramEnd"/>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r w:rsidRPr="00470B58">
        <w:rPr>
          <w:rFonts w:asciiTheme="minorHAnsi" w:hAnsiTheme="minorHAnsi" w:cs="Consolas"/>
          <w:color w:val="2B91AF"/>
        </w:rPr>
        <w:t>Certificate</w:t>
      </w:r>
      <w:r w:rsidRPr="00470B58">
        <w:rPr>
          <w:rFonts w:asciiTheme="minorHAnsi" w:hAnsiTheme="minorHAnsi" w:cs="Consolas"/>
        </w:rPr>
        <w:t xml:space="preserve">&gt; </w:t>
      </w:r>
      <w:proofErr w:type="spellStart"/>
      <w:r w:rsidRPr="00470B58">
        <w:rPr>
          <w:rFonts w:asciiTheme="minorHAnsi" w:hAnsiTheme="minorHAnsi" w:cs="Consolas"/>
        </w:rPr>
        <w:t>getCertificatesByWorkStationId</w:t>
      </w:r>
      <w:proofErr w:type="spellEnd"/>
      <w:r w:rsidRPr="00470B58">
        <w:rPr>
          <w:rFonts w:asciiTheme="minorHAnsi" w:hAnsiTheme="minorHAnsi" w:cs="Consolas"/>
        </w:rPr>
        <w:t xml:space="preserve">(string </w:t>
      </w:r>
      <w:proofErr w:type="spellStart"/>
      <w:r w:rsidRPr="00470B58">
        <w:rPr>
          <w:rFonts w:asciiTheme="minorHAnsi" w:hAnsiTheme="minorHAnsi" w:cs="Consolas"/>
        </w:rPr>
        <w:t>computerName</w:t>
      </w:r>
      <w:proofErr w:type="spellEnd"/>
      <w:r w:rsidRPr="00470B58">
        <w:rPr>
          <w:rFonts w:asciiTheme="minorHAnsi" w:hAnsiTheme="minorHAnsi" w:cs="Consolas"/>
        </w:rPr>
        <w:t xml:space="preserve">)  </w:t>
      </w:r>
    </w:p>
    <w:p w:rsidR="00932DEB" w:rsidRPr="00470B58" w:rsidRDefault="00932DEB" w:rsidP="00741F14">
      <w:pPr>
        <w:autoSpaceDE w:val="0"/>
        <w:autoSpaceDN w:val="0"/>
        <w:adjustRightInd w:val="0"/>
        <w:ind w:left="720" w:firstLine="288"/>
        <w:rPr>
          <w:rFonts w:asciiTheme="minorHAnsi" w:hAnsiTheme="minorHAnsi" w:cs="Consolas"/>
        </w:rPr>
      </w:pPr>
    </w:p>
    <w:p w:rsidR="00932DEB" w:rsidRPr="00470B58" w:rsidRDefault="00932DEB" w:rsidP="00741F14">
      <w:pPr>
        <w:autoSpaceDE w:val="0"/>
        <w:autoSpaceDN w:val="0"/>
        <w:adjustRightInd w:val="0"/>
        <w:ind w:left="720" w:firstLine="288"/>
        <w:rPr>
          <w:rFonts w:asciiTheme="minorHAnsi" w:hAnsiTheme="minorHAnsi" w:cs="Consolas"/>
        </w:rPr>
      </w:pPr>
      <w:r w:rsidRPr="00470B58">
        <w:rPr>
          <w:rFonts w:asciiTheme="minorHAnsi" w:hAnsiTheme="minorHAnsi" w:cs="Consolas"/>
        </w:rPr>
        <w:t>This function will return all the certificates details</w:t>
      </w:r>
      <w:r w:rsidR="00FA60E1">
        <w:rPr>
          <w:rFonts w:asciiTheme="minorHAnsi" w:hAnsiTheme="minorHAnsi" w:cs="Consolas"/>
        </w:rPr>
        <w:t xml:space="preserve"> for the specific work station </w:t>
      </w:r>
      <w:r w:rsidRPr="00470B58">
        <w:rPr>
          <w:rFonts w:asciiTheme="minorHAnsi" w:hAnsiTheme="minorHAnsi" w:cs="Consolas"/>
        </w:rPr>
        <w:t xml:space="preserve">according to computer name. </w:t>
      </w:r>
    </w:p>
    <w:p w:rsidR="00932DEB" w:rsidRDefault="00932DEB" w:rsidP="00932DEB">
      <w:pPr>
        <w:ind w:firstLine="720"/>
        <w:rPr>
          <w:szCs w:val="18"/>
        </w:rPr>
      </w:pPr>
    </w:p>
    <w:p w:rsidR="00932DEB" w:rsidRDefault="00932DEB" w:rsidP="005D772E">
      <w:pPr>
        <w:pStyle w:val="Heading3"/>
      </w:pPr>
      <w:bookmarkStart w:id="1209" w:name="_Toc370396026"/>
      <w:bookmarkStart w:id="1210" w:name="_Toc370907253"/>
      <w:r>
        <w:t>Project</w:t>
      </w:r>
      <w:r w:rsidRPr="008E2452">
        <w:t xml:space="preserve"> </w:t>
      </w:r>
      <w:r w:rsidRPr="005D772E">
        <w:t>Management</w:t>
      </w:r>
      <w:bookmarkEnd w:id="1209"/>
      <w:bookmarkEnd w:id="1210"/>
    </w:p>
    <w:p w:rsidR="00932DEB" w:rsidRPr="008F7F9C" w:rsidRDefault="00932DEB" w:rsidP="005D772E">
      <w:pPr>
        <w:pStyle w:val="Heading4"/>
      </w:pPr>
      <w:bookmarkStart w:id="1211" w:name="_Toc370396027"/>
      <w:proofErr w:type="spellStart"/>
      <w:proofErr w:type="gramStart"/>
      <w:r w:rsidRPr="005D772E">
        <w:t>getProjectsByContentVersionId</w:t>
      </w:r>
      <w:proofErr w:type="spellEnd"/>
      <w:proofErr w:type="gramEnd"/>
      <w:r w:rsidRPr="008F7F9C">
        <w:t xml:space="preserve"> function</w:t>
      </w:r>
      <w:bookmarkEnd w:id="1211"/>
    </w:p>
    <w:p w:rsidR="00932DEB" w:rsidRPr="00470B58" w:rsidRDefault="00932DEB" w:rsidP="00741F14">
      <w:pPr>
        <w:autoSpaceDE w:val="0"/>
        <w:autoSpaceDN w:val="0"/>
        <w:adjustRightInd w:val="0"/>
        <w:ind w:left="720" w:firstLine="90"/>
        <w:rPr>
          <w:rFonts w:asciiTheme="minorHAnsi" w:hAnsiTheme="minorHAnsi"/>
        </w:rPr>
      </w:pPr>
      <w:r w:rsidRPr="00470B58">
        <w:rPr>
          <w:rFonts w:asciiTheme="minorHAnsi" w:hAnsiTheme="minorHAnsi"/>
        </w:rPr>
        <w:t>This function will be in project management interface.</w:t>
      </w:r>
    </w:p>
    <w:p w:rsidR="00932DEB" w:rsidRPr="00470B58" w:rsidRDefault="00932DEB" w:rsidP="00741F14">
      <w:pPr>
        <w:autoSpaceDE w:val="0"/>
        <w:autoSpaceDN w:val="0"/>
        <w:adjustRightInd w:val="0"/>
        <w:ind w:left="720" w:firstLine="90"/>
        <w:rPr>
          <w:rFonts w:asciiTheme="minorHAnsi" w:hAnsiTheme="minorHAnsi"/>
        </w:rPr>
      </w:pPr>
      <w:r w:rsidRPr="00470B58">
        <w:rPr>
          <w:rFonts w:asciiTheme="minorHAnsi" w:hAnsiTheme="minorHAnsi"/>
        </w:rPr>
        <w:t>The function prototype:</w:t>
      </w:r>
    </w:p>
    <w:p w:rsidR="00932DEB" w:rsidRPr="00470B58" w:rsidRDefault="00932DEB" w:rsidP="00741F14">
      <w:pPr>
        <w:autoSpaceDE w:val="0"/>
        <w:autoSpaceDN w:val="0"/>
        <w:adjustRightInd w:val="0"/>
        <w:ind w:left="720" w:firstLine="288"/>
        <w:rPr>
          <w:rFonts w:asciiTheme="minorHAnsi" w:hAnsiTheme="minorHAnsi" w:cs="Consolas"/>
        </w:rPr>
      </w:pPr>
      <w:proofErr w:type="gramStart"/>
      <w:r w:rsidRPr="00470B58">
        <w:rPr>
          <w:rFonts w:asciiTheme="minorHAnsi" w:hAnsiTheme="minorHAnsi" w:cs="Consolas"/>
          <w:color w:val="0000FF"/>
        </w:rPr>
        <w:t>public</w:t>
      </w:r>
      <w:proofErr w:type="gramEnd"/>
      <w:r w:rsidRPr="00470B58">
        <w:rPr>
          <w:rFonts w:asciiTheme="minorHAnsi" w:hAnsiTheme="minorHAnsi" w:cs="Consolas"/>
        </w:rPr>
        <w:t xml:space="preserve"> </w:t>
      </w:r>
      <w:r w:rsidRPr="00470B58">
        <w:rPr>
          <w:rFonts w:asciiTheme="minorHAnsi" w:hAnsiTheme="minorHAnsi" w:cs="Consolas"/>
          <w:color w:val="2B91AF"/>
        </w:rPr>
        <w:t>Dictionary</w:t>
      </w:r>
      <w:r w:rsidRPr="00470B58">
        <w:rPr>
          <w:rFonts w:asciiTheme="minorHAnsi" w:hAnsiTheme="minorHAnsi" w:cs="Consolas"/>
        </w:rPr>
        <w:t>&lt;</w:t>
      </w:r>
      <w:proofErr w:type="spellStart"/>
      <w:r w:rsidRPr="00470B58">
        <w:rPr>
          <w:rFonts w:asciiTheme="minorHAnsi" w:hAnsiTheme="minorHAnsi" w:cs="Consolas"/>
          <w:color w:val="0000FF"/>
        </w:rPr>
        <w:t>int</w:t>
      </w:r>
      <w:proofErr w:type="spellEnd"/>
      <w:r w:rsidRPr="00470B58">
        <w:rPr>
          <w:rFonts w:asciiTheme="minorHAnsi" w:hAnsiTheme="minorHAnsi" w:cs="Consolas"/>
        </w:rPr>
        <w:t xml:space="preserve">, </w:t>
      </w:r>
      <w:r w:rsidRPr="00470B58">
        <w:rPr>
          <w:rFonts w:asciiTheme="minorHAnsi" w:hAnsiTheme="minorHAnsi" w:cs="Consolas"/>
          <w:color w:val="2B91AF"/>
        </w:rPr>
        <w:t>Project</w:t>
      </w:r>
      <w:r w:rsidRPr="00470B58">
        <w:rPr>
          <w:rFonts w:asciiTheme="minorHAnsi" w:hAnsiTheme="minorHAnsi" w:cs="Consolas"/>
        </w:rPr>
        <w:t xml:space="preserve">&gt; </w:t>
      </w:r>
      <w:proofErr w:type="spellStart"/>
      <w:r w:rsidRPr="00470B58">
        <w:rPr>
          <w:rFonts w:asciiTheme="minorHAnsi" w:hAnsiTheme="minorHAnsi" w:cs="Consolas"/>
        </w:rPr>
        <w:t>getProjectsByContentVersionId</w:t>
      </w:r>
      <w:proofErr w:type="spellEnd"/>
      <w:r w:rsidRPr="00470B58">
        <w:rPr>
          <w:rFonts w:asciiTheme="minorHAnsi" w:hAnsiTheme="minorHAnsi" w:cs="Consolas"/>
        </w:rPr>
        <w:t>(</w:t>
      </w:r>
      <w:proofErr w:type="spellStart"/>
      <w:r w:rsidRPr="00470B58">
        <w:rPr>
          <w:rFonts w:asciiTheme="minorHAnsi" w:hAnsiTheme="minorHAnsi" w:cs="Consolas"/>
        </w:rPr>
        <w:t>int</w:t>
      </w:r>
      <w:proofErr w:type="spellEnd"/>
      <w:r w:rsidRPr="00470B58">
        <w:rPr>
          <w:rFonts w:asciiTheme="minorHAnsi" w:hAnsiTheme="minorHAnsi" w:cs="Consolas"/>
        </w:rPr>
        <w:t xml:space="preserve"> </w:t>
      </w:r>
      <w:proofErr w:type="spellStart"/>
      <w:r w:rsidRPr="00470B58">
        <w:rPr>
          <w:rFonts w:asciiTheme="minorHAnsi" w:hAnsiTheme="minorHAnsi" w:cs="Consolas"/>
        </w:rPr>
        <w:t>ContentVersionID</w:t>
      </w:r>
      <w:proofErr w:type="spellEnd"/>
      <w:r w:rsidRPr="00470B58">
        <w:rPr>
          <w:rFonts w:asciiTheme="minorHAnsi" w:hAnsiTheme="minorHAnsi" w:cs="Consolas"/>
        </w:rPr>
        <w:t xml:space="preserve">)  </w:t>
      </w:r>
    </w:p>
    <w:p w:rsidR="00932DEB" w:rsidRPr="00470B58" w:rsidRDefault="00932DEB" w:rsidP="00741F14">
      <w:pPr>
        <w:autoSpaceDE w:val="0"/>
        <w:autoSpaceDN w:val="0"/>
        <w:adjustRightInd w:val="0"/>
        <w:ind w:left="720" w:firstLine="288"/>
        <w:rPr>
          <w:rFonts w:asciiTheme="minorHAnsi" w:hAnsiTheme="minorHAnsi" w:cs="Consolas"/>
        </w:rPr>
      </w:pPr>
    </w:p>
    <w:p w:rsidR="00932DEB" w:rsidRPr="00470B58" w:rsidRDefault="00932DEB" w:rsidP="00470B58">
      <w:pPr>
        <w:autoSpaceDE w:val="0"/>
        <w:autoSpaceDN w:val="0"/>
        <w:adjustRightInd w:val="0"/>
        <w:ind w:left="810"/>
        <w:rPr>
          <w:rFonts w:asciiTheme="minorHAnsi" w:hAnsiTheme="minorHAnsi" w:cs="Consolas"/>
        </w:rPr>
      </w:pPr>
      <w:r w:rsidRPr="00470B58">
        <w:rPr>
          <w:rFonts w:asciiTheme="minorHAnsi" w:hAnsiTheme="minorHAnsi" w:cs="Consolas"/>
        </w:rPr>
        <w:t xml:space="preserve">This function will return all the projects details (name, code, </w:t>
      </w:r>
      <w:proofErr w:type="gramStart"/>
      <w:r w:rsidRPr="00470B58">
        <w:rPr>
          <w:rFonts w:asciiTheme="minorHAnsi" w:hAnsiTheme="minorHAnsi" w:cs="Consolas"/>
        </w:rPr>
        <w:t>step</w:t>
      </w:r>
      <w:proofErr w:type="gramEnd"/>
      <w:r w:rsidRPr="00470B58">
        <w:rPr>
          <w:rFonts w:asciiTheme="minorHAnsi" w:hAnsiTheme="minorHAnsi" w:cs="Consolas"/>
        </w:rPr>
        <w:t xml:space="preserve">) that assigned to the delivering content version id. </w:t>
      </w:r>
    </w:p>
    <w:p w:rsidR="00932DEB" w:rsidRPr="00A70D6A" w:rsidRDefault="00932DEB" w:rsidP="00741F14">
      <w:pPr>
        <w:ind w:left="2160"/>
      </w:pPr>
    </w:p>
    <w:p w:rsidR="00932DEB" w:rsidRPr="00A70D6A" w:rsidRDefault="00932DEB" w:rsidP="00932DEB"/>
    <w:p w:rsidR="00932DEB" w:rsidRDefault="00932DEB" w:rsidP="00932DEB">
      <w:pPr>
        <w:ind w:firstLine="720"/>
        <w:rPr>
          <w:szCs w:val="18"/>
        </w:rPr>
      </w:pPr>
    </w:p>
    <w:p w:rsidR="00932DEB" w:rsidRDefault="00932DEB" w:rsidP="00932DEB">
      <w:pPr>
        <w:rPr>
          <w:szCs w:val="18"/>
        </w:rPr>
      </w:pPr>
    </w:p>
    <w:p w:rsidR="00932DEB" w:rsidRDefault="00932DEB" w:rsidP="00932DEB">
      <w:pPr>
        <w:ind w:firstLine="720"/>
        <w:rPr>
          <w:szCs w:val="18"/>
        </w:rPr>
      </w:pPr>
    </w:p>
    <w:p w:rsidR="00932DEB" w:rsidRDefault="00932DEB" w:rsidP="00932DEB"/>
    <w:p w:rsidR="00932DEB" w:rsidRDefault="00932DEB" w:rsidP="00932DEB"/>
    <w:p w:rsidR="00932DEB" w:rsidRPr="008E2452" w:rsidRDefault="00932DEB" w:rsidP="00932DEB">
      <w:pPr>
        <w:ind w:firstLine="720"/>
        <w:rPr>
          <w:szCs w:val="18"/>
        </w:rPr>
      </w:pPr>
    </w:p>
    <w:bookmarkEnd w:id="1208"/>
    <w:p w:rsidR="00932DEB" w:rsidRPr="008E2452" w:rsidRDefault="00932DEB" w:rsidP="000C2EE1">
      <w:pPr>
        <w:pStyle w:val="BodyText"/>
        <w:numPr>
          <w:ilvl w:val="0"/>
          <w:numId w:val="23"/>
        </w:numPr>
        <w:ind w:left="360"/>
        <w:contextualSpacing/>
        <w:jc w:val="both"/>
        <w:rPr>
          <w:szCs w:val="18"/>
        </w:rPr>
      </w:pPr>
      <w:r w:rsidRPr="008E2452">
        <w:rPr>
          <w:szCs w:val="18"/>
        </w:rPr>
        <w:br w:type="page"/>
      </w:r>
    </w:p>
    <w:p w:rsidR="00932DEB" w:rsidRDefault="00932DEB" w:rsidP="008B4C48">
      <w:pPr>
        <w:pStyle w:val="Heading1"/>
      </w:pPr>
      <w:bookmarkStart w:id="1212" w:name="_Toc367105163"/>
      <w:bookmarkStart w:id="1213" w:name="_Toc367105164"/>
      <w:bookmarkStart w:id="1214" w:name="_Messages"/>
      <w:bookmarkStart w:id="1215" w:name="_Toc370396028"/>
      <w:bookmarkStart w:id="1216" w:name="_Toc370907254"/>
      <w:bookmarkEnd w:id="1212"/>
      <w:bookmarkEnd w:id="1213"/>
      <w:bookmarkEnd w:id="1214"/>
      <w:r w:rsidRPr="008B4C48">
        <w:lastRenderedPageBreak/>
        <w:t>Messages</w:t>
      </w:r>
      <w:bookmarkEnd w:id="1215"/>
      <w:bookmarkEnd w:id="1216"/>
    </w:p>
    <w:p w:rsidR="00932DEB" w:rsidRPr="00470B58" w:rsidRDefault="00932DEB" w:rsidP="00932DEB">
      <w:pPr>
        <w:rPr>
          <w:rFonts w:asciiTheme="minorHAnsi" w:hAnsiTheme="minorHAnsi"/>
        </w:rPr>
      </w:pPr>
      <w:r w:rsidRPr="00470B58">
        <w:rPr>
          <w:rFonts w:asciiTheme="minorHAnsi" w:hAnsiTheme="minorHAnsi"/>
        </w:rPr>
        <w:t xml:space="preserve">Warning, Information and Error message verbiage is a table driven value and it is retrieved from Message table by </w:t>
      </w:r>
      <w:proofErr w:type="spellStart"/>
      <w:r w:rsidRPr="00470B58">
        <w:rPr>
          <w:rFonts w:asciiTheme="minorHAnsi" w:hAnsiTheme="minorHAnsi"/>
        </w:rPr>
        <w:t>MessageId</w:t>
      </w:r>
      <w:proofErr w:type="spellEnd"/>
      <w:r w:rsidRPr="00470B58">
        <w:rPr>
          <w:rFonts w:asciiTheme="minorHAnsi" w:hAnsiTheme="minorHAnsi"/>
        </w:rPr>
        <w:t>.</w:t>
      </w:r>
    </w:p>
    <w:p w:rsidR="00932DEB" w:rsidRPr="00470B58" w:rsidRDefault="00932DEB" w:rsidP="00932DEB">
      <w:pPr>
        <w:rPr>
          <w:rFonts w:asciiTheme="minorHAnsi" w:hAnsiTheme="minorHAnsi"/>
        </w:rPr>
      </w:pPr>
    </w:p>
    <w:p w:rsidR="00932DEB" w:rsidRDefault="00932DEB" w:rsidP="00932DEB">
      <w:r w:rsidRPr="00470B58">
        <w:rPr>
          <w:rFonts w:asciiTheme="minorHAnsi" w:hAnsiTheme="minorHAnsi"/>
        </w:rPr>
        <w:t>Messages</w:t>
      </w:r>
      <w:r>
        <w:t>:</w:t>
      </w:r>
    </w:p>
    <w:tbl>
      <w:tblPr>
        <w:tblW w:w="10134" w:type="dxa"/>
        <w:tblInd w:w="93" w:type="dxa"/>
        <w:tblLook w:val="04A0" w:firstRow="1" w:lastRow="0" w:firstColumn="1" w:lastColumn="0" w:noHBand="0" w:noVBand="1"/>
      </w:tblPr>
      <w:tblGrid>
        <w:gridCol w:w="1280"/>
        <w:gridCol w:w="7768"/>
        <w:gridCol w:w="1086"/>
      </w:tblGrid>
      <w:tr w:rsidR="00932DEB" w:rsidRPr="000812EB" w:rsidTr="00115AA4">
        <w:trPr>
          <w:trHeight w:val="601"/>
        </w:trPr>
        <w:tc>
          <w:tcPr>
            <w:tcW w:w="1280" w:type="dxa"/>
            <w:tcBorders>
              <w:top w:val="single" w:sz="4" w:space="0" w:color="auto"/>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Message ID</w:t>
            </w:r>
          </w:p>
        </w:tc>
        <w:tc>
          <w:tcPr>
            <w:tcW w:w="7768" w:type="dxa"/>
            <w:tcBorders>
              <w:top w:val="single" w:sz="4" w:space="0" w:color="auto"/>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Description</w:t>
            </w:r>
          </w:p>
        </w:tc>
        <w:tc>
          <w:tcPr>
            <w:tcW w:w="1086" w:type="dxa"/>
            <w:tcBorders>
              <w:top w:val="single" w:sz="4" w:space="0" w:color="auto"/>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Type</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100</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The name is already in use. Please specify another name.</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101</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Are you sure you want to remove the folder?</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102</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Are you sure you want to disable the note?</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103</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Are you sure you want to remove the certificate?</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104</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An object has been updated by another user. Please refresh and try again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105</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 xml:space="preserve">Unexpected </w:t>
            </w:r>
            <w:proofErr w:type="gramStart"/>
            <w:r w:rsidRPr="000812EB">
              <w:rPr>
                <w:rFonts w:ascii="Calibri" w:hAnsi="Calibri"/>
                <w:color w:val="000000"/>
                <w:szCs w:val="22"/>
              </w:rPr>
              <w:t>error  occurred</w:t>
            </w:r>
            <w:proofErr w:type="gramEnd"/>
            <w:r w:rsidRPr="000812EB">
              <w:rPr>
                <w:rFonts w:ascii="Calibri" w:hAnsi="Calibri"/>
                <w:color w:val="000000"/>
                <w:szCs w:val="22"/>
              </w:rPr>
              <w:t>. Please try again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106</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User %name is not authorized to perform this action.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I</w:t>
            </w:r>
          </w:p>
        </w:tc>
      </w:tr>
      <w:tr w:rsidR="00932DEB" w:rsidRPr="000812EB" w:rsidTr="00115AA4">
        <w:trPr>
          <w:trHeight w:val="902"/>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107</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 xml:space="preserve">Current workstation is not certified for the project. </w:t>
            </w:r>
            <w:r w:rsidRPr="000812EB">
              <w:rPr>
                <w:rFonts w:ascii="Calibri" w:hAnsi="Calibri"/>
                <w:color w:val="000000"/>
                <w:szCs w:val="22"/>
              </w:rPr>
              <w:br/>
              <w:t xml:space="preserve">The following certificates are missing: %list of missing certificates. </w:t>
            </w:r>
            <w:r w:rsidRPr="000812EB">
              <w:rPr>
                <w:rFonts w:ascii="Calibri" w:hAnsi="Calibri"/>
                <w:color w:val="000000"/>
                <w:szCs w:val="22"/>
              </w:rPr>
              <w:br/>
            </w:r>
            <w:proofErr w:type="spellStart"/>
            <w:r w:rsidRPr="000812EB">
              <w:rPr>
                <w:rFonts w:ascii="Calibri" w:hAnsi="Calibri"/>
                <w:color w:val="000000"/>
                <w:szCs w:val="22"/>
              </w:rPr>
              <w:t>Wold</w:t>
            </w:r>
            <w:proofErr w:type="spellEnd"/>
            <w:r w:rsidRPr="000812EB">
              <w:rPr>
                <w:rFonts w:ascii="Calibri" w:hAnsi="Calibri"/>
                <w:color w:val="000000"/>
                <w:szCs w:val="22"/>
              </w:rPr>
              <w:t xml:space="preserve"> </w:t>
            </w:r>
            <w:proofErr w:type="spellStart"/>
            <w:r w:rsidRPr="000812EB">
              <w:rPr>
                <w:rFonts w:ascii="Calibri" w:hAnsi="Calibri"/>
                <w:color w:val="000000"/>
                <w:szCs w:val="22"/>
              </w:rPr>
              <w:t>youlike</w:t>
            </w:r>
            <w:proofErr w:type="spellEnd"/>
            <w:r w:rsidRPr="000812EB">
              <w:rPr>
                <w:rFonts w:ascii="Calibri" w:hAnsi="Calibri"/>
                <w:color w:val="000000"/>
                <w:szCs w:val="22"/>
              </w:rPr>
              <w:t xml:space="preserve"> to proceed anyway?</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I</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108</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Two or more Content versions of the same Content have been added. Please remove and try again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109</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 xml:space="preserve">Two or more certificates with the same Certificate ID have been added. Please remove and try again. </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110</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Project Code and Step combination is not unique. Please update and try again.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111</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Project '%name' is related to the group. Would you like to update all projects belonging to the group?</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112</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 xml:space="preserve">Version </w:t>
            </w:r>
            <w:proofErr w:type="gramStart"/>
            <w:r w:rsidRPr="000812EB">
              <w:rPr>
                <w:rFonts w:ascii="Calibri" w:hAnsi="Calibri"/>
                <w:color w:val="000000"/>
                <w:szCs w:val="22"/>
              </w:rPr>
              <w:t>%[</w:t>
            </w:r>
            <w:proofErr w:type="gramEnd"/>
            <w:r w:rsidRPr="000812EB">
              <w:rPr>
                <w:rFonts w:ascii="Calibri" w:hAnsi="Calibri"/>
                <w:color w:val="000000"/>
                <w:szCs w:val="22"/>
              </w:rPr>
              <w:t xml:space="preserve">active </w:t>
            </w:r>
            <w:proofErr w:type="spellStart"/>
            <w:r w:rsidRPr="000812EB">
              <w:rPr>
                <w:rFonts w:ascii="Calibri" w:hAnsi="Calibri"/>
                <w:color w:val="000000"/>
                <w:szCs w:val="22"/>
              </w:rPr>
              <w:t>versio</w:t>
            </w:r>
            <w:proofErr w:type="spellEnd"/>
            <w:r w:rsidRPr="000812EB">
              <w:rPr>
                <w:rFonts w:ascii="Calibri" w:hAnsi="Calibri"/>
                <w:color w:val="000000"/>
                <w:szCs w:val="22"/>
              </w:rPr>
              <w:t xml:space="preserve"> name] will be closed. Are you sure you want to reopen version %name?</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114</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Folder '%name' has been created successfully</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I</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115</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Project '%name' has been created successfully</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I</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116</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New related project '%name' has been successfully created and assigned to the group</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I</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117</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Related projects group has been successfully updated.</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I</w:t>
            </w:r>
          </w:p>
        </w:tc>
      </w:tr>
      <w:tr w:rsidR="00932DEB" w:rsidRPr="000812EB" w:rsidTr="00115AA4">
        <w:trPr>
          <w:trHeight w:val="3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118</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Are you sure you want to create a new version?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119</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Content %name1 is referenced by content %name2. Please remove and try again.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115AA4">
        <w:trPr>
          <w:trHeight w:val="601"/>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120</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Content %name is retired. Do you want to assign retired content to the project</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W</w:t>
            </w:r>
          </w:p>
        </w:tc>
      </w:tr>
      <w:tr w:rsidR="00932DEB" w:rsidRPr="000812EB" w:rsidTr="00115AA4">
        <w:trPr>
          <w:trHeight w:val="797"/>
        </w:trPr>
        <w:tc>
          <w:tcPr>
            <w:tcW w:w="1280" w:type="dxa"/>
            <w:tcBorders>
              <w:top w:val="nil"/>
              <w:left w:val="single" w:sz="4" w:space="0" w:color="auto"/>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121</w:t>
            </w:r>
          </w:p>
        </w:tc>
        <w:tc>
          <w:tcPr>
            <w:tcW w:w="7768" w:type="dxa"/>
            <w:tcBorders>
              <w:top w:val="nil"/>
              <w:left w:val="nil"/>
              <w:bottom w:val="single" w:sz="4" w:space="0" w:color="auto"/>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There is not enough disk space. Please free disk space and try again.</w:t>
            </w:r>
          </w:p>
        </w:tc>
        <w:tc>
          <w:tcPr>
            <w:tcW w:w="1086" w:type="dxa"/>
            <w:tcBorders>
              <w:top w:val="nil"/>
              <w:left w:val="nil"/>
              <w:bottom w:val="single" w:sz="4" w:space="0" w:color="auto"/>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32DEB" w:rsidRPr="000812EB" w:rsidTr="009E75B7">
        <w:trPr>
          <w:trHeight w:val="601"/>
        </w:trPr>
        <w:tc>
          <w:tcPr>
            <w:tcW w:w="1280" w:type="dxa"/>
            <w:tcBorders>
              <w:top w:val="nil"/>
              <w:left w:val="single" w:sz="4" w:space="0" w:color="auto"/>
              <w:bottom w:val="nil"/>
              <w:right w:val="single" w:sz="4" w:space="0" w:color="auto"/>
            </w:tcBorders>
            <w:shd w:val="clear" w:color="auto" w:fill="auto"/>
            <w:noWrap/>
            <w:vAlign w:val="bottom"/>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122</w:t>
            </w:r>
          </w:p>
        </w:tc>
        <w:tc>
          <w:tcPr>
            <w:tcW w:w="7768" w:type="dxa"/>
            <w:tcBorders>
              <w:top w:val="nil"/>
              <w:left w:val="nil"/>
              <w:bottom w:val="nil"/>
              <w:right w:val="single" w:sz="4" w:space="0" w:color="auto"/>
            </w:tcBorders>
            <w:shd w:val="clear" w:color="auto" w:fill="auto"/>
            <w:hideMark/>
          </w:tcPr>
          <w:p w:rsidR="00932DEB" w:rsidRPr="000812EB" w:rsidRDefault="00932DEB" w:rsidP="00EE05BE">
            <w:pPr>
              <w:rPr>
                <w:rFonts w:ascii="Calibri" w:hAnsi="Calibri"/>
                <w:color w:val="000000"/>
                <w:szCs w:val="22"/>
              </w:rPr>
            </w:pPr>
            <w:r w:rsidRPr="000812EB">
              <w:rPr>
                <w:rFonts w:ascii="Calibri" w:hAnsi="Calibri"/>
                <w:color w:val="000000"/>
                <w:szCs w:val="22"/>
              </w:rPr>
              <w:t>Content %name1 and content %name2 are referenced by content %name3. Please remove %name1 or %name2 and try again.</w:t>
            </w:r>
          </w:p>
        </w:tc>
        <w:tc>
          <w:tcPr>
            <w:tcW w:w="1086" w:type="dxa"/>
            <w:tcBorders>
              <w:top w:val="nil"/>
              <w:left w:val="nil"/>
              <w:bottom w:val="nil"/>
              <w:right w:val="single" w:sz="4" w:space="0" w:color="auto"/>
            </w:tcBorders>
            <w:shd w:val="clear" w:color="auto" w:fill="auto"/>
            <w:hideMark/>
          </w:tcPr>
          <w:p w:rsidR="00932DEB" w:rsidRPr="000812EB" w:rsidRDefault="00932DEB" w:rsidP="00EE05BE">
            <w:pPr>
              <w:jc w:val="center"/>
              <w:rPr>
                <w:rFonts w:ascii="Calibri" w:hAnsi="Calibri"/>
                <w:color w:val="000000"/>
                <w:szCs w:val="22"/>
              </w:rPr>
            </w:pPr>
            <w:r w:rsidRPr="000812EB">
              <w:rPr>
                <w:rFonts w:ascii="Calibri" w:hAnsi="Calibri"/>
                <w:color w:val="000000"/>
                <w:szCs w:val="22"/>
              </w:rPr>
              <w:t>E</w:t>
            </w:r>
          </w:p>
        </w:tc>
      </w:tr>
      <w:tr w:rsidR="009E75B7" w:rsidRPr="000812EB" w:rsidTr="00951522">
        <w:trPr>
          <w:trHeight w:val="601"/>
          <w:ins w:id="1217" w:author="Ella Goldberg(Contractor)" w:date="2013-11-05T15:16:00Z"/>
        </w:trPr>
        <w:tc>
          <w:tcPr>
            <w:tcW w:w="1280" w:type="dxa"/>
            <w:tcBorders>
              <w:top w:val="nil"/>
              <w:left w:val="single" w:sz="4" w:space="0" w:color="auto"/>
              <w:bottom w:val="nil"/>
              <w:right w:val="single" w:sz="4" w:space="0" w:color="auto"/>
            </w:tcBorders>
            <w:shd w:val="clear" w:color="auto" w:fill="auto"/>
            <w:noWrap/>
            <w:vAlign w:val="bottom"/>
          </w:tcPr>
          <w:p w:rsidR="009E75B7" w:rsidRPr="000812EB" w:rsidRDefault="009E75B7" w:rsidP="00EE05BE">
            <w:pPr>
              <w:jc w:val="center"/>
              <w:rPr>
                <w:ins w:id="1218" w:author="Ella Goldberg(Contractor)" w:date="2013-11-05T15:16:00Z"/>
                <w:rFonts w:ascii="Calibri" w:hAnsi="Calibri"/>
                <w:color w:val="000000"/>
                <w:szCs w:val="22"/>
              </w:rPr>
            </w:pPr>
            <w:ins w:id="1219" w:author="Ella Goldberg(Contractor)" w:date="2013-11-05T15:17:00Z">
              <w:r>
                <w:rPr>
                  <w:rFonts w:ascii="Calibri" w:hAnsi="Calibri"/>
                  <w:color w:val="000000"/>
                  <w:szCs w:val="22"/>
                </w:rPr>
                <w:lastRenderedPageBreak/>
                <w:t>123</w:t>
              </w:r>
            </w:ins>
          </w:p>
        </w:tc>
        <w:tc>
          <w:tcPr>
            <w:tcW w:w="7768" w:type="dxa"/>
            <w:tcBorders>
              <w:top w:val="nil"/>
              <w:left w:val="nil"/>
              <w:bottom w:val="nil"/>
              <w:right w:val="single" w:sz="4" w:space="0" w:color="auto"/>
            </w:tcBorders>
            <w:shd w:val="clear" w:color="auto" w:fill="auto"/>
          </w:tcPr>
          <w:p w:rsidR="009E75B7" w:rsidRPr="000812EB" w:rsidRDefault="009E75B7" w:rsidP="009E75B7">
            <w:pPr>
              <w:rPr>
                <w:ins w:id="1220" w:author="Ella Goldberg(Contractor)" w:date="2013-11-05T15:16:00Z"/>
                <w:rFonts w:ascii="Calibri" w:hAnsi="Calibri"/>
                <w:color w:val="000000"/>
                <w:szCs w:val="22"/>
              </w:rPr>
            </w:pPr>
            <w:ins w:id="1221" w:author="Ella Goldberg(Contractor)" w:date="2013-11-05T15:17:00Z">
              <w:r>
                <w:rPr>
                  <w:rFonts w:ascii="Calibri" w:hAnsi="Calibri"/>
                  <w:color w:val="000000"/>
                  <w:szCs w:val="22"/>
                </w:rPr>
                <w:t>Related projects Group Name is already in use. Please specify another name</w:t>
              </w:r>
            </w:ins>
          </w:p>
        </w:tc>
        <w:tc>
          <w:tcPr>
            <w:tcW w:w="1086" w:type="dxa"/>
            <w:tcBorders>
              <w:top w:val="nil"/>
              <w:left w:val="nil"/>
              <w:bottom w:val="nil"/>
              <w:right w:val="single" w:sz="4" w:space="0" w:color="auto"/>
            </w:tcBorders>
            <w:shd w:val="clear" w:color="auto" w:fill="auto"/>
          </w:tcPr>
          <w:p w:rsidR="009E75B7" w:rsidRPr="000812EB" w:rsidRDefault="009E75B7" w:rsidP="00EE05BE">
            <w:pPr>
              <w:jc w:val="center"/>
              <w:rPr>
                <w:ins w:id="1222" w:author="Ella Goldberg(Contractor)" w:date="2013-11-05T15:16:00Z"/>
                <w:rFonts w:ascii="Calibri" w:hAnsi="Calibri"/>
                <w:color w:val="000000"/>
                <w:szCs w:val="22"/>
              </w:rPr>
            </w:pPr>
            <w:ins w:id="1223" w:author="Ella Goldberg(Contractor)" w:date="2013-11-05T15:17:00Z">
              <w:r>
                <w:rPr>
                  <w:rFonts w:ascii="Calibri" w:hAnsi="Calibri"/>
                  <w:color w:val="000000"/>
                  <w:szCs w:val="22"/>
                </w:rPr>
                <w:t>E</w:t>
              </w:r>
            </w:ins>
          </w:p>
        </w:tc>
      </w:tr>
      <w:tr w:rsidR="00951522" w:rsidRPr="000812EB" w:rsidTr="00115AA4">
        <w:trPr>
          <w:trHeight w:val="601"/>
          <w:ins w:id="1224" w:author="Ella Goldberg(Contractor)" w:date="2013-11-06T00:46:00Z"/>
        </w:trPr>
        <w:tc>
          <w:tcPr>
            <w:tcW w:w="1280" w:type="dxa"/>
            <w:tcBorders>
              <w:top w:val="nil"/>
              <w:left w:val="single" w:sz="4" w:space="0" w:color="auto"/>
              <w:bottom w:val="single" w:sz="4" w:space="0" w:color="auto"/>
              <w:right w:val="single" w:sz="4" w:space="0" w:color="auto"/>
            </w:tcBorders>
            <w:shd w:val="clear" w:color="auto" w:fill="auto"/>
            <w:noWrap/>
            <w:vAlign w:val="bottom"/>
          </w:tcPr>
          <w:p w:rsidR="00951522" w:rsidRDefault="00951522" w:rsidP="00EE05BE">
            <w:pPr>
              <w:jc w:val="center"/>
              <w:rPr>
                <w:ins w:id="1225" w:author="Ella Goldberg(Contractor)" w:date="2013-11-06T00:46:00Z"/>
                <w:rFonts w:ascii="Calibri" w:hAnsi="Calibri"/>
                <w:color w:val="000000"/>
                <w:szCs w:val="22"/>
              </w:rPr>
            </w:pPr>
            <w:ins w:id="1226" w:author="Ella Goldberg(Contractor)" w:date="2013-11-06T00:46:00Z">
              <w:r>
                <w:rPr>
                  <w:rFonts w:ascii="Calibri" w:hAnsi="Calibri"/>
                  <w:color w:val="000000"/>
                  <w:szCs w:val="22"/>
                </w:rPr>
                <w:t>124</w:t>
              </w:r>
            </w:ins>
          </w:p>
        </w:tc>
        <w:tc>
          <w:tcPr>
            <w:tcW w:w="7768" w:type="dxa"/>
            <w:tcBorders>
              <w:top w:val="nil"/>
              <w:left w:val="nil"/>
              <w:bottom w:val="single" w:sz="4" w:space="0" w:color="auto"/>
              <w:right w:val="single" w:sz="4" w:space="0" w:color="auto"/>
            </w:tcBorders>
            <w:shd w:val="clear" w:color="auto" w:fill="auto"/>
          </w:tcPr>
          <w:p w:rsidR="00951522" w:rsidRDefault="00951522" w:rsidP="009E75B7">
            <w:pPr>
              <w:rPr>
                <w:ins w:id="1227" w:author="Ella Goldberg(Contractor)" w:date="2013-11-06T00:46:00Z"/>
                <w:rFonts w:ascii="Calibri" w:hAnsi="Calibri"/>
                <w:color w:val="000000"/>
                <w:szCs w:val="22"/>
              </w:rPr>
            </w:pPr>
            <w:ins w:id="1228" w:author="Ella Goldberg(Contractor)" w:date="2013-11-06T00:46:00Z">
              <w:r>
                <w:rPr>
                  <w:rFonts w:ascii="Calibri" w:hAnsi="Calibri"/>
                  <w:color w:val="000000"/>
                  <w:szCs w:val="22"/>
                </w:rPr>
                <w:t>Version Name is already in use. Please specify another name.</w:t>
              </w:r>
            </w:ins>
          </w:p>
        </w:tc>
        <w:tc>
          <w:tcPr>
            <w:tcW w:w="1086" w:type="dxa"/>
            <w:tcBorders>
              <w:top w:val="nil"/>
              <w:left w:val="nil"/>
              <w:bottom w:val="single" w:sz="4" w:space="0" w:color="auto"/>
              <w:right w:val="single" w:sz="4" w:space="0" w:color="auto"/>
            </w:tcBorders>
            <w:shd w:val="clear" w:color="auto" w:fill="auto"/>
          </w:tcPr>
          <w:p w:rsidR="00951522" w:rsidRDefault="00951522" w:rsidP="00EE05BE">
            <w:pPr>
              <w:jc w:val="center"/>
              <w:rPr>
                <w:ins w:id="1229" w:author="Ella Goldberg(Contractor)" w:date="2013-11-06T00:46:00Z"/>
                <w:rFonts w:ascii="Calibri" w:hAnsi="Calibri"/>
                <w:color w:val="000000"/>
                <w:szCs w:val="22"/>
              </w:rPr>
            </w:pPr>
          </w:p>
        </w:tc>
      </w:tr>
    </w:tbl>
    <w:p w:rsidR="00932DEB" w:rsidRDefault="00932DEB" w:rsidP="00115AA4">
      <w:pPr>
        <w:pStyle w:val="Heading1"/>
      </w:pPr>
      <w:bookmarkStart w:id="1230" w:name="_Security"/>
      <w:bookmarkStart w:id="1231" w:name="_Toc370396029"/>
      <w:bookmarkStart w:id="1232" w:name="_Toc370907255"/>
      <w:bookmarkEnd w:id="1230"/>
      <w:r w:rsidRPr="008B4C48">
        <w:lastRenderedPageBreak/>
        <w:t>Security</w:t>
      </w:r>
      <w:bookmarkEnd w:id="1231"/>
      <w:bookmarkEnd w:id="1232"/>
    </w:p>
    <w:p w:rsidR="00932DEB" w:rsidRPr="00470B58" w:rsidRDefault="00932DEB" w:rsidP="00932DEB">
      <w:pPr>
        <w:rPr>
          <w:rFonts w:asciiTheme="minorHAnsi" w:hAnsiTheme="minorHAnsi"/>
        </w:rPr>
      </w:pPr>
      <w:r w:rsidRPr="00470B58">
        <w:rPr>
          <w:rFonts w:asciiTheme="minorHAnsi" w:hAnsiTheme="minorHAnsi"/>
        </w:rPr>
        <w:t>Project Explorer application will receive Username from Access Management application.</w:t>
      </w:r>
    </w:p>
    <w:p w:rsidR="00932DEB" w:rsidRPr="00470B58" w:rsidRDefault="00932DEB" w:rsidP="00932DEB">
      <w:pPr>
        <w:rPr>
          <w:rFonts w:asciiTheme="minorHAnsi" w:hAnsiTheme="minorHAnsi"/>
        </w:rPr>
      </w:pPr>
      <w:r w:rsidRPr="00470B58">
        <w:rPr>
          <w:rFonts w:asciiTheme="minorHAnsi" w:hAnsiTheme="minorHAnsi"/>
        </w:rPr>
        <w:t>List of User privileges will be loaded upon login:</w:t>
      </w:r>
    </w:p>
    <w:p w:rsidR="00932DEB" w:rsidRPr="00470B58" w:rsidRDefault="00932DEB" w:rsidP="00932DEB">
      <w:pPr>
        <w:rPr>
          <w:rFonts w:asciiTheme="minorHAnsi" w:hAnsiTheme="minorHAnsi"/>
        </w:rPr>
      </w:pPr>
    </w:p>
    <w:p w:rsidR="00932DEB" w:rsidRPr="00470B58" w:rsidRDefault="00932DEB" w:rsidP="00932DEB">
      <w:pPr>
        <w:rPr>
          <w:rFonts w:asciiTheme="minorHAnsi" w:hAnsiTheme="minorHAnsi"/>
          <w:szCs w:val="18"/>
        </w:rPr>
      </w:pPr>
      <w:r w:rsidRPr="00470B58">
        <w:rPr>
          <w:rFonts w:asciiTheme="minorHAnsi" w:hAnsiTheme="minorHAnsi"/>
          <w:szCs w:val="18"/>
        </w:rPr>
        <w:t xml:space="preserve">SELECT </w:t>
      </w:r>
      <w:proofErr w:type="spellStart"/>
      <w:r w:rsidRPr="00470B58">
        <w:rPr>
          <w:rFonts w:asciiTheme="minorHAnsi" w:hAnsiTheme="minorHAnsi"/>
          <w:szCs w:val="18"/>
        </w:rPr>
        <w:t>PrivilegeCode</w:t>
      </w:r>
      <w:proofErr w:type="spellEnd"/>
      <w:r w:rsidRPr="00470B58">
        <w:rPr>
          <w:rFonts w:asciiTheme="minorHAnsi" w:hAnsiTheme="minorHAnsi"/>
          <w:szCs w:val="18"/>
        </w:rPr>
        <w:t xml:space="preserve"> FROM </w:t>
      </w:r>
      <w:proofErr w:type="spellStart"/>
      <w:r w:rsidRPr="00470B58">
        <w:rPr>
          <w:rFonts w:asciiTheme="minorHAnsi" w:hAnsiTheme="minorHAnsi"/>
          <w:szCs w:val="18"/>
        </w:rPr>
        <w:t>ProfilePrivilege</w:t>
      </w:r>
      <w:proofErr w:type="spellEnd"/>
      <w:r w:rsidRPr="00470B58">
        <w:rPr>
          <w:rFonts w:asciiTheme="minorHAnsi" w:hAnsiTheme="minorHAnsi"/>
          <w:szCs w:val="18"/>
        </w:rPr>
        <w:t xml:space="preserve"> pp</w:t>
      </w:r>
    </w:p>
    <w:p w:rsidR="00932DEB" w:rsidRPr="00470B58" w:rsidRDefault="00932DEB" w:rsidP="00932DEB">
      <w:pPr>
        <w:rPr>
          <w:rFonts w:asciiTheme="minorHAnsi" w:hAnsiTheme="minorHAnsi"/>
          <w:szCs w:val="18"/>
        </w:rPr>
      </w:pPr>
      <w:r w:rsidRPr="00470B58">
        <w:rPr>
          <w:rFonts w:asciiTheme="minorHAnsi" w:hAnsiTheme="minorHAnsi"/>
          <w:szCs w:val="18"/>
        </w:rPr>
        <w:t xml:space="preserve">JOIN </w:t>
      </w:r>
      <w:proofErr w:type="spellStart"/>
      <w:r w:rsidRPr="00470B58">
        <w:rPr>
          <w:rFonts w:asciiTheme="minorHAnsi" w:hAnsiTheme="minorHAnsi"/>
          <w:szCs w:val="18"/>
        </w:rPr>
        <w:t>UserProfile</w:t>
      </w:r>
      <w:proofErr w:type="spellEnd"/>
      <w:r w:rsidRPr="00470B58">
        <w:rPr>
          <w:rFonts w:asciiTheme="minorHAnsi" w:hAnsiTheme="minorHAnsi"/>
          <w:szCs w:val="18"/>
        </w:rPr>
        <w:t xml:space="preserve"> up</w:t>
      </w:r>
    </w:p>
    <w:p w:rsidR="00932DEB" w:rsidRPr="00470B58" w:rsidRDefault="00932DEB" w:rsidP="00932DEB">
      <w:pPr>
        <w:rPr>
          <w:rFonts w:asciiTheme="minorHAnsi" w:hAnsiTheme="minorHAnsi"/>
          <w:szCs w:val="18"/>
        </w:rPr>
      </w:pPr>
      <w:r w:rsidRPr="00470B58">
        <w:rPr>
          <w:rFonts w:asciiTheme="minorHAnsi" w:hAnsiTheme="minorHAnsi"/>
          <w:szCs w:val="18"/>
        </w:rPr>
        <w:t xml:space="preserve">ON </w:t>
      </w:r>
      <w:proofErr w:type="spellStart"/>
      <w:r w:rsidRPr="00470B58">
        <w:rPr>
          <w:rFonts w:asciiTheme="minorHAnsi" w:hAnsiTheme="minorHAnsi"/>
          <w:szCs w:val="18"/>
        </w:rPr>
        <w:t>up.ProfileId</w:t>
      </w:r>
      <w:proofErr w:type="spellEnd"/>
      <w:r w:rsidRPr="00470B58">
        <w:rPr>
          <w:rFonts w:asciiTheme="minorHAnsi" w:hAnsiTheme="minorHAnsi"/>
          <w:szCs w:val="18"/>
        </w:rPr>
        <w:t>=</w:t>
      </w:r>
      <w:proofErr w:type="spellStart"/>
      <w:r w:rsidRPr="00470B58">
        <w:rPr>
          <w:rFonts w:asciiTheme="minorHAnsi" w:hAnsiTheme="minorHAnsi"/>
          <w:szCs w:val="18"/>
        </w:rPr>
        <w:t>pp.ProfileId</w:t>
      </w:r>
      <w:proofErr w:type="spellEnd"/>
    </w:p>
    <w:p w:rsidR="00932DEB" w:rsidRPr="00470B58" w:rsidRDefault="00932DEB" w:rsidP="00932DEB">
      <w:pPr>
        <w:rPr>
          <w:rFonts w:asciiTheme="minorHAnsi" w:hAnsiTheme="minorHAnsi"/>
          <w:szCs w:val="18"/>
        </w:rPr>
      </w:pPr>
      <w:r w:rsidRPr="00470B58">
        <w:rPr>
          <w:rFonts w:asciiTheme="minorHAnsi" w:hAnsiTheme="minorHAnsi"/>
          <w:szCs w:val="18"/>
        </w:rPr>
        <w:t xml:space="preserve">WHERE </w:t>
      </w:r>
      <w:proofErr w:type="spellStart"/>
      <w:r w:rsidRPr="00470B58">
        <w:rPr>
          <w:rFonts w:asciiTheme="minorHAnsi" w:hAnsiTheme="minorHAnsi"/>
          <w:szCs w:val="18"/>
        </w:rPr>
        <w:t>up.UserId</w:t>
      </w:r>
      <w:proofErr w:type="spellEnd"/>
      <w:r w:rsidRPr="00470B58">
        <w:rPr>
          <w:rFonts w:asciiTheme="minorHAnsi" w:hAnsiTheme="minorHAnsi"/>
          <w:szCs w:val="18"/>
        </w:rPr>
        <w:t>=’&amp;input’</w:t>
      </w:r>
    </w:p>
    <w:p w:rsidR="00932DEB" w:rsidRPr="00470B58" w:rsidRDefault="00932DEB" w:rsidP="00932DEB">
      <w:pPr>
        <w:rPr>
          <w:rFonts w:asciiTheme="minorHAnsi" w:hAnsiTheme="minorHAnsi"/>
          <w:szCs w:val="18"/>
        </w:rPr>
      </w:pPr>
    </w:p>
    <w:p w:rsidR="00932DEB" w:rsidRPr="00470B58" w:rsidRDefault="00932DEB" w:rsidP="00932DEB">
      <w:pPr>
        <w:rPr>
          <w:rFonts w:asciiTheme="minorHAnsi" w:hAnsiTheme="minorHAnsi"/>
          <w:szCs w:val="18"/>
        </w:rPr>
      </w:pPr>
      <w:r w:rsidRPr="00470B58">
        <w:rPr>
          <w:rFonts w:asciiTheme="minorHAnsi" w:hAnsiTheme="minorHAnsi"/>
          <w:szCs w:val="18"/>
        </w:rPr>
        <w:t xml:space="preserve">In case when user doesn’t exist in </w:t>
      </w:r>
      <w:proofErr w:type="spellStart"/>
      <w:r w:rsidRPr="00470B58">
        <w:rPr>
          <w:rFonts w:asciiTheme="minorHAnsi" w:hAnsiTheme="minorHAnsi"/>
          <w:szCs w:val="18"/>
        </w:rPr>
        <w:t>UserProfile</w:t>
      </w:r>
      <w:proofErr w:type="spellEnd"/>
      <w:r w:rsidRPr="00470B58">
        <w:rPr>
          <w:rFonts w:asciiTheme="minorHAnsi" w:hAnsiTheme="minorHAnsi"/>
          <w:szCs w:val="18"/>
        </w:rPr>
        <w:t xml:space="preserve"> table, default profile privileges will be loaded.</w:t>
      </w:r>
    </w:p>
    <w:p w:rsidR="00932DEB" w:rsidRPr="00470B58" w:rsidRDefault="00932DEB" w:rsidP="00932DEB">
      <w:pPr>
        <w:rPr>
          <w:rFonts w:asciiTheme="minorHAnsi" w:hAnsiTheme="minorHAnsi"/>
          <w:szCs w:val="18"/>
        </w:rPr>
      </w:pPr>
      <w:r w:rsidRPr="00470B58">
        <w:rPr>
          <w:rFonts w:asciiTheme="minorHAnsi" w:hAnsiTheme="minorHAnsi"/>
          <w:szCs w:val="18"/>
        </w:rPr>
        <w:t>Default profile Id will be stored in</w:t>
      </w:r>
      <w:del w:id="1233" w:author="Ella Goldberg(Contractor)" w:date="2013-11-06T00:31:00Z">
        <w:r w:rsidRPr="00470B58" w:rsidDel="00EE5CB3">
          <w:rPr>
            <w:rFonts w:asciiTheme="minorHAnsi" w:hAnsiTheme="minorHAnsi"/>
            <w:szCs w:val="18"/>
          </w:rPr>
          <w:delText xml:space="preserve"> SystemParameters </w:delText>
        </w:r>
      </w:del>
      <w:ins w:id="1234" w:author="Ella Goldberg(Contractor)" w:date="2013-11-06T00:31:00Z">
        <w:r w:rsidR="00EE5CB3">
          <w:rPr>
            <w:rFonts w:asciiTheme="minorHAnsi" w:hAnsiTheme="minorHAnsi"/>
            <w:szCs w:val="18"/>
          </w:rPr>
          <w:t xml:space="preserve"> </w:t>
        </w:r>
        <w:proofErr w:type="spellStart"/>
        <w:r w:rsidR="00EE5CB3">
          <w:rPr>
            <w:rFonts w:asciiTheme="minorHAnsi" w:hAnsiTheme="minorHAnsi"/>
            <w:szCs w:val="18"/>
          </w:rPr>
          <w:t>ATS_SystemParameters</w:t>
        </w:r>
        <w:proofErr w:type="spellEnd"/>
        <w:r w:rsidR="00EE5CB3">
          <w:rPr>
            <w:rFonts w:asciiTheme="minorHAnsi" w:hAnsiTheme="minorHAnsi"/>
            <w:szCs w:val="18"/>
          </w:rPr>
          <w:t xml:space="preserve"> </w:t>
        </w:r>
      </w:ins>
      <w:r w:rsidRPr="00470B58">
        <w:rPr>
          <w:rFonts w:asciiTheme="minorHAnsi" w:hAnsiTheme="minorHAnsi"/>
          <w:szCs w:val="18"/>
        </w:rPr>
        <w:t>table, ‘</w:t>
      </w:r>
      <w:proofErr w:type="spellStart"/>
      <w:r w:rsidRPr="00470B58">
        <w:rPr>
          <w:rFonts w:asciiTheme="minorHAnsi" w:hAnsiTheme="minorHAnsi"/>
          <w:szCs w:val="18"/>
        </w:rPr>
        <w:t>DefaultProfileId</w:t>
      </w:r>
      <w:proofErr w:type="spellEnd"/>
      <w:r w:rsidRPr="00470B58">
        <w:rPr>
          <w:rFonts w:asciiTheme="minorHAnsi" w:hAnsiTheme="minorHAnsi"/>
          <w:szCs w:val="18"/>
        </w:rPr>
        <w:t>’ value:</w:t>
      </w:r>
    </w:p>
    <w:p w:rsidR="00932DEB" w:rsidRPr="00470B58" w:rsidRDefault="00932DEB" w:rsidP="00932DEB">
      <w:pPr>
        <w:rPr>
          <w:rFonts w:asciiTheme="minorHAnsi" w:hAnsiTheme="minorHAnsi"/>
          <w:szCs w:val="18"/>
        </w:rPr>
      </w:pPr>
    </w:p>
    <w:p w:rsidR="00932DEB" w:rsidRPr="00470B58" w:rsidRDefault="00932DEB" w:rsidP="00932DEB">
      <w:pPr>
        <w:ind w:firstLine="720"/>
        <w:rPr>
          <w:rFonts w:asciiTheme="minorHAnsi" w:hAnsiTheme="minorHAnsi"/>
          <w:szCs w:val="18"/>
        </w:rPr>
      </w:pPr>
      <w:r w:rsidRPr="00470B58">
        <w:rPr>
          <w:rFonts w:asciiTheme="minorHAnsi" w:hAnsiTheme="minorHAnsi"/>
          <w:szCs w:val="18"/>
        </w:rPr>
        <w:t xml:space="preserve">SELECT </w:t>
      </w:r>
      <w:proofErr w:type="spellStart"/>
      <w:r w:rsidRPr="00470B58">
        <w:rPr>
          <w:rFonts w:asciiTheme="minorHAnsi" w:hAnsiTheme="minorHAnsi"/>
          <w:szCs w:val="18"/>
        </w:rPr>
        <w:t>PrivilegeCode</w:t>
      </w:r>
      <w:proofErr w:type="spellEnd"/>
      <w:r w:rsidRPr="00470B58">
        <w:rPr>
          <w:rFonts w:asciiTheme="minorHAnsi" w:hAnsiTheme="minorHAnsi"/>
          <w:szCs w:val="18"/>
        </w:rPr>
        <w:t xml:space="preserve"> FROM </w:t>
      </w:r>
      <w:proofErr w:type="spellStart"/>
      <w:r w:rsidRPr="00470B58">
        <w:rPr>
          <w:rFonts w:asciiTheme="minorHAnsi" w:hAnsiTheme="minorHAnsi"/>
          <w:szCs w:val="18"/>
        </w:rPr>
        <w:t>ProfilePrivilege</w:t>
      </w:r>
      <w:proofErr w:type="spellEnd"/>
      <w:r w:rsidRPr="00470B58">
        <w:rPr>
          <w:rFonts w:asciiTheme="minorHAnsi" w:hAnsiTheme="minorHAnsi"/>
          <w:szCs w:val="18"/>
        </w:rPr>
        <w:t xml:space="preserve"> pp</w:t>
      </w:r>
    </w:p>
    <w:p w:rsidR="00932DEB" w:rsidRPr="00470B58" w:rsidRDefault="00932DEB" w:rsidP="00932DEB">
      <w:pPr>
        <w:ind w:firstLine="720"/>
        <w:rPr>
          <w:rFonts w:asciiTheme="minorHAnsi" w:hAnsiTheme="minorHAnsi"/>
          <w:szCs w:val="18"/>
        </w:rPr>
      </w:pPr>
      <w:r w:rsidRPr="00470B58">
        <w:rPr>
          <w:rFonts w:asciiTheme="minorHAnsi" w:hAnsiTheme="minorHAnsi"/>
          <w:szCs w:val="18"/>
        </w:rPr>
        <w:t xml:space="preserve">WHERE </w:t>
      </w:r>
      <w:proofErr w:type="spellStart"/>
      <w:r w:rsidRPr="00470B58">
        <w:rPr>
          <w:rFonts w:asciiTheme="minorHAnsi" w:hAnsiTheme="minorHAnsi"/>
          <w:szCs w:val="18"/>
        </w:rPr>
        <w:t>pp.ProfileId</w:t>
      </w:r>
      <w:proofErr w:type="spellEnd"/>
      <w:r w:rsidRPr="00470B58">
        <w:rPr>
          <w:rFonts w:asciiTheme="minorHAnsi" w:hAnsiTheme="minorHAnsi"/>
          <w:szCs w:val="18"/>
        </w:rPr>
        <w:t xml:space="preserve">= (select value from </w:t>
      </w:r>
      <w:proofErr w:type="spellStart"/>
      <w:ins w:id="1235" w:author="Ella Goldberg(Contractor)" w:date="2013-11-06T00:32:00Z">
        <w:r w:rsidR="00EE5CB3">
          <w:rPr>
            <w:rFonts w:asciiTheme="minorHAnsi" w:hAnsiTheme="minorHAnsi"/>
            <w:szCs w:val="18"/>
          </w:rPr>
          <w:t>ATS_</w:t>
        </w:r>
      </w:ins>
      <w:r w:rsidRPr="00470B58">
        <w:rPr>
          <w:rFonts w:asciiTheme="minorHAnsi" w:hAnsiTheme="minorHAnsi"/>
          <w:szCs w:val="18"/>
        </w:rPr>
        <w:t>SystemParameters</w:t>
      </w:r>
      <w:proofErr w:type="spellEnd"/>
    </w:p>
    <w:p w:rsidR="00932DEB" w:rsidRPr="00470B58" w:rsidRDefault="00932DEB" w:rsidP="00932DEB">
      <w:pPr>
        <w:ind w:firstLine="720"/>
        <w:rPr>
          <w:rFonts w:asciiTheme="minorHAnsi" w:hAnsiTheme="minorHAnsi"/>
          <w:szCs w:val="18"/>
        </w:rPr>
      </w:pPr>
      <w:r w:rsidRPr="00470B58">
        <w:rPr>
          <w:rFonts w:asciiTheme="minorHAnsi" w:hAnsiTheme="minorHAnsi"/>
          <w:szCs w:val="18"/>
        </w:rPr>
        <w:tab/>
      </w:r>
      <w:r w:rsidRPr="00470B58">
        <w:rPr>
          <w:rFonts w:asciiTheme="minorHAnsi" w:hAnsiTheme="minorHAnsi"/>
          <w:szCs w:val="18"/>
        </w:rPr>
        <w:tab/>
      </w:r>
      <w:r w:rsidRPr="00470B58">
        <w:rPr>
          <w:rFonts w:asciiTheme="minorHAnsi" w:hAnsiTheme="minorHAnsi"/>
          <w:szCs w:val="18"/>
        </w:rPr>
        <w:tab/>
        <w:t xml:space="preserve">where variable=’ </w:t>
      </w:r>
      <w:proofErr w:type="spellStart"/>
      <w:r w:rsidRPr="00470B58">
        <w:rPr>
          <w:rFonts w:asciiTheme="minorHAnsi" w:hAnsiTheme="minorHAnsi"/>
          <w:szCs w:val="18"/>
        </w:rPr>
        <w:t>DefaultProfileId</w:t>
      </w:r>
      <w:proofErr w:type="spellEnd"/>
      <w:r w:rsidRPr="00470B58">
        <w:rPr>
          <w:rFonts w:asciiTheme="minorHAnsi" w:hAnsiTheme="minorHAnsi"/>
          <w:szCs w:val="18"/>
        </w:rPr>
        <w:t>’</w:t>
      </w:r>
    </w:p>
    <w:p w:rsidR="00932DEB" w:rsidRPr="00470B58" w:rsidRDefault="00932DEB" w:rsidP="00932DEB">
      <w:pPr>
        <w:rPr>
          <w:rFonts w:asciiTheme="minorHAnsi" w:hAnsiTheme="minorHAnsi"/>
          <w:szCs w:val="18"/>
        </w:rPr>
      </w:pPr>
    </w:p>
    <w:p w:rsidR="00932DEB" w:rsidRPr="00470B58" w:rsidRDefault="00932DEB" w:rsidP="00932DEB">
      <w:pPr>
        <w:rPr>
          <w:rFonts w:asciiTheme="minorHAnsi" w:hAnsiTheme="minorHAnsi"/>
        </w:rPr>
      </w:pPr>
      <w:r w:rsidRPr="00470B58">
        <w:rPr>
          <w:rFonts w:asciiTheme="minorHAnsi" w:hAnsiTheme="minorHAnsi"/>
        </w:rPr>
        <w:t xml:space="preserve">If privilege does not exist in retrieved list then user is not allowed to perform appropriate activity. </w:t>
      </w:r>
    </w:p>
    <w:p w:rsidR="00932DEB" w:rsidRPr="00470B58" w:rsidRDefault="00932DEB" w:rsidP="00932DEB">
      <w:pPr>
        <w:rPr>
          <w:rFonts w:asciiTheme="minorHAnsi" w:hAnsiTheme="minorHAnsi"/>
        </w:rPr>
      </w:pPr>
      <w:r w:rsidRPr="00470B58">
        <w:rPr>
          <w:rFonts w:asciiTheme="minorHAnsi" w:hAnsiTheme="minorHAnsi"/>
        </w:rPr>
        <w:t>The following message will be displayed when user attempts to perform activity that is not associated to user profile:</w:t>
      </w:r>
    </w:p>
    <w:p w:rsidR="00932DEB" w:rsidRPr="00470B58" w:rsidRDefault="00932DEB" w:rsidP="00932DEB">
      <w:pPr>
        <w:rPr>
          <w:rFonts w:asciiTheme="minorHAnsi" w:hAnsiTheme="minorHAnsi"/>
        </w:rPr>
      </w:pPr>
      <w:r w:rsidRPr="00470B58">
        <w:rPr>
          <w:rFonts w:asciiTheme="minorHAnsi" w:hAnsiTheme="minorHAnsi"/>
        </w:rPr>
        <w:t>Message 106:</w:t>
      </w:r>
    </w:p>
    <w:p w:rsidR="00932DEB" w:rsidRPr="00470B58" w:rsidRDefault="00932DEB" w:rsidP="00932DEB">
      <w:pPr>
        <w:rPr>
          <w:rFonts w:asciiTheme="minorHAnsi" w:hAnsiTheme="minorHAnsi"/>
        </w:rPr>
      </w:pPr>
      <w:r w:rsidRPr="00470B58">
        <w:rPr>
          <w:rFonts w:asciiTheme="minorHAnsi" w:hAnsiTheme="minorHAnsi"/>
        </w:rPr>
        <w:t>“User %name is not authorized to perform this action.” (OK)</w:t>
      </w:r>
      <w:r w:rsidR="00E25DB6">
        <w:rPr>
          <w:rFonts w:asciiTheme="minorHAnsi" w:hAnsiTheme="minorHAnsi"/>
        </w:rPr>
        <w:t>.</w:t>
      </w:r>
    </w:p>
    <w:p w:rsidR="00932DEB" w:rsidRPr="00470B58" w:rsidRDefault="00932DEB" w:rsidP="00932DEB">
      <w:pPr>
        <w:rPr>
          <w:rFonts w:asciiTheme="minorHAnsi" w:hAnsiTheme="minorHAnsi"/>
        </w:rPr>
      </w:pPr>
    </w:p>
    <w:p w:rsidR="00932DEB" w:rsidRPr="00470B58" w:rsidRDefault="00932DEB" w:rsidP="00932DEB">
      <w:pPr>
        <w:rPr>
          <w:rFonts w:asciiTheme="minorHAnsi" w:hAnsiTheme="minorHAnsi"/>
        </w:rPr>
      </w:pPr>
      <w:r w:rsidRPr="00470B58">
        <w:rPr>
          <w:rFonts w:asciiTheme="minorHAnsi" w:hAnsiTheme="minorHAnsi"/>
        </w:rPr>
        <w:t>Menu options and screen buttons security validations will be implemented.</w:t>
      </w:r>
    </w:p>
    <w:p w:rsidR="00932DEB" w:rsidRPr="00470B58" w:rsidRDefault="00932DEB" w:rsidP="00932DEB">
      <w:pPr>
        <w:rPr>
          <w:rFonts w:asciiTheme="minorHAnsi" w:hAnsiTheme="minorHAnsi"/>
        </w:rPr>
      </w:pPr>
    </w:p>
    <w:p w:rsidR="00932DEB" w:rsidRPr="00470B58" w:rsidRDefault="00932DEB" w:rsidP="00932DEB">
      <w:pPr>
        <w:rPr>
          <w:rFonts w:asciiTheme="minorHAnsi" w:hAnsiTheme="minorHAnsi"/>
          <w:b/>
        </w:rPr>
      </w:pPr>
      <w:r w:rsidRPr="00470B58">
        <w:rPr>
          <w:rFonts w:asciiTheme="minorHAnsi" w:hAnsiTheme="minorHAnsi"/>
          <w:b/>
        </w:rPr>
        <w:t>Privileges list:</w:t>
      </w:r>
    </w:p>
    <w:p w:rsidR="00932DEB" w:rsidRDefault="00932DEB" w:rsidP="00932DEB"/>
    <w:tbl>
      <w:tblPr>
        <w:tblW w:w="10192" w:type="dxa"/>
        <w:tblLayout w:type="fixed"/>
        <w:tblLook w:val="04A0" w:firstRow="1" w:lastRow="0" w:firstColumn="1" w:lastColumn="0" w:noHBand="0" w:noVBand="1"/>
      </w:tblPr>
      <w:tblGrid>
        <w:gridCol w:w="581"/>
        <w:gridCol w:w="3217"/>
        <w:gridCol w:w="4099"/>
        <w:gridCol w:w="2295"/>
      </w:tblGrid>
      <w:tr w:rsidR="00932DEB" w:rsidRPr="00395E5F" w:rsidTr="00470B58">
        <w:trPr>
          <w:trHeight w:val="376"/>
        </w:trPr>
        <w:tc>
          <w:tcPr>
            <w:tcW w:w="581" w:type="dxa"/>
            <w:tcBorders>
              <w:top w:val="single" w:sz="4" w:space="0" w:color="auto"/>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b/>
                <w:bCs/>
                <w:color w:val="000000"/>
                <w:sz w:val="28"/>
                <w:szCs w:val="28"/>
              </w:rPr>
            </w:pPr>
            <w:r w:rsidRPr="00395E5F">
              <w:rPr>
                <w:rFonts w:ascii="Calibri" w:hAnsi="Calibri"/>
                <w:b/>
                <w:bCs/>
                <w:color w:val="000000"/>
                <w:sz w:val="28"/>
                <w:szCs w:val="28"/>
              </w:rPr>
              <w:t>Id</w:t>
            </w:r>
          </w:p>
        </w:tc>
        <w:tc>
          <w:tcPr>
            <w:tcW w:w="3217" w:type="dxa"/>
            <w:tcBorders>
              <w:top w:val="single" w:sz="4" w:space="0" w:color="auto"/>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b/>
                <w:bCs/>
                <w:color w:val="000000"/>
                <w:sz w:val="28"/>
                <w:szCs w:val="28"/>
              </w:rPr>
            </w:pPr>
            <w:r w:rsidRPr="00395E5F">
              <w:rPr>
                <w:rFonts w:ascii="Calibri" w:hAnsi="Calibri"/>
                <w:b/>
                <w:bCs/>
                <w:color w:val="000000"/>
                <w:sz w:val="28"/>
                <w:szCs w:val="28"/>
              </w:rPr>
              <w:t>Activity</w:t>
            </w:r>
          </w:p>
        </w:tc>
        <w:tc>
          <w:tcPr>
            <w:tcW w:w="4099" w:type="dxa"/>
            <w:tcBorders>
              <w:top w:val="single" w:sz="4" w:space="0" w:color="auto"/>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b/>
                <w:bCs/>
                <w:color w:val="000000"/>
                <w:sz w:val="28"/>
                <w:szCs w:val="28"/>
              </w:rPr>
            </w:pPr>
            <w:r w:rsidRPr="00395E5F">
              <w:rPr>
                <w:rFonts w:ascii="Calibri" w:hAnsi="Calibri"/>
                <w:b/>
                <w:bCs/>
                <w:color w:val="000000"/>
                <w:sz w:val="28"/>
                <w:szCs w:val="28"/>
              </w:rPr>
              <w:t>User action</w:t>
            </w:r>
          </w:p>
        </w:tc>
        <w:tc>
          <w:tcPr>
            <w:tcW w:w="2295" w:type="dxa"/>
            <w:tcBorders>
              <w:top w:val="single" w:sz="4" w:space="0" w:color="auto"/>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b/>
                <w:bCs/>
                <w:color w:val="000000"/>
                <w:sz w:val="28"/>
                <w:szCs w:val="28"/>
              </w:rPr>
            </w:pPr>
            <w:r w:rsidRPr="00395E5F">
              <w:rPr>
                <w:rFonts w:ascii="Calibri" w:hAnsi="Calibri"/>
                <w:b/>
                <w:bCs/>
                <w:color w:val="000000"/>
                <w:sz w:val="28"/>
                <w:szCs w:val="28"/>
              </w:rPr>
              <w:t>Implementation</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101</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AddNew</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Right click menu --&gt; New</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1203"/>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102</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MoveHierarchyBranch</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Right click menu --&gt; Cut</w:t>
            </w:r>
            <w:r w:rsidRPr="00395E5F">
              <w:rPr>
                <w:rFonts w:ascii="Calibri" w:hAnsi="Calibri"/>
                <w:color w:val="000000"/>
                <w:szCs w:val="22"/>
              </w:rPr>
              <w:br/>
              <w:t>Or</w:t>
            </w:r>
            <w:r w:rsidRPr="00395E5F">
              <w:rPr>
                <w:rFonts w:ascii="Calibri" w:hAnsi="Calibri"/>
                <w:color w:val="000000"/>
                <w:szCs w:val="22"/>
              </w:rPr>
              <w:br/>
            </w:r>
            <w:proofErr w:type="spellStart"/>
            <w:r w:rsidRPr="00395E5F">
              <w:rPr>
                <w:rFonts w:ascii="Calibri" w:hAnsi="Calibri"/>
                <w:color w:val="000000"/>
                <w:szCs w:val="22"/>
              </w:rPr>
              <w:t>Drag&amp;Drop</w:t>
            </w:r>
            <w:proofErr w:type="spellEnd"/>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1203"/>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103</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DeleteFolder</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Right click menu --&gt; Delete</w:t>
            </w:r>
            <w:r w:rsidRPr="00395E5F">
              <w:rPr>
                <w:rFonts w:ascii="Calibri" w:hAnsi="Calibri"/>
                <w:color w:val="000000"/>
                <w:szCs w:val="22"/>
              </w:rPr>
              <w:br/>
              <w:t>Or</w:t>
            </w:r>
            <w:r w:rsidRPr="00395E5F">
              <w:rPr>
                <w:rFonts w:ascii="Calibri" w:hAnsi="Calibri"/>
                <w:color w:val="000000"/>
                <w:szCs w:val="22"/>
              </w:rPr>
              <w:br/>
              <w:t>Keyboard Delete button</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104</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ViewDisabledNote</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open Notes section</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Disabled notes are not displayed</w:t>
            </w:r>
          </w:p>
        </w:tc>
      </w:tr>
      <w:tr w:rsidR="00932DEB" w:rsidRPr="00395E5F" w:rsidTr="00470B58">
        <w:trPr>
          <w:trHeight w:val="301"/>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105</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DisableNote</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note --&gt; Right click --&gt; Disable</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106</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UpdateVersion</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press Content button</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1203"/>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lastRenderedPageBreak/>
              <w:t>107</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AssignRetiredContent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Drag retired content version from contents tree to project tab --&gt; receive a warning message 119 --&gt; press 'Yes'</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108</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AssignCertificate</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press Certificate button</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109</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RemoveCertificate</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select certificate --&gt; right click menu --&gt; Remove</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110</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AddNote</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folder --&gt; Press Add Note button</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301"/>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111</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EditNote</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Note --&gt; Right click --&gt; Edit</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1203"/>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112</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ExecuteContent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content --&gt; right click --&gt; Execute</w:t>
            </w:r>
            <w:r w:rsidRPr="00395E5F">
              <w:rPr>
                <w:rFonts w:ascii="Calibri" w:hAnsi="Calibri"/>
                <w:color w:val="000000"/>
                <w:szCs w:val="22"/>
              </w:rPr>
              <w:br/>
              <w:t>or</w:t>
            </w:r>
            <w:r w:rsidRPr="00395E5F">
              <w:rPr>
                <w:rFonts w:ascii="Calibri" w:hAnsi="Calibri"/>
                <w:color w:val="000000"/>
                <w:szCs w:val="22"/>
              </w:rPr>
              <w:br/>
              <w:t>Double click</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113</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DisableProject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project --&gt; right click --&gt; disable</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301"/>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114</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UpdateDisabledProject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Any action on disabled project</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115</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ResumeProject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project --&gt; right click --&gt; resume</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1203"/>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116</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ExecuteContentClosedVersion</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content --&gt; right click --&gt; Execute</w:t>
            </w:r>
            <w:r w:rsidRPr="00395E5F">
              <w:rPr>
                <w:rFonts w:ascii="Calibri" w:hAnsi="Calibri"/>
                <w:color w:val="000000"/>
                <w:szCs w:val="22"/>
              </w:rPr>
              <w:br/>
              <w:t>or</w:t>
            </w:r>
            <w:r w:rsidRPr="00395E5F">
              <w:rPr>
                <w:rFonts w:ascii="Calibri" w:hAnsi="Calibri"/>
                <w:color w:val="000000"/>
                <w:szCs w:val="22"/>
              </w:rPr>
              <w:br/>
              <w:t>Double click</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118</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ReopenClosedVersion</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version --&gt; Right Click --&gt; Reopen</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119</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CloneProject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Project --&gt; Right Click --&gt; Clone --&gt; Regular</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120</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CloneRelatedProject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Select Project --&gt; Right Click --&gt; Clone --&gt; Related</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124</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UpdateRelatedProject</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Press 'Update Group' on message 111</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125</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SplitProjectFromGroup</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Press 'Split the Group' on message 111</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126</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ActivateProjectFromUncertifiedWorkstation</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Press 'Yes' on message 107</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602"/>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127</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UpdateTargetDirectory</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Press '…' button (Target Directory field).</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Error 106</w:t>
            </w:r>
          </w:p>
        </w:tc>
      </w:tr>
      <w:tr w:rsidR="00932DEB" w:rsidRPr="00395E5F" w:rsidTr="00470B58">
        <w:trPr>
          <w:trHeight w:val="301"/>
        </w:trPr>
        <w:tc>
          <w:tcPr>
            <w:tcW w:w="581" w:type="dxa"/>
            <w:tcBorders>
              <w:top w:val="nil"/>
              <w:left w:val="single" w:sz="4" w:space="0" w:color="auto"/>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999</w:t>
            </w:r>
          </w:p>
        </w:tc>
        <w:tc>
          <w:tcPr>
            <w:tcW w:w="3217"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proofErr w:type="spellStart"/>
            <w:r w:rsidRPr="00395E5F">
              <w:rPr>
                <w:rFonts w:ascii="Calibri" w:hAnsi="Calibri"/>
                <w:color w:val="000000"/>
                <w:szCs w:val="22"/>
              </w:rPr>
              <w:t>AllActivities</w:t>
            </w:r>
            <w:proofErr w:type="spellEnd"/>
          </w:p>
        </w:tc>
        <w:tc>
          <w:tcPr>
            <w:tcW w:w="4099" w:type="dxa"/>
            <w:tcBorders>
              <w:top w:val="nil"/>
              <w:left w:val="nil"/>
              <w:bottom w:val="single" w:sz="4" w:space="0" w:color="auto"/>
              <w:right w:val="single" w:sz="4" w:space="0" w:color="auto"/>
            </w:tcBorders>
            <w:shd w:val="clear" w:color="auto" w:fill="auto"/>
            <w:hideMark/>
          </w:tcPr>
          <w:p w:rsidR="00932DEB" w:rsidRPr="00395E5F" w:rsidRDefault="00932DEB" w:rsidP="00EE05BE">
            <w:pPr>
              <w:rPr>
                <w:rFonts w:ascii="Calibri" w:hAnsi="Calibri"/>
                <w:color w:val="000000"/>
                <w:szCs w:val="22"/>
              </w:rPr>
            </w:pPr>
            <w:r w:rsidRPr="00395E5F">
              <w:rPr>
                <w:rFonts w:ascii="Calibri" w:hAnsi="Calibri"/>
                <w:color w:val="000000"/>
                <w:szCs w:val="22"/>
              </w:rPr>
              <w:t> </w:t>
            </w:r>
          </w:p>
        </w:tc>
        <w:tc>
          <w:tcPr>
            <w:tcW w:w="2295" w:type="dxa"/>
            <w:tcBorders>
              <w:top w:val="nil"/>
              <w:left w:val="nil"/>
              <w:bottom w:val="single" w:sz="4" w:space="0" w:color="auto"/>
              <w:right w:val="single" w:sz="4" w:space="0" w:color="auto"/>
            </w:tcBorders>
            <w:shd w:val="clear" w:color="auto" w:fill="auto"/>
            <w:hideMark/>
          </w:tcPr>
          <w:p w:rsidR="00932DEB" w:rsidRPr="00395E5F" w:rsidRDefault="00932DEB" w:rsidP="00EE05BE">
            <w:pPr>
              <w:jc w:val="center"/>
              <w:rPr>
                <w:rFonts w:ascii="Calibri" w:hAnsi="Calibri"/>
                <w:color w:val="000000"/>
                <w:szCs w:val="22"/>
              </w:rPr>
            </w:pPr>
            <w:r w:rsidRPr="00395E5F">
              <w:rPr>
                <w:rFonts w:ascii="Calibri" w:hAnsi="Calibri"/>
                <w:color w:val="000000"/>
                <w:szCs w:val="22"/>
              </w:rPr>
              <w:t> </w:t>
            </w:r>
          </w:p>
        </w:tc>
      </w:tr>
    </w:tbl>
    <w:p w:rsidR="00932DEB" w:rsidRPr="0028011F" w:rsidRDefault="00932DEB" w:rsidP="00932DEB"/>
    <w:p w:rsidR="00932DEB" w:rsidRPr="0095107C" w:rsidRDefault="00932DEB" w:rsidP="008B4C48">
      <w:pPr>
        <w:pStyle w:val="Heading1"/>
      </w:pPr>
      <w:bookmarkStart w:id="1236" w:name="_Toc370396030"/>
      <w:bookmarkStart w:id="1237" w:name="_Toc370907256"/>
      <w:r w:rsidRPr="008B4C48">
        <w:lastRenderedPageBreak/>
        <w:t>Assumptions</w:t>
      </w:r>
      <w:r w:rsidRPr="0095107C">
        <w:t xml:space="preserve"> and Open Issues</w:t>
      </w:r>
      <w:bookmarkEnd w:id="1236"/>
      <w:bookmarkEnd w:id="1237"/>
    </w:p>
    <w:p w:rsidR="00932DEB" w:rsidRDefault="00932DEB" w:rsidP="005D772E">
      <w:pPr>
        <w:pStyle w:val="Heading2"/>
      </w:pPr>
      <w:bookmarkStart w:id="1238" w:name="_Toc370396031"/>
      <w:bookmarkStart w:id="1239" w:name="_Toc370907257"/>
      <w:r w:rsidRPr="005D772E">
        <w:t>Assumptions</w:t>
      </w:r>
      <w:bookmarkEnd w:id="1238"/>
      <w:bookmarkEnd w:id="1239"/>
    </w:p>
    <w:p w:rsidR="00932DEB" w:rsidRPr="00A33CCE" w:rsidRDefault="00932DEB" w:rsidP="00B81EF9">
      <w:pPr>
        <w:ind w:left="360"/>
        <w:rPr>
          <w:rFonts w:asciiTheme="minorHAnsi" w:hAnsiTheme="minorHAnsi"/>
        </w:rPr>
      </w:pPr>
      <w:r w:rsidRPr="00A33CCE">
        <w:rPr>
          <w:rFonts w:asciiTheme="minorHAnsi" w:hAnsiTheme="minorHAnsi"/>
        </w:rPr>
        <w:t>N/A</w:t>
      </w:r>
    </w:p>
    <w:p w:rsidR="00932DEB" w:rsidRDefault="00932DEB" w:rsidP="005D772E">
      <w:pPr>
        <w:pStyle w:val="Heading2"/>
        <w:rPr>
          <w:rtl/>
        </w:rPr>
      </w:pPr>
      <w:bookmarkStart w:id="1240" w:name="_Toc370396032"/>
      <w:bookmarkStart w:id="1241" w:name="_Toc370907258"/>
      <w:r w:rsidRPr="000E23BE">
        <w:t xml:space="preserve">Open </w:t>
      </w:r>
      <w:r w:rsidRPr="005D772E">
        <w:t>Issues</w:t>
      </w:r>
      <w:bookmarkEnd w:id="1240"/>
      <w:bookmarkEnd w:id="1241"/>
    </w:p>
    <w:p w:rsidR="00932DEB" w:rsidRPr="00A33CCE" w:rsidRDefault="00932DEB" w:rsidP="00B81EF9">
      <w:pPr>
        <w:ind w:left="360"/>
        <w:rPr>
          <w:rFonts w:asciiTheme="minorHAnsi" w:hAnsiTheme="minorHAnsi"/>
        </w:rPr>
      </w:pPr>
      <w:r w:rsidRPr="00A33CCE">
        <w:rPr>
          <w:rFonts w:asciiTheme="minorHAnsi" w:hAnsiTheme="minorHAnsi"/>
        </w:rPr>
        <w:t>N/A</w:t>
      </w:r>
    </w:p>
    <w:p w:rsidR="00932DEB" w:rsidRPr="00D51984" w:rsidRDefault="00932DEB" w:rsidP="00932DEB">
      <w:pPr>
        <w:rPr>
          <w:rtl/>
        </w:rPr>
      </w:pPr>
    </w:p>
    <w:p w:rsidR="00932DEB" w:rsidRPr="00932DEB" w:rsidRDefault="00932DEB" w:rsidP="00932DEB">
      <w:pPr>
        <w:pStyle w:val="BodyText"/>
      </w:pPr>
    </w:p>
    <w:sectPr w:rsidR="00932DEB" w:rsidRPr="00932DEB" w:rsidSect="00A43FAB">
      <w:headerReference w:type="even" r:id="rId55"/>
      <w:headerReference w:type="default" r:id="rId56"/>
      <w:footerReference w:type="even" r:id="rId57"/>
      <w:footerReference w:type="default" r:id="rId58"/>
      <w:pgSz w:w="12240" w:h="15840"/>
      <w:pgMar w:top="450" w:right="810" w:bottom="1080" w:left="540" w:header="0" w:footer="103" w:gutter="36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9BC" w:rsidRDefault="000779BC">
      <w:r>
        <w:separator/>
      </w:r>
    </w:p>
  </w:endnote>
  <w:endnote w:type="continuationSeparator" w:id="0">
    <w:p w:rsidR="000779BC" w:rsidRDefault="00077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095" w:rsidRDefault="00B80095">
    <w:pPr>
      <w:pStyle w:val="FooterLandscape"/>
    </w:pPr>
  </w:p>
  <w:tbl>
    <w:tblPr>
      <w:tblW w:w="4957" w:type="pct"/>
      <w:tblCellMar>
        <w:left w:w="14" w:type="dxa"/>
        <w:right w:w="14" w:type="dxa"/>
      </w:tblCellMar>
      <w:tblLook w:val="0000" w:firstRow="0" w:lastRow="0" w:firstColumn="0" w:lastColumn="0" w:noHBand="0" w:noVBand="0"/>
    </w:tblPr>
    <w:tblGrid>
      <w:gridCol w:w="760"/>
      <w:gridCol w:w="9707"/>
    </w:tblGrid>
    <w:tr w:rsidR="00B80095">
      <w:trPr>
        <w:cantSplit/>
      </w:trPr>
      <w:tc>
        <w:tcPr>
          <w:tcW w:w="363" w:type="pct"/>
          <w:vAlign w:val="center"/>
        </w:tcPr>
        <w:p w:rsidR="00B80095" w:rsidRDefault="00B80095">
          <w:pPr>
            <w:pStyle w:val="FooterLandscape"/>
          </w:pPr>
          <w:r>
            <w:fldChar w:fldCharType="begin"/>
          </w:r>
          <w:r>
            <w:instrText xml:space="preserve"> PAGE </w:instrText>
          </w:r>
          <w:r>
            <w:fldChar w:fldCharType="separate"/>
          </w:r>
          <w:r>
            <w:rPr>
              <w:noProof/>
            </w:rPr>
            <w:t>47</w:t>
          </w:r>
          <w:r>
            <w:rPr>
              <w:noProof/>
            </w:rPr>
            <w:fldChar w:fldCharType="end"/>
          </w:r>
        </w:p>
      </w:tc>
      <w:tc>
        <w:tcPr>
          <w:tcW w:w="4637" w:type="pct"/>
          <w:vAlign w:val="center"/>
        </w:tcPr>
        <w:p w:rsidR="00B80095" w:rsidRDefault="00B80095" w:rsidP="00970F75">
          <w:pPr>
            <w:pStyle w:val="FooterLandscape"/>
          </w:pPr>
          <w:r>
            <w:t xml:space="preserve">Proprietary and Confidential Information of </w:t>
          </w:r>
        </w:p>
      </w:tc>
    </w:tr>
  </w:tbl>
  <w:p w:rsidR="00B80095" w:rsidRDefault="00B800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095" w:rsidRDefault="00B80095">
    <w:pPr>
      <w:pStyle w:val="Footer"/>
      <w:pBdr>
        <w:top w:val="thinThickSmallGap" w:sz="24" w:space="1" w:color="004D6C"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Proprietary and confidential information of </w:t>
    </w:r>
    <w:proofErr w:type="spellStart"/>
    <w:r>
      <w:rPr>
        <w:rFonts w:asciiTheme="majorHAnsi" w:eastAsiaTheme="majorEastAsia" w:hAnsiTheme="majorHAnsi" w:cstheme="majorBidi"/>
      </w:rPr>
      <w:t>AuroraView</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E3705" w:rsidRPr="004E3705">
      <w:rPr>
        <w:rFonts w:asciiTheme="majorHAnsi" w:eastAsiaTheme="majorEastAsia" w:hAnsiTheme="majorHAnsi" w:cstheme="majorBidi"/>
        <w:noProof/>
      </w:rPr>
      <w:t>20</w:t>
    </w:r>
    <w:r>
      <w:rPr>
        <w:rFonts w:asciiTheme="majorHAnsi" w:eastAsiaTheme="majorEastAsia" w:hAnsiTheme="majorHAnsi" w:cstheme="majorBidi"/>
        <w:noProof/>
      </w:rPr>
      <w:fldChar w:fldCharType="end"/>
    </w:r>
    <w:r>
      <w:rPr>
        <w:rFonts w:asciiTheme="majorHAnsi" w:eastAsiaTheme="majorEastAsia" w:hAnsiTheme="majorHAnsi" w:cstheme="majorBidi"/>
        <w:noProof/>
      </w:rPr>
      <w:t xml:space="preserve">  </w:t>
    </w:r>
  </w:p>
  <w:p w:rsidR="00B80095" w:rsidRPr="003D3059" w:rsidRDefault="00B80095" w:rsidP="003D3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9BC" w:rsidRDefault="000779BC">
      <w:r>
        <w:separator/>
      </w:r>
    </w:p>
  </w:footnote>
  <w:footnote w:type="continuationSeparator" w:id="0">
    <w:p w:rsidR="000779BC" w:rsidRDefault="000779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095" w:rsidRPr="00255B37" w:rsidRDefault="000779BC">
    <w:pPr>
      <w:pStyle w:val="HeaderLandscape"/>
    </w:pPr>
    <w:r>
      <w:fldChar w:fldCharType="begin"/>
    </w:r>
    <w:r>
      <w:instrText xml:space="preserve"> TITLE  \* MERGEFORMAT </w:instrText>
    </w:r>
    <w:r>
      <w:fldChar w:fldCharType="separate"/>
    </w:r>
    <w:proofErr w:type="spellStart"/>
    <w:r w:rsidR="00B80095">
      <w:t>Clearwire</w:t>
    </w:r>
    <w:proofErr w:type="spellEnd"/>
    <w:r w:rsidR="00B80095">
      <w:t xml:space="preserve"> Pink Panther</w:t>
    </w:r>
    <w:r>
      <w:fldChar w:fldCharType="end"/>
    </w:r>
    <w:r w:rsidR="00B80095" w:rsidRPr="00255B37">
      <w:t xml:space="preserve"> </w:t>
    </w:r>
    <w:r>
      <w:fldChar w:fldCharType="begin"/>
    </w:r>
    <w:r>
      <w:instrText xml:space="preserve"> SUBJECT \* MERGEFORMAT </w:instrText>
    </w:r>
    <w:r>
      <w:fldChar w:fldCharType="separate"/>
    </w:r>
    <w:r w:rsidR="00B80095">
      <w:t>High Level Design</w:t>
    </w:r>
    <w:r>
      <w:fldChar w:fldCharType="end"/>
    </w:r>
  </w:p>
  <w:p w:rsidR="00B80095" w:rsidRPr="00255B37" w:rsidRDefault="00B80095">
    <w:pPr>
      <w:pStyle w:val="Header"/>
      <w:rPr>
        <w:rFonts w:ascii="Verdana" w:hAnsi="Verdana"/>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095" w:rsidRDefault="00B80095">
    <w:pPr>
      <w:pStyle w:val="Header"/>
      <w:jc w:val="right"/>
      <w:rPr>
        <w:rFonts w:ascii="Verdana" w:hAnsi="Verdana"/>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48B497C2"/>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7EF028F"/>
    <w:multiLevelType w:val="hybridMultilevel"/>
    <w:tmpl w:val="0F54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9E4803"/>
    <w:multiLevelType w:val="singleLevel"/>
    <w:tmpl w:val="6B68CCDC"/>
    <w:lvl w:ilvl="0">
      <w:start w:val="1"/>
      <w:numFmt w:val="lowerLetter"/>
      <w:pStyle w:val="ListAlpha"/>
      <w:lvlText w:val="%1."/>
      <w:lvlJc w:val="left"/>
      <w:pPr>
        <w:tabs>
          <w:tab w:val="num" w:pos="2520"/>
        </w:tabs>
        <w:ind w:left="2520" w:hanging="360"/>
      </w:pPr>
      <w:rPr>
        <w:rFonts w:cs="Times New Roman"/>
      </w:rPr>
    </w:lvl>
  </w:abstractNum>
  <w:abstractNum w:abstractNumId="7">
    <w:nsid w:val="17373F8E"/>
    <w:multiLevelType w:val="hybridMultilevel"/>
    <w:tmpl w:val="C28CF28C"/>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3E5F96"/>
    <w:multiLevelType w:val="hybridMultilevel"/>
    <w:tmpl w:val="F064E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C2B5AF8"/>
    <w:multiLevelType w:val="multilevel"/>
    <w:tmpl w:val="A568032C"/>
    <w:styleLink w:val="UList"/>
    <w:lvl w:ilvl="0">
      <w:start w:val="1"/>
      <w:numFmt w:val="decimal"/>
      <w:lvlText w:val="%1."/>
      <w:lvlJc w:val="left"/>
      <w:pPr>
        <w:tabs>
          <w:tab w:val="num" w:pos="0"/>
        </w:tabs>
        <w:ind w:left="1800" w:hanging="360"/>
      </w:pPr>
      <w:rPr>
        <w:rFonts w:hint="default"/>
      </w:rPr>
    </w:lvl>
    <w:lvl w:ilvl="1">
      <w:start w:val="1"/>
      <w:numFmt w:val="lowerLetter"/>
      <w:lvlText w:val="%2."/>
      <w:lvlJc w:val="left"/>
      <w:pPr>
        <w:tabs>
          <w:tab w:val="num" w:pos="0"/>
        </w:tabs>
        <w:ind w:left="2160" w:hanging="360"/>
      </w:pPr>
      <w:rPr>
        <w:rFonts w:hint="default"/>
      </w:rPr>
    </w:lvl>
    <w:lvl w:ilvl="2">
      <w:start w:val="1"/>
      <w:numFmt w:val="lowerRoman"/>
      <w:lvlText w:val="%3."/>
      <w:lvlJc w:val="left"/>
      <w:pPr>
        <w:tabs>
          <w:tab w:val="num" w:pos="0"/>
        </w:tabs>
        <w:ind w:left="2520" w:hanging="36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240" w:hanging="360"/>
      </w:pPr>
      <w:rPr>
        <w:rFonts w:hint="default"/>
      </w:rPr>
    </w:lvl>
    <w:lvl w:ilvl="5">
      <w:start w:val="1"/>
      <w:numFmt w:val="lowerRoman"/>
      <w:lvlText w:val="%6)"/>
      <w:lvlJc w:val="left"/>
      <w:pPr>
        <w:tabs>
          <w:tab w:val="num" w:pos="0"/>
        </w:tabs>
        <w:ind w:left="3600" w:hanging="360"/>
      </w:pPr>
      <w:rPr>
        <w:rFonts w:hint="default"/>
      </w:rPr>
    </w:lvl>
    <w:lvl w:ilvl="6">
      <w:start w:val="1"/>
      <w:numFmt w:val="decimal"/>
      <w:lvlText w:val="(%7)"/>
      <w:lvlJc w:val="left"/>
      <w:pPr>
        <w:tabs>
          <w:tab w:val="num" w:pos="0"/>
        </w:tabs>
        <w:ind w:left="3960" w:hanging="360"/>
      </w:pPr>
      <w:rPr>
        <w:rFonts w:hint="default"/>
      </w:rPr>
    </w:lvl>
    <w:lvl w:ilvl="7">
      <w:start w:val="1"/>
      <w:numFmt w:val="lowerLetter"/>
      <w:lvlText w:val="(%8)"/>
      <w:lvlJc w:val="left"/>
      <w:pPr>
        <w:tabs>
          <w:tab w:val="num" w:pos="0"/>
        </w:tabs>
        <w:ind w:left="4320" w:hanging="360"/>
      </w:pPr>
      <w:rPr>
        <w:rFonts w:hint="default"/>
      </w:rPr>
    </w:lvl>
    <w:lvl w:ilvl="8">
      <w:start w:val="1"/>
      <w:numFmt w:val="lowerRoman"/>
      <w:lvlText w:val="(%9)"/>
      <w:lvlJc w:val="left"/>
      <w:pPr>
        <w:tabs>
          <w:tab w:val="num" w:pos="0"/>
        </w:tabs>
        <w:ind w:left="4680" w:hanging="360"/>
      </w:pPr>
      <w:rPr>
        <w:rFonts w:hint="default"/>
      </w:rPr>
    </w:lvl>
  </w:abstractNum>
  <w:abstractNum w:abstractNumId="11">
    <w:nsid w:val="21631DA9"/>
    <w:multiLevelType w:val="hybridMultilevel"/>
    <w:tmpl w:val="89B20AC4"/>
    <w:lvl w:ilvl="0" w:tplc="3DB46B3E">
      <w:start w:val="1"/>
      <w:numFmt w:val="bullet"/>
      <w:pStyle w:val="SubStep"/>
      <w:lvlText w:val=""/>
      <w:lvlJc w:val="left"/>
      <w:pPr>
        <w:tabs>
          <w:tab w:val="num" w:pos="2160"/>
        </w:tabs>
        <w:ind w:left="2160" w:hanging="360"/>
      </w:pPr>
      <w:rPr>
        <w:rFonts w:ascii="Wingdings" w:hAnsi="Wingdings" w:hint="default"/>
        <w:b w:val="0"/>
        <w:i w:val="0"/>
        <w:caps w:val="0"/>
        <w:strike w:val="0"/>
        <w:dstrike w:val="0"/>
        <w:vanish w:val="0"/>
        <w:color w:val="666699"/>
        <w:sz w:val="22"/>
        <w:szCs w:val="22"/>
        <w:vertAlign w:val="baseline"/>
      </w:rPr>
    </w:lvl>
    <w:lvl w:ilvl="1" w:tplc="A5E61CB6">
      <w:start w:val="1"/>
      <w:numFmt w:val="bullet"/>
      <w:lvlText w:val="o"/>
      <w:lvlJc w:val="left"/>
      <w:pPr>
        <w:tabs>
          <w:tab w:val="num" w:pos="1440"/>
        </w:tabs>
        <w:ind w:left="1440" w:hanging="360"/>
      </w:pPr>
      <w:rPr>
        <w:rFonts w:ascii="Courier New" w:hAnsi="Courier New" w:hint="default"/>
      </w:rPr>
    </w:lvl>
    <w:lvl w:ilvl="2" w:tplc="FAA07B04" w:tentative="1">
      <w:start w:val="1"/>
      <w:numFmt w:val="bullet"/>
      <w:lvlText w:val=""/>
      <w:lvlJc w:val="left"/>
      <w:pPr>
        <w:tabs>
          <w:tab w:val="num" w:pos="2160"/>
        </w:tabs>
        <w:ind w:left="2160" w:hanging="360"/>
      </w:pPr>
      <w:rPr>
        <w:rFonts w:ascii="Wingdings" w:hAnsi="Wingdings" w:hint="default"/>
      </w:rPr>
    </w:lvl>
    <w:lvl w:ilvl="3" w:tplc="EF7A9B02" w:tentative="1">
      <w:start w:val="1"/>
      <w:numFmt w:val="bullet"/>
      <w:lvlText w:val=""/>
      <w:lvlJc w:val="left"/>
      <w:pPr>
        <w:tabs>
          <w:tab w:val="num" w:pos="2880"/>
        </w:tabs>
        <w:ind w:left="2880" w:hanging="360"/>
      </w:pPr>
      <w:rPr>
        <w:rFonts w:ascii="Symbol" w:hAnsi="Symbol" w:hint="default"/>
      </w:rPr>
    </w:lvl>
    <w:lvl w:ilvl="4" w:tplc="3EDA9816" w:tentative="1">
      <w:start w:val="1"/>
      <w:numFmt w:val="bullet"/>
      <w:lvlText w:val="o"/>
      <w:lvlJc w:val="left"/>
      <w:pPr>
        <w:tabs>
          <w:tab w:val="num" w:pos="3600"/>
        </w:tabs>
        <w:ind w:left="3600" w:hanging="360"/>
      </w:pPr>
      <w:rPr>
        <w:rFonts w:ascii="Courier New" w:hAnsi="Courier New" w:hint="default"/>
      </w:rPr>
    </w:lvl>
    <w:lvl w:ilvl="5" w:tplc="F3ACBE76" w:tentative="1">
      <w:start w:val="1"/>
      <w:numFmt w:val="bullet"/>
      <w:lvlText w:val=""/>
      <w:lvlJc w:val="left"/>
      <w:pPr>
        <w:tabs>
          <w:tab w:val="num" w:pos="4320"/>
        </w:tabs>
        <w:ind w:left="4320" w:hanging="360"/>
      </w:pPr>
      <w:rPr>
        <w:rFonts w:ascii="Wingdings" w:hAnsi="Wingdings" w:hint="default"/>
      </w:rPr>
    </w:lvl>
    <w:lvl w:ilvl="6" w:tplc="5F0EF290" w:tentative="1">
      <w:start w:val="1"/>
      <w:numFmt w:val="bullet"/>
      <w:lvlText w:val=""/>
      <w:lvlJc w:val="left"/>
      <w:pPr>
        <w:tabs>
          <w:tab w:val="num" w:pos="5040"/>
        </w:tabs>
        <w:ind w:left="5040" w:hanging="360"/>
      </w:pPr>
      <w:rPr>
        <w:rFonts w:ascii="Symbol" w:hAnsi="Symbol" w:hint="default"/>
      </w:rPr>
    </w:lvl>
    <w:lvl w:ilvl="7" w:tplc="19B0CC68" w:tentative="1">
      <w:start w:val="1"/>
      <w:numFmt w:val="bullet"/>
      <w:lvlText w:val="o"/>
      <w:lvlJc w:val="left"/>
      <w:pPr>
        <w:tabs>
          <w:tab w:val="num" w:pos="5760"/>
        </w:tabs>
        <w:ind w:left="5760" w:hanging="360"/>
      </w:pPr>
      <w:rPr>
        <w:rFonts w:ascii="Courier New" w:hAnsi="Courier New" w:hint="default"/>
      </w:rPr>
    </w:lvl>
    <w:lvl w:ilvl="8" w:tplc="5DA85186" w:tentative="1">
      <w:start w:val="1"/>
      <w:numFmt w:val="bullet"/>
      <w:lvlText w:val=""/>
      <w:lvlJc w:val="left"/>
      <w:pPr>
        <w:tabs>
          <w:tab w:val="num" w:pos="6480"/>
        </w:tabs>
        <w:ind w:left="6480" w:hanging="360"/>
      </w:pPr>
      <w:rPr>
        <w:rFonts w:ascii="Wingdings" w:hAnsi="Wingdings" w:hint="default"/>
      </w:rPr>
    </w:lvl>
  </w:abstractNum>
  <w:abstractNum w:abstractNumId="12">
    <w:nsid w:val="346C412F"/>
    <w:multiLevelType w:val="hybridMultilevel"/>
    <w:tmpl w:val="D448772C"/>
    <w:lvl w:ilvl="0" w:tplc="FFFFFFFF">
      <w:start w:val="1"/>
      <w:numFmt w:val="bullet"/>
      <w:pStyle w:val="Bullet1"/>
      <w:lvlText w:val=""/>
      <w:lvlJc w:val="left"/>
      <w:pPr>
        <w:tabs>
          <w:tab w:val="num" w:pos="360"/>
        </w:tabs>
        <w:ind w:left="360" w:hanging="360"/>
      </w:pPr>
      <w:rPr>
        <w:rFonts w:ascii="Wingdings 2" w:hAnsi="Wingdings 2" w:hint="default"/>
        <w:color w:val="041A47"/>
      </w:rPr>
    </w:lvl>
    <w:lvl w:ilvl="1" w:tplc="FFFFFFFF">
      <w:start w:val="1"/>
      <w:numFmt w:val="bullet"/>
      <w:pStyle w:val="Bullet1"/>
      <w:lvlText w:val=""/>
      <w:lvlJc w:val="left"/>
      <w:pPr>
        <w:tabs>
          <w:tab w:val="num" w:pos="0"/>
        </w:tabs>
        <w:ind w:left="0" w:hanging="360"/>
      </w:pPr>
      <w:rPr>
        <w:rFonts w:ascii="Wingdings 2" w:hAnsi="Wingdings 2" w:hint="default"/>
        <w:color w:val="041A47"/>
      </w:rPr>
    </w:lvl>
    <w:lvl w:ilvl="2" w:tplc="FFFFFFFF">
      <w:start w:val="1"/>
      <w:numFmt w:val="bullet"/>
      <w:lvlText w:val=""/>
      <w:lvlJc w:val="left"/>
      <w:pPr>
        <w:tabs>
          <w:tab w:val="num" w:pos="720"/>
        </w:tabs>
        <w:ind w:left="720" w:hanging="360"/>
      </w:pPr>
      <w:rPr>
        <w:rFonts w:ascii="Wingdings" w:hAnsi="Wingdings" w:hint="default"/>
      </w:rPr>
    </w:lvl>
    <w:lvl w:ilvl="3" w:tplc="FFFFFFFF">
      <w:start w:val="1"/>
      <w:numFmt w:val="bullet"/>
      <w:lvlText w:val=""/>
      <w:lvlJc w:val="left"/>
      <w:pPr>
        <w:tabs>
          <w:tab w:val="num" w:pos="1440"/>
        </w:tabs>
        <w:ind w:left="1440" w:hanging="360"/>
      </w:pPr>
      <w:rPr>
        <w:rFonts w:ascii="Symbol" w:hAnsi="Symbol" w:hint="default"/>
      </w:rPr>
    </w:lvl>
    <w:lvl w:ilvl="4" w:tplc="FFFFFFFF">
      <w:start w:val="1"/>
      <w:numFmt w:val="bullet"/>
      <w:lvlText w:val="o"/>
      <w:lvlJc w:val="left"/>
      <w:pPr>
        <w:tabs>
          <w:tab w:val="num" w:pos="2160"/>
        </w:tabs>
        <w:ind w:left="2160" w:hanging="360"/>
      </w:pPr>
      <w:rPr>
        <w:rFonts w:ascii="Courier New" w:hAnsi="Courier New" w:cs="Courier New" w:hint="default"/>
      </w:rPr>
    </w:lvl>
    <w:lvl w:ilvl="5" w:tplc="FFFFFFFF">
      <w:start w:val="1"/>
      <w:numFmt w:val="bullet"/>
      <w:lvlText w:val=""/>
      <w:lvlJc w:val="left"/>
      <w:pPr>
        <w:tabs>
          <w:tab w:val="num" w:pos="2880"/>
        </w:tabs>
        <w:ind w:left="2880" w:hanging="360"/>
      </w:pPr>
      <w:rPr>
        <w:rFonts w:ascii="Wingdings" w:hAnsi="Wingdings" w:hint="default"/>
      </w:rPr>
    </w:lvl>
    <w:lvl w:ilvl="6" w:tplc="FFFFFFFF">
      <w:start w:val="1"/>
      <w:numFmt w:val="bullet"/>
      <w:lvlText w:val=""/>
      <w:lvlJc w:val="left"/>
      <w:pPr>
        <w:tabs>
          <w:tab w:val="num" w:pos="3600"/>
        </w:tabs>
        <w:ind w:left="3600" w:hanging="360"/>
      </w:pPr>
      <w:rPr>
        <w:rFonts w:ascii="Symbol" w:hAnsi="Symbol" w:hint="default"/>
      </w:rPr>
    </w:lvl>
    <w:lvl w:ilvl="7" w:tplc="FFFFFFFF">
      <w:start w:val="1"/>
      <w:numFmt w:val="bullet"/>
      <w:lvlText w:val="o"/>
      <w:lvlJc w:val="left"/>
      <w:pPr>
        <w:tabs>
          <w:tab w:val="num" w:pos="4320"/>
        </w:tabs>
        <w:ind w:left="4320" w:hanging="360"/>
      </w:pPr>
      <w:rPr>
        <w:rFonts w:ascii="Courier New" w:hAnsi="Courier New" w:cs="Courier New" w:hint="default"/>
      </w:rPr>
    </w:lvl>
    <w:lvl w:ilvl="8" w:tplc="FFFFFFFF">
      <w:start w:val="1"/>
      <w:numFmt w:val="bullet"/>
      <w:lvlText w:val=""/>
      <w:lvlJc w:val="left"/>
      <w:pPr>
        <w:tabs>
          <w:tab w:val="num" w:pos="5040"/>
        </w:tabs>
        <w:ind w:left="5040" w:hanging="360"/>
      </w:pPr>
      <w:rPr>
        <w:rFonts w:ascii="Wingdings" w:hAnsi="Wingdings" w:hint="default"/>
      </w:rPr>
    </w:lvl>
  </w:abstractNum>
  <w:abstractNum w:abstractNumId="13">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nsid w:val="3E7833D9"/>
    <w:multiLevelType w:val="hybridMultilevel"/>
    <w:tmpl w:val="F02EAC2A"/>
    <w:lvl w:ilvl="0" w:tplc="86C016C2">
      <w:start w:val="1"/>
      <w:numFmt w:val="bullet"/>
      <w:pStyle w:val="Bullet2round"/>
      <w:lvlText w:val="●"/>
      <w:lvlJc w:val="left"/>
      <w:pPr>
        <w:tabs>
          <w:tab w:val="num" w:pos="2160"/>
        </w:tabs>
        <w:ind w:left="2160" w:hanging="360"/>
      </w:pPr>
      <w:rPr>
        <w:rFonts w:ascii="Times New Roman" w:hAnsi="Times New Roman" w:cs="Times New Roman" w:hint="default"/>
        <w:color w:val="336699"/>
        <w:sz w:val="18"/>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42221B4"/>
    <w:multiLevelType w:val="hybridMultilevel"/>
    <w:tmpl w:val="57D635D8"/>
    <w:lvl w:ilvl="0" w:tplc="6BC4A234">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nsid w:val="45713309"/>
    <w:multiLevelType w:val="hybridMultilevel"/>
    <w:tmpl w:val="2772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F42FDE"/>
    <w:multiLevelType w:val="multilevel"/>
    <w:tmpl w:val="E750AAC0"/>
    <w:lvl w:ilvl="0">
      <w:start w:val="1"/>
      <w:numFmt w:val="upperLetter"/>
      <w:lvlRestart w:val="0"/>
      <w:pStyle w:val="AppendixHeading1"/>
      <w:lvlText w:val="Appendix %1."/>
      <w:lvlJc w:val="left"/>
      <w:pPr>
        <w:tabs>
          <w:tab w:val="num" w:pos="2880"/>
        </w:tabs>
        <w:ind w:left="2880" w:hanging="2880"/>
      </w:pPr>
      <w:rPr>
        <w:rFonts w:ascii="Arial" w:hAnsi="Arial" w:cs="Arial" w:hint="default"/>
        <w:b/>
        <w:bCs/>
        <w:i w:val="0"/>
        <w:iCs w:val="0"/>
        <w:color w:val="FF6600"/>
        <w:sz w:val="48"/>
        <w:szCs w:val="48"/>
        <w:u w:val="none"/>
      </w:rPr>
    </w:lvl>
    <w:lvl w:ilvl="1">
      <w:start w:val="1"/>
      <w:numFmt w:val="decimal"/>
      <w:pStyle w:val="AppendixHeading2"/>
      <w:lvlText w:val="%1.%2."/>
      <w:lvlJc w:val="left"/>
      <w:pPr>
        <w:tabs>
          <w:tab w:val="num" w:pos="1440"/>
        </w:tabs>
        <w:ind w:left="1440" w:hanging="1440"/>
      </w:pPr>
      <w:rPr>
        <w:rFonts w:ascii="Arial" w:hAnsi="Arial" w:cs="Arial"/>
        <w:b/>
        <w:bCs/>
        <w:i w:val="0"/>
        <w:iCs w:val="0"/>
        <w:color w:val="003366"/>
        <w:sz w:val="32"/>
        <w:szCs w:val="32"/>
        <w:u w:val="none"/>
      </w:rPr>
    </w:lvl>
    <w:lvl w:ilvl="2">
      <w:start w:val="1"/>
      <w:numFmt w:val="decimal"/>
      <w:pStyle w:val="Appendix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Appendix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lowerLetter"/>
      <w:lvlText w:val="(%5)"/>
      <w:lvlJc w:val="left"/>
      <w:pPr>
        <w:tabs>
          <w:tab w:val="num" w:pos="1800"/>
        </w:tabs>
        <w:ind w:left="1800" w:hanging="360"/>
      </w:pPr>
      <w:rPr>
        <w:rFonts w:ascii="Arial" w:hAnsi="Courier New"/>
      </w:rPr>
    </w:lvl>
    <w:lvl w:ilvl="5">
      <w:start w:val="1"/>
      <w:numFmt w:val="lowerRoman"/>
      <w:lvlText w:val="(%6)"/>
      <w:lvlJc w:val="left"/>
      <w:pPr>
        <w:tabs>
          <w:tab w:val="num" w:pos="2160"/>
        </w:tabs>
        <w:ind w:left="2160" w:hanging="360"/>
      </w:pPr>
      <w:rPr>
        <w:rFonts w:ascii="Arial" w:hAnsi="Wingdings" w:hint="default"/>
      </w:rPr>
    </w:lvl>
    <w:lvl w:ilvl="6">
      <w:start w:val="1"/>
      <w:numFmt w:val="decimal"/>
      <w:lvlText w:val="%7."/>
      <w:lvlJc w:val="left"/>
      <w:pPr>
        <w:tabs>
          <w:tab w:val="num" w:pos="2520"/>
        </w:tabs>
        <w:ind w:left="2520" w:hanging="360"/>
      </w:pPr>
      <w:rPr>
        <w:rFonts w:ascii="Arial" w:hAnsi="Symbol" w:hint="default"/>
      </w:rPr>
    </w:lvl>
    <w:lvl w:ilvl="7">
      <w:start w:val="1"/>
      <w:numFmt w:val="lowerLetter"/>
      <w:lvlText w:val="%8."/>
      <w:lvlJc w:val="left"/>
      <w:pPr>
        <w:tabs>
          <w:tab w:val="num" w:pos="2880"/>
        </w:tabs>
        <w:ind w:left="2880" w:hanging="360"/>
      </w:pPr>
      <w:rPr>
        <w:rFonts w:ascii="Arial" w:hAnsi="Courier New"/>
      </w:rPr>
    </w:lvl>
    <w:lvl w:ilvl="8">
      <w:start w:val="1"/>
      <w:numFmt w:val="lowerRoman"/>
      <w:lvlText w:val="%9."/>
      <w:lvlJc w:val="left"/>
      <w:pPr>
        <w:tabs>
          <w:tab w:val="num" w:pos="3240"/>
        </w:tabs>
        <w:ind w:left="3240" w:hanging="360"/>
      </w:pPr>
      <w:rPr>
        <w:rFonts w:ascii="Arial" w:hAnsi="Wingdings" w:hint="default"/>
      </w:rPr>
    </w:lvl>
  </w:abstractNum>
  <w:abstractNum w:abstractNumId="18">
    <w:nsid w:val="48D60FB8"/>
    <w:multiLevelType w:val="hybridMultilevel"/>
    <w:tmpl w:val="A4D65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FE2EED"/>
    <w:multiLevelType w:val="hybridMultilevel"/>
    <w:tmpl w:val="2A8A3E1A"/>
    <w:lvl w:ilvl="0" w:tplc="CCB6D642">
      <w:start w:val="1"/>
      <w:numFmt w:val="bullet"/>
      <w:lvlText w:val=""/>
      <w:lvlJc w:val="left"/>
      <w:pPr>
        <w:ind w:left="1080" w:hanging="720"/>
      </w:pPr>
      <w:rPr>
        <w:rFonts w:ascii="Symbol" w:hAnsi="Symbol"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80D30"/>
    <w:multiLevelType w:val="hybridMultilevel"/>
    <w:tmpl w:val="C7B0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14507B"/>
    <w:multiLevelType w:val="hybridMultilevel"/>
    <w:tmpl w:val="FFD07E3E"/>
    <w:lvl w:ilvl="0" w:tplc="879613CA">
      <w:start w:val="1"/>
      <w:numFmt w:val="bullet"/>
      <w:pStyle w:val="Step"/>
      <w:lvlText w:val=""/>
      <w:lvlJc w:val="left"/>
      <w:pPr>
        <w:tabs>
          <w:tab w:val="num" w:pos="1800"/>
        </w:tabs>
        <w:ind w:left="1800" w:hanging="360"/>
      </w:pPr>
      <w:rPr>
        <w:rFonts w:ascii="Wingdings" w:hAnsi="Wingdings" w:hint="default"/>
        <w:b w:val="0"/>
        <w:i w:val="0"/>
        <w:caps w:val="0"/>
        <w:strike w:val="0"/>
        <w:dstrike w:val="0"/>
        <w:vanish w:val="0"/>
        <w:color w:val="666699"/>
        <w:sz w:val="22"/>
        <w:szCs w:val="22"/>
        <w:vertAlign w:val="baseline"/>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52E84BC1"/>
    <w:multiLevelType w:val="hybridMultilevel"/>
    <w:tmpl w:val="BFC0E3F8"/>
    <w:lvl w:ilvl="0" w:tplc="04090001">
      <w:start w:val="1"/>
      <w:numFmt w:val="bullet"/>
      <w:lvlText w:val=""/>
      <w:lvlJc w:val="left"/>
      <w:pPr>
        <w:ind w:left="360" w:hanging="360"/>
      </w:pPr>
      <w:rPr>
        <w:rFonts w:ascii="Symbol" w:hAnsi="Symbol" w:hint="default"/>
      </w:rPr>
    </w:lvl>
    <w:lvl w:ilvl="1" w:tplc="CCB6D642">
      <w:start w:val="1"/>
      <w:numFmt w:val="bullet"/>
      <w:lvlText w:val=""/>
      <w:lvlJc w:val="left"/>
      <w:pPr>
        <w:ind w:left="1080" w:hanging="360"/>
      </w:pPr>
      <w:rPr>
        <w:rFonts w:ascii="Symbol" w:hAnsi="Symbol"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699009F"/>
    <w:multiLevelType w:val="hybridMultilevel"/>
    <w:tmpl w:val="ECC2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DD05F0"/>
    <w:multiLevelType w:val="multilevel"/>
    <w:tmpl w:val="68561F94"/>
    <w:lvl w:ilvl="0">
      <w:start w:val="1"/>
      <w:numFmt w:val="decimal"/>
      <w:lvlRestart w:val="0"/>
      <w:pStyle w:val="TableList1number"/>
      <w:lvlText w:val="%1."/>
      <w:lvlJc w:val="left"/>
      <w:pPr>
        <w:tabs>
          <w:tab w:val="num" w:pos="360"/>
        </w:tabs>
        <w:ind w:left="360" w:hanging="360"/>
      </w:pPr>
      <w:rPr>
        <w:rFonts w:ascii="Symbol" w:hAnsi="Symbol" w:hint="default"/>
        <w:color w:val="auto"/>
        <w:sz w:val="22"/>
      </w:rPr>
    </w:lvl>
    <w:lvl w:ilvl="1">
      <w:start w:val="1"/>
      <w:numFmt w:val="lowerLetter"/>
      <w:pStyle w:val="TableList2alpha"/>
      <w:lvlText w:val="%2."/>
      <w:lvlJc w:val="left"/>
      <w:pPr>
        <w:tabs>
          <w:tab w:val="num" w:pos="720"/>
        </w:tabs>
        <w:ind w:left="720" w:hanging="360"/>
      </w:pPr>
      <w:rPr>
        <w:rFonts w:ascii="Times New Roman" w:hAnsi="Times New Roman" w:hint="default"/>
        <w:sz w:val="22"/>
      </w:rPr>
    </w:lvl>
    <w:lvl w:ilvl="2">
      <w:start w:val="1"/>
      <w:numFmt w:val="lowerRoman"/>
      <w:pStyle w:val="TableList3roman"/>
      <w:lvlText w:val="%3."/>
      <w:lvlJc w:val="left"/>
      <w:pPr>
        <w:tabs>
          <w:tab w:val="num" w:pos="1440"/>
        </w:tabs>
        <w:ind w:left="1080" w:hanging="360"/>
      </w:pPr>
      <w:rPr>
        <w:rFonts w:ascii="Times New Roman" w:hAnsi="Times New Roman" w:hint="default"/>
        <w:sz w:val="22"/>
      </w:rPr>
    </w:lvl>
    <w:lvl w:ilvl="3">
      <w:start w:val="1"/>
      <w:numFmt w:val="decimal"/>
      <w:lvlText w:val=""/>
      <w:lvlJc w:val="left"/>
      <w:pPr>
        <w:tabs>
          <w:tab w:val="num" w:pos="2880"/>
        </w:tabs>
        <w:ind w:left="2880" w:hanging="360"/>
      </w:pPr>
      <w:rPr>
        <w:rFonts w:ascii="Symbol" w:hAnsi="Symbol" w:hint="default"/>
      </w:rPr>
    </w:lvl>
    <w:lvl w:ilvl="4">
      <w:start w:val="1"/>
      <w:numFmt w:val="decimal"/>
      <w:lvlText w:val="o"/>
      <w:lvlJc w:val="left"/>
      <w:pPr>
        <w:tabs>
          <w:tab w:val="num" w:pos="3600"/>
        </w:tabs>
        <w:ind w:left="3600" w:hanging="360"/>
      </w:pPr>
      <w:rPr>
        <w:rFonts w:ascii="Courier New" w:hAnsi="Courier New" w:hint="default"/>
      </w:rPr>
    </w:lvl>
    <w:lvl w:ilvl="5">
      <w:start w:val="1"/>
      <w:numFmt w:val="decimal"/>
      <w:lvlText w:val=""/>
      <w:lvlJc w:val="left"/>
      <w:pPr>
        <w:tabs>
          <w:tab w:val="num" w:pos="4320"/>
        </w:tabs>
        <w:ind w:left="4320" w:hanging="360"/>
      </w:pPr>
      <w:rPr>
        <w:rFonts w:ascii="Wingdings" w:hAnsi="Wingdings" w:hint="default"/>
      </w:rPr>
    </w:lvl>
    <w:lvl w:ilvl="6">
      <w:start w:val="1"/>
      <w:numFmt w:val="decimal"/>
      <w:lvlText w:val=""/>
      <w:lvlJc w:val="left"/>
      <w:pPr>
        <w:tabs>
          <w:tab w:val="num" w:pos="5040"/>
        </w:tabs>
        <w:ind w:left="5040" w:hanging="360"/>
      </w:pPr>
      <w:rPr>
        <w:rFonts w:ascii="Symbol" w:hAnsi="Symbol" w:hint="default"/>
      </w:rPr>
    </w:lvl>
    <w:lvl w:ilvl="7">
      <w:start w:val="1"/>
      <w:numFmt w:val="decimal"/>
      <w:lvlText w:val="o"/>
      <w:lvlJc w:val="left"/>
      <w:pPr>
        <w:tabs>
          <w:tab w:val="num" w:pos="5760"/>
        </w:tabs>
        <w:ind w:left="5760" w:hanging="360"/>
      </w:pPr>
      <w:rPr>
        <w:rFonts w:ascii="Courier New" w:hAnsi="Courier New" w:hint="default"/>
      </w:rPr>
    </w:lvl>
    <w:lvl w:ilvl="8">
      <w:start w:val="1"/>
      <w:numFmt w:val="decimal"/>
      <w:lvlText w:val=""/>
      <w:lvlJc w:val="left"/>
      <w:pPr>
        <w:tabs>
          <w:tab w:val="num" w:pos="6480"/>
        </w:tabs>
        <w:ind w:left="6480" w:hanging="360"/>
      </w:pPr>
      <w:rPr>
        <w:rFonts w:ascii="Wingdings" w:hAnsi="Wingdings" w:hint="default"/>
      </w:rPr>
    </w:lvl>
  </w:abstractNum>
  <w:abstractNum w:abstractNumId="25">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26">
    <w:nsid w:val="5BAE64DC"/>
    <w:multiLevelType w:val="multilevel"/>
    <w:tmpl w:val="828CA7C4"/>
    <w:styleLink w:val="UBullet"/>
    <w:lvl w:ilvl="0">
      <w:start w:val="1"/>
      <w:numFmt w:val="bullet"/>
      <w:lvlText w:val=""/>
      <w:lvlJc w:val="left"/>
      <w:pPr>
        <w:tabs>
          <w:tab w:val="num" w:pos="0"/>
        </w:tabs>
        <w:ind w:left="1800" w:hanging="360"/>
      </w:pPr>
      <w:rPr>
        <w:rFonts w:ascii="Wingdings" w:hAnsi="Wingdings" w:cs="Times New Roman" w:hint="default"/>
        <w:color w:val="5998C9"/>
        <w:sz w:val="12"/>
        <w:szCs w:val="12"/>
      </w:rPr>
    </w:lvl>
    <w:lvl w:ilvl="1">
      <w:start w:val="1"/>
      <w:numFmt w:val="bullet"/>
      <w:lvlText w:val=""/>
      <w:lvlJc w:val="left"/>
      <w:pPr>
        <w:tabs>
          <w:tab w:val="num" w:pos="0"/>
        </w:tabs>
        <w:ind w:left="2160" w:hanging="360"/>
      </w:pPr>
      <w:rPr>
        <w:rFonts w:ascii="Wingdings" w:hAnsi="Wingdings" w:cs="Times New Roman" w:hint="default"/>
        <w:color w:val="5998C9"/>
        <w:sz w:val="24"/>
        <w:szCs w:val="18"/>
      </w:rPr>
    </w:lvl>
    <w:lvl w:ilvl="2">
      <w:start w:val="1"/>
      <w:numFmt w:val="bullet"/>
      <w:lvlText w:val=""/>
      <w:lvlJc w:val="left"/>
      <w:pPr>
        <w:tabs>
          <w:tab w:val="num" w:pos="0"/>
        </w:tabs>
        <w:ind w:left="2520" w:hanging="360"/>
      </w:pPr>
      <w:rPr>
        <w:rFonts w:ascii="Wingdings" w:hAnsi="Wingdings" w:cs="Times New Roman" w:hint="default"/>
        <w:color w:val="5998C9"/>
        <w:sz w:val="10"/>
        <w:szCs w:val="22"/>
      </w:rPr>
    </w:lvl>
    <w:lvl w:ilvl="3">
      <w:start w:val="1"/>
      <w:numFmt w:val="bullet"/>
      <w:lvlText w:val=""/>
      <w:lvlJc w:val="left"/>
      <w:pPr>
        <w:tabs>
          <w:tab w:val="num" w:pos="0"/>
        </w:tabs>
        <w:ind w:left="2880" w:hanging="360"/>
      </w:pPr>
      <w:rPr>
        <w:rFonts w:ascii="Wingdings" w:hAnsi="Wingdings" w:cs="Times New Roman" w:hint="default"/>
        <w:color w:val="005AB4"/>
        <w:sz w:val="20"/>
        <w:szCs w:val="22"/>
      </w:rPr>
    </w:lvl>
    <w:lvl w:ilvl="4">
      <w:start w:val="1"/>
      <w:numFmt w:val="bullet"/>
      <w:lvlText w:val=""/>
      <w:lvlJc w:val="left"/>
      <w:pPr>
        <w:tabs>
          <w:tab w:val="num" w:pos="0"/>
        </w:tabs>
        <w:ind w:left="3240" w:hanging="360"/>
      </w:pPr>
      <w:rPr>
        <w:rFonts w:ascii="Wingdings" w:hAnsi="Wingdings" w:cs="Times New Roman" w:hint="default"/>
        <w:color w:val="005AB4"/>
        <w:sz w:val="20"/>
        <w:szCs w:val="22"/>
      </w:rPr>
    </w:lvl>
    <w:lvl w:ilvl="5">
      <w:start w:val="1"/>
      <w:numFmt w:val="bullet"/>
      <w:lvlText w:val=""/>
      <w:lvlJc w:val="left"/>
      <w:pPr>
        <w:tabs>
          <w:tab w:val="num" w:pos="0"/>
        </w:tabs>
        <w:ind w:left="3600" w:hanging="360"/>
      </w:pPr>
      <w:rPr>
        <w:rFonts w:ascii="Wingdings" w:hAnsi="Wingdings" w:cs="Times New Roman" w:hint="default"/>
        <w:color w:val="005AB4"/>
        <w:sz w:val="20"/>
        <w:szCs w:val="22"/>
      </w:rPr>
    </w:lvl>
    <w:lvl w:ilvl="6">
      <w:start w:val="1"/>
      <w:numFmt w:val="bullet"/>
      <w:lvlText w:val=""/>
      <w:lvlJc w:val="left"/>
      <w:pPr>
        <w:tabs>
          <w:tab w:val="num" w:pos="0"/>
        </w:tabs>
        <w:ind w:left="3960" w:hanging="360"/>
      </w:pPr>
      <w:rPr>
        <w:rFonts w:ascii="Wingdings" w:hAnsi="Wingdings" w:cs="Times New Roman" w:hint="default"/>
        <w:color w:val="005AB4"/>
        <w:sz w:val="20"/>
        <w:szCs w:val="22"/>
      </w:rPr>
    </w:lvl>
    <w:lvl w:ilvl="7">
      <w:start w:val="1"/>
      <w:numFmt w:val="bullet"/>
      <w:lvlText w:val=""/>
      <w:lvlJc w:val="left"/>
      <w:pPr>
        <w:tabs>
          <w:tab w:val="num" w:pos="0"/>
        </w:tabs>
        <w:ind w:left="4320" w:hanging="360"/>
      </w:pPr>
      <w:rPr>
        <w:rFonts w:ascii="Wingdings" w:hAnsi="Wingdings" w:cs="Times New Roman" w:hint="default"/>
        <w:color w:val="005AB4"/>
        <w:sz w:val="20"/>
        <w:szCs w:val="22"/>
      </w:rPr>
    </w:lvl>
    <w:lvl w:ilvl="8">
      <w:start w:val="1"/>
      <w:numFmt w:val="bullet"/>
      <w:lvlText w:val=""/>
      <w:lvlJc w:val="left"/>
      <w:pPr>
        <w:tabs>
          <w:tab w:val="num" w:pos="0"/>
        </w:tabs>
        <w:ind w:left="4680" w:hanging="360"/>
      </w:pPr>
      <w:rPr>
        <w:rFonts w:ascii="Wingdings" w:hAnsi="Wingdings" w:cs="Times New Roman" w:hint="default"/>
        <w:color w:val="005AB4"/>
        <w:sz w:val="20"/>
        <w:szCs w:val="22"/>
      </w:rPr>
    </w:lvl>
  </w:abstractNum>
  <w:abstractNum w:abstractNumId="27">
    <w:nsid w:val="5E8F5024"/>
    <w:multiLevelType w:val="hybridMultilevel"/>
    <w:tmpl w:val="A31601F4"/>
    <w:lvl w:ilvl="0" w:tplc="FF028856">
      <w:start w:val="1"/>
      <w:numFmt w:val="bullet"/>
      <w:lvlRestart w:val="0"/>
      <w:pStyle w:val="Bullet3hollow"/>
      <w:lvlText w:val="□"/>
      <w:lvlJc w:val="left"/>
      <w:pPr>
        <w:tabs>
          <w:tab w:val="num" w:pos="2520"/>
        </w:tabs>
        <w:ind w:left="2520" w:hanging="360"/>
      </w:pPr>
      <w:rPr>
        <w:rFonts w:ascii="Times New Roman" w:hAnsi="Times New Roman" w:cs="Times New Roman" w:hint="default"/>
        <w:b w:val="0"/>
        <w:bCs w:val="0"/>
        <w:i w:val="0"/>
        <w:iCs w:val="0"/>
        <w:color w:val="336699"/>
        <w:sz w:val="16"/>
        <w:szCs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F940E9F"/>
    <w:multiLevelType w:val="hybridMultilevel"/>
    <w:tmpl w:val="DF2A03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6448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A255C72"/>
    <w:multiLevelType w:val="hybridMultilevel"/>
    <w:tmpl w:val="80EC4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CC175BB"/>
    <w:multiLevelType w:val="hybridMultilevel"/>
    <w:tmpl w:val="C590B696"/>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nsid w:val="6E515D07"/>
    <w:multiLevelType w:val="hybridMultilevel"/>
    <w:tmpl w:val="3C141EF8"/>
    <w:lvl w:ilvl="0" w:tplc="CCB6D642">
      <w:start w:val="1"/>
      <w:numFmt w:val="bullet"/>
      <w:lvlText w:val=""/>
      <w:lvlJc w:val="left"/>
      <w:pPr>
        <w:ind w:left="1080" w:hanging="720"/>
      </w:pPr>
      <w:rPr>
        <w:rFonts w:ascii="Symbol" w:hAnsi="Symbol"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5F46A9"/>
    <w:multiLevelType w:val="hybridMultilevel"/>
    <w:tmpl w:val="EB3AC7F0"/>
    <w:lvl w:ilvl="0" w:tplc="71B6BCA0">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195079"/>
    <w:multiLevelType w:val="hybridMultilevel"/>
    <w:tmpl w:val="EF2E38CC"/>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6267007"/>
    <w:multiLevelType w:val="multilevel"/>
    <w:tmpl w:val="6EC05C80"/>
    <w:styleLink w:val="UBulletTable"/>
    <w:lvl w:ilvl="0">
      <w:start w:val="1"/>
      <w:numFmt w:val="bullet"/>
      <w:lvlText w:val=""/>
      <w:lvlJc w:val="left"/>
      <w:pPr>
        <w:tabs>
          <w:tab w:val="num" w:pos="0"/>
        </w:tabs>
        <w:ind w:left="360" w:hanging="360"/>
      </w:pPr>
      <w:rPr>
        <w:rFonts w:ascii="Wingdings" w:hAnsi="Wingdings" w:cs="Times New Roman" w:hint="default"/>
        <w:color w:val="5998C9"/>
        <w:sz w:val="12"/>
        <w:szCs w:val="12"/>
      </w:rPr>
    </w:lvl>
    <w:lvl w:ilvl="1">
      <w:start w:val="1"/>
      <w:numFmt w:val="bullet"/>
      <w:lvlText w:val=""/>
      <w:lvlJc w:val="left"/>
      <w:pPr>
        <w:tabs>
          <w:tab w:val="num" w:pos="0"/>
        </w:tabs>
        <w:ind w:left="720" w:hanging="360"/>
      </w:pPr>
      <w:rPr>
        <w:rFonts w:ascii="Wingdings" w:hAnsi="Wingdings" w:cs="Times New Roman" w:hint="default"/>
        <w:color w:val="5998C9"/>
        <w:sz w:val="24"/>
        <w:szCs w:val="12"/>
      </w:rPr>
    </w:lvl>
    <w:lvl w:ilvl="2">
      <w:start w:val="1"/>
      <w:numFmt w:val="bullet"/>
      <w:lvlText w:val=""/>
      <w:lvlJc w:val="left"/>
      <w:pPr>
        <w:tabs>
          <w:tab w:val="num" w:pos="0"/>
        </w:tabs>
        <w:ind w:left="1080" w:hanging="360"/>
      </w:pPr>
      <w:rPr>
        <w:rFonts w:ascii="Wingdings" w:hAnsi="Wingdings" w:cs="Times New Roman" w:hint="default"/>
        <w:color w:val="5998C9"/>
        <w:sz w:val="10"/>
        <w:szCs w:val="12"/>
      </w:rPr>
    </w:lvl>
    <w:lvl w:ilvl="3">
      <w:start w:val="1"/>
      <w:numFmt w:val="bullet"/>
      <w:lvlText w:val=""/>
      <w:lvlJc w:val="left"/>
      <w:pPr>
        <w:tabs>
          <w:tab w:val="num" w:pos="0"/>
        </w:tabs>
        <w:ind w:left="1440" w:hanging="360"/>
      </w:pPr>
      <w:rPr>
        <w:rFonts w:ascii="Wingdings" w:hAnsi="Wingdings" w:cs="Times New Roman" w:hint="default"/>
        <w:color w:val="005AB4"/>
        <w:sz w:val="20"/>
        <w:szCs w:val="12"/>
      </w:rPr>
    </w:lvl>
    <w:lvl w:ilvl="4">
      <w:start w:val="1"/>
      <w:numFmt w:val="bullet"/>
      <w:lvlText w:val=""/>
      <w:lvlJc w:val="left"/>
      <w:pPr>
        <w:tabs>
          <w:tab w:val="num" w:pos="0"/>
        </w:tabs>
        <w:ind w:left="1800" w:hanging="360"/>
      </w:pPr>
      <w:rPr>
        <w:rFonts w:ascii="Wingdings" w:hAnsi="Wingdings" w:cs="Times New Roman" w:hint="default"/>
        <w:color w:val="005AB4"/>
        <w:sz w:val="20"/>
        <w:szCs w:val="12"/>
      </w:rPr>
    </w:lvl>
    <w:lvl w:ilvl="5">
      <w:start w:val="1"/>
      <w:numFmt w:val="bullet"/>
      <w:lvlText w:val=""/>
      <w:lvlJc w:val="left"/>
      <w:pPr>
        <w:tabs>
          <w:tab w:val="num" w:pos="0"/>
        </w:tabs>
        <w:ind w:left="2160" w:hanging="360"/>
      </w:pPr>
      <w:rPr>
        <w:rFonts w:ascii="Wingdings" w:hAnsi="Wingdings" w:cs="Times New Roman" w:hint="default"/>
        <w:color w:val="005AB4"/>
        <w:sz w:val="20"/>
        <w:szCs w:val="12"/>
      </w:rPr>
    </w:lvl>
    <w:lvl w:ilvl="6">
      <w:start w:val="1"/>
      <w:numFmt w:val="bullet"/>
      <w:lvlText w:val=""/>
      <w:lvlJc w:val="left"/>
      <w:pPr>
        <w:tabs>
          <w:tab w:val="num" w:pos="0"/>
        </w:tabs>
        <w:ind w:left="2520" w:hanging="360"/>
      </w:pPr>
      <w:rPr>
        <w:rFonts w:ascii="Wingdings" w:hAnsi="Wingdings" w:cs="Times New Roman" w:hint="default"/>
        <w:color w:val="005AB4"/>
        <w:sz w:val="20"/>
        <w:szCs w:val="12"/>
      </w:rPr>
    </w:lvl>
    <w:lvl w:ilvl="7">
      <w:start w:val="1"/>
      <w:numFmt w:val="bullet"/>
      <w:lvlText w:val=""/>
      <w:lvlJc w:val="left"/>
      <w:pPr>
        <w:tabs>
          <w:tab w:val="num" w:pos="0"/>
        </w:tabs>
        <w:ind w:left="2880" w:hanging="360"/>
      </w:pPr>
      <w:rPr>
        <w:rFonts w:ascii="Wingdings" w:hAnsi="Wingdings" w:cs="Times New Roman" w:hint="default"/>
        <w:color w:val="005AB4"/>
        <w:sz w:val="20"/>
        <w:szCs w:val="12"/>
      </w:rPr>
    </w:lvl>
    <w:lvl w:ilvl="8">
      <w:start w:val="1"/>
      <w:numFmt w:val="bullet"/>
      <w:lvlText w:val=""/>
      <w:lvlJc w:val="left"/>
      <w:pPr>
        <w:tabs>
          <w:tab w:val="num" w:pos="0"/>
        </w:tabs>
        <w:ind w:left="3240" w:hanging="360"/>
      </w:pPr>
      <w:rPr>
        <w:rFonts w:ascii="Wingdings" w:hAnsi="Wingdings" w:cs="Times New Roman" w:hint="default"/>
        <w:color w:val="005AB4"/>
        <w:sz w:val="20"/>
        <w:szCs w:val="12"/>
      </w:rPr>
    </w:lvl>
  </w:abstractNum>
  <w:abstractNum w:abstractNumId="36">
    <w:nsid w:val="794C2C37"/>
    <w:multiLevelType w:val="multilevel"/>
    <w:tmpl w:val="B658C824"/>
    <w:lvl w:ilvl="0">
      <w:start w:val="1"/>
      <w:numFmt w:val="decimal"/>
      <w:lvlRestart w:val="0"/>
      <w:pStyle w:val="Heading1"/>
      <w:lvlText w:val="%1."/>
      <w:lvlJc w:val="left"/>
      <w:pPr>
        <w:tabs>
          <w:tab w:val="num" w:pos="1440"/>
        </w:tabs>
        <w:ind w:left="1440" w:hanging="1440"/>
      </w:pPr>
      <w:rPr>
        <w:rFonts w:ascii="Arial" w:hAnsi="Arial" w:cs="Arial" w:hint="default"/>
        <w:b/>
        <w:bCs/>
        <w:i w:val="0"/>
        <w:iCs w:val="0"/>
        <w:color w:val="005827" w:themeColor="accent5" w:themeShade="80"/>
        <w:sz w:val="48"/>
        <w:szCs w:val="48"/>
        <w:u w:val="none"/>
      </w:rPr>
    </w:lvl>
    <w:lvl w:ilvl="1">
      <w:start w:val="1"/>
      <w:numFmt w:val="decimal"/>
      <w:pStyle w:val="Heading2"/>
      <w:lvlText w:val="%1.%2."/>
      <w:lvlJc w:val="left"/>
      <w:pPr>
        <w:tabs>
          <w:tab w:val="num" w:pos="1800"/>
        </w:tabs>
        <w:ind w:left="1800" w:hanging="144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980"/>
        </w:tabs>
        <w:ind w:left="1980" w:hanging="1440"/>
      </w:pPr>
      <w:rPr>
        <w:rFonts w:ascii="Times New Roman" w:hAnsi="Times New Roman" w:cs="Times New Roman"/>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250"/>
        </w:tabs>
        <w:ind w:left="2250" w:hanging="1440"/>
      </w:pPr>
      <w:rPr>
        <w:rFonts w:ascii="Times New Roman" w:hAnsi="Times New Roman" w:cs="Times New Roman"/>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240"/>
        </w:tabs>
        <w:ind w:left="2232" w:hanging="792"/>
      </w:pPr>
      <w:rPr>
        <w:rFonts w:ascii="Arial" w:hAnsi="Symbol" w:hint="default"/>
      </w:rPr>
    </w:lvl>
    <w:lvl w:ilvl="5">
      <w:start w:val="1"/>
      <w:numFmt w:val="decimal"/>
      <w:lvlText w:val="%1.%2.%3.%4.%5.%6."/>
      <w:lvlJc w:val="left"/>
      <w:pPr>
        <w:tabs>
          <w:tab w:val="num" w:pos="3960"/>
        </w:tabs>
        <w:ind w:left="2736" w:hanging="936"/>
      </w:pPr>
      <w:rPr>
        <w:rFonts w:ascii="Arial" w:hAnsi="Wingdings" w:hint="default"/>
      </w:rPr>
    </w:lvl>
    <w:lvl w:ilvl="6">
      <w:start w:val="1"/>
      <w:numFmt w:val="decimal"/>
      <w:lvlText w:val="%1.%2.%3.%4.%5.%6.%7."/>
      <w:lvlJc w:val="left"/>
      <w:pPr>
        <w:tabs>
          <w:tab w:val="num" w:pos="4680"/>
        </w:tabs>
        <w:ind w:left="3240" w:hanging="1080"/>
      </w:pPr>
      <w:rPr>
        <w:rFonts w:ascii="Arial" w:hAnsi="Wingdings" w:hint="default"/>
      </w:rPr>
    </w:lvl>
    <w:lvl w:ilvl="7">
      <w:start w:val="1"/>
      <w:numFmt w:val="decimal"/>
      <w:lvlText w:val="%1.%2.%3.%4.%5.%6.%7.%8."/>
      <w:lvlJc w:val="left"/>
      <w:pPr>
        <w:tabs>
          <w:tab w:val="num" w:pos="5400"/>
        </w:tabs>
        <w:ind w:left="3744" w:hanging="1224"/>
      </w:pPr>
      <w:rPr>
        <w:rFonts w:ascii="Arial" w:hAnsi="Symbol" w:hint="default"/>
      </w:rPr>
    </w:lvl>
    <w:lvl w:ilvl="8">
      <w:start w:val="1"/>
      <w:numFmt w:val="decimal"/>
      <w:lvlText w:val="%1.%2.%3.%4.%5.%6.%7.%8.%9."/>
      <w:lvlJc w:val="left"/>
      <w:pPr>
        <w:tabs>
          <w:tab w:val="num" w:pos="6120"/>
        </w:tabs>
        <w:ind w:left="4320" w:hanging="1440"/>
      </w:pPr>
      <w:rPr>
        <w:rFonts w:ascii="Arial" w:hAnsi="Symbol" w:hint="default"/>
      </w:rPr>
    </w:lvl>
  </w:abstractNum>
  <w:abstractNum w:abstractNumId="37">
    <w:nsid w:val="7CA1101D"/>
    <w:multiLevelType w:val="multilevel"/>
    <w:tmpl w:val="1DEC6242"/>
    <w:lvl w:ilvl="0">
      <w:start w:val="1"/>
      <w:numFmt w:val="decimal"/>
      <w:lvlRestart w:val="0"/>
      <w:pStyle w:val="List1number"/>
      <w:lvlText w:val="%1."/>
      <w:lvlJc w:val="left"/>
      <w:pPr>
        <w:tabs>
          <w:tab w:val="num" w:pos="1800"/>
        </w:tabs>
        <w:ind w:left="1800" w:hanging="360"/>
      </w:pPr>
      <w:rPr>
        <w:rFonts w:ascii="Times New Roman" w:hAnsi="Symbol" w:hint="default"/>
        <w:b w:val="0"/>
        <w:i/>
        <w:color w:val="auto"/>
        <w:sz w:val="22"/>
        <w:szCs w:val="18"/>
      </w:rPr>
    </w:lvl>
    <w:lvl w:ilvl="1">
      <w:start w:val="1"/>
      <w:numFmt w:val="bullet"/>
      <w:lvlText w:val=""/>
      <w:lvlJc w:val="left"/>
      <w:pPr>
        <w:tabs>
          <w:tab w:val="num" w:pos="2146"/>
        </w:tabs>
        <w:ind w:left="2160" w:hanging="360"/>
      </w:pPr>
      <w:rPr>
        <w:rFonts w:ascii="Symbol" w:hAnsi="Symbol" w:hint="default"/>
        <w:b w:val="0"/>
        <w:i/>
        <w:sz w:val="22"/>
      </w:rPr>
    </w:lvl>
    <w:lvl w:ilvl="2">
      <w:start w:val="1"/>
      <w:numFmt w:val="lowerRoman"/>
      <w:pStyle w:val="List3roman"/>
      <w:lvlText w:val="%3"/>
      <w:lvlJc w:val="left"/>
      <w:pPr>
        <w:tabs>
          <w:tab w:val="num" w:pos="2880"/>
        </w:tabs>
        <w:ind w:left="2520" w:hanging="360"/>
      </w:pPr>
      <w:rPr>
        <w:rFonts w:ascii="Times New Roman" w:hAnsi="Times New Roman" w:hint="default"/>
        <w:sz w:val="22"/>
      </w:rPr>
    </w:lvl>
    <w:lvl w:ilvl="3">
      <w:start w:val="1"/>
      <w:numFmt w:val="decimal"/>
      <w:lvlText w:val=""/>
      <w:lvlJc w:val="left"/>
      <w:pPr>
        <w:tabs>
          <w:tab w:val="num" w:pos="2880"/>
        </w:tabs>
        <w:ind w:left="2880" w:hanging="360"/>
      </w:pPr>
      <w:rPr>
        <w:rFonts w:ascii="Symbol" w:hAnsi="Symbol" w:hint="default"/>
      </w:rPr>
    </w:lvl>
    <w:lvl w:ilvl="4">
      <w:start w:val="1"/>
      <w:numFmt w:val="decimal"/>
      <w:lvlText w:val="o"/>
      <w:lvlJc w:val="left"/>
      <w:pPr>
        <w:tabs>
          <w:tab w:val="num" w:pos="3600"/>
        </w:tabs>
        <w:ind w:left="3600" w:hanging="360"/>
      </w:pPr>
      <w:rPr>
        <w:rFonts w:ascii="Courier New" w:hAnsi="Courier New" w:hint="default"/>
      </w:rPr>
    </w:lvl>
    <w:lvl w:ilvl="5">
      <w:start w:val="1"/>
      <w:numFmt w:val="decimal"/>
      <w:lvlText w:val=""/>
      <w:lvlJc w:val="left"/>
      <w:pPr>
        <w:tabs>
          <w:tab w:val="num" w:pos="4320"/>
        </w:tabs>
        <w:ind w:left="4320" w:hanging="360"/>
      </w:pPr>
      <w:rPr>
        <w:rFonts w:ascii="Wingdings" w:hAnsi="Wingdings" w:hint="default"/>
      </w:rPr>
    </w:lvl>
    <w:lvl w:ilvl="6">
      <w:start w:val="1"/>
      <w:numFmt w:val="decimal"/>
      <w:lvlText w:val=""/>
      <w:lvlJc w:val="left"/>
      <w:pPr>
        <w:tabs>
          <w:tab w:val="num" w:pos="5040"/>
        </w:tabs>
        <w:ind w:left="5040" w:hanging="360"/>
      </w:pPr>
      <w:rPr>
        <w:rFonts w:ascii="Symbol" w:hAnsi="Symbol" w:hint="default"/>
      </w:rPr>
    </w:lvl>
    <w:lvl w:ilvl="7">
      <w:start w:val="1"/>
      <w:numFmt w:val="decimal"/>
      <w:lvlText w:val="o"/>
      <w:lvlJc w:val="left"/>
      <w:pPr>
        <w:tabs>
          <w:tab w:val="num" w:pos="5760"/>
        </w:tabs>
        <w:ind w:left="5760" w:hanging="360"/>
      </w:pPr>
      <w:rPr>
        <w:rFonts w:ascii="Courier New" w:hAnsi="Courier New" w:hint="default"/>
      </w:rPr>
    </w:lvl>
    <w:lvl w:ilvl="8">
      <w:start w:val="1"/>
      <w:numFmt w:val="decimal"/>
      <w:lvlText w:val=""/>
      <w:lvlJc w:val="left"/>
      <w:pPr>
        <w:tabs>
          <w:tab w:val="num" w:pos="6480"/>
        </w:tabs>
        <w:ind w:left="6480" w:hanging="360"/>
      </w:pPr>
      <w:rPr>
        <w:rFonts w:ascii="Wingdings" w:hAnsi="Wingdings" w:hint="default"/>
      </w:rPr>
    </w:lvl>
  </w:abstractNum>
  <w:abstractNum w:abstractNumId="38">
    <w:nsid w:val="7DC0082C"/>
    <w:multiLevelType w:val="hybridMultilevel"/>
    <w:tmpl w:val="EB8A9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14"/>
  </w:num>
  <w:num w:numId="4">
    <w:abstractNumId w:val="27"/>
  </w:num>
  <w:num w:numId="5">
    <w:abstractNumId w:val="21"/>
  </w:num>
  <w:num w:numId="6">
    <w:abstractNumId w:val="11"/>
  </w:num>
  <w:num w:numId="7">
    <w:abstractNumId w:val="24"/>
  </w:num>
  <w:num w:numId="8">
    <w:abstractNumId w:val="26"/>
  </w:num>
  <w:num w:numId="9">
    <w:abstractNumId w:val="35"/>
  </w:num>
  <w:num w:numId="10">
    <w:abstractNumId w:val="10"/>
  </w:num>
  <w:num w:numId="11">
    <w:abstractNumId w:val="25"/>
  </w:num>
  <w:num w:numId="12">
    <w:abstractNumId w:val="36"/>
  </w:num>
  <w:num w:numId="13">
    <w:abstractNumId w:val="37"/>
  </w:num>
  <w:num w:numId="14">
    <w:abstractNumId w:val="4"/>
  </w:num>
  <w:num w:numId="15">
    <w:abstractNumId w:val="6"/>
  </w:num>
  <w:num w:numId="16">
    <w:abstractNumId w:val="3"/>
  </w:num>
  <w:num w:numId="17">
    <w:abstractNumId w:val="2"/>
  </w:num>
  <w:num w:numId="18">
    <w:abstractNumId w:val="1"/>
  </w:num>
  <w:num w:numId="19">
    <w:abstractNumId w:val="0"/>
  </w:num>
  <w:num w:numId="20">
    <w:abstractNumId w:val="9"/>
  </w:num>
  <w:num w:numId="21">
    <w:abstractNumId w:val="13"/>
  </w:num>
  <w:num w:numId="22">
    <w:abstractNumId w:val="30"/>
  </w:num>
  <w:num w:numId="23">
    <w:abstractNumId w:val="38"/>
  </w:num>
  <w:num w:numId="24">
    <w:abstractNumId w:val="12"/>
  </w:num>
  <w:num w:numId="25">
    <w:abstractNumId w:val="8"/>
  </w:num>
  <w:num w:numId="26">
    <w:abstractNumId w:val="20"/>
  </w:num>
  <w:num w:numId="27">
    <w:abstractNumId w:val="5"/>
  </w:num>
  <w:num w:numId="28">
    <w:abstractNumId w:val="15"/>
  </w:num>
  <w:num w:numId="29">
    <w:abstractNumId w:val="34"/>
  </w:num>
  <w:num w:numId="30">
    <w:abstractNumId w:val="23"/>
  </w:num>
  <w:num w:numId="31">
    <w:abstractNumId w:val="28"/>
  </w:num>
  <w:num w:numId="32">
    <w:abstractNumId w:val="33"/>
  </w:num>
  <w:num w:numId="33">
    <w:abstractNumId w:val="16"/>
  </w:num>
  <w:num w:numId="34">
    <w:abstractNumId w:val="22"/>
  </w:num>
  <w:num w:numId="35">
    <w:abstractNumId w:val="7"/>
  </w:num>
  <w:num w:numId="36">
    <w:abstractNumId w:val="31"/>
  </w:num>
  <w:num w:numId="37">
    <w:abstractNumId w:val="32"/>
  </w:num>
  <w:num w:numId="38">
    <w:abstractNumId w:val="19"/>
  </w:num>
  <w:num w:numId="3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n-CA" w:vendorID="64" w:dllVersion="131078" w:nlCheck="1" w:checkStyle="1"/>
  <w:activeWritingStyle w:appName="MSWord" w:lang="fr-WINDIE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011"/>
    <w:rsid w:val="00000423"/>
    <w:rsid w:val="000017B8"/>
    <w:rsid w:val="00002B71"/>
    <w:rsid w:val="0000380F"/>
    <w:rsid w:val="00003A11"/>
    <w:rsid w:val="0000422F"/>
    <w:rsid w:val="00004BD3"/>
    <w:rsid w:val="000075E8"/>
    <w:rsid w:val="000079D7"/>
    <w:rsid w:val="0001088D"/>
    <w:rsid w:val="00010C48"/>
    <w:rsid w:val="00010CBB"/>
    <w:rsid w:val="000115B7"/>
    <w:rsid w:val="00011739"/>
    <w:rsid w:val="00012060"/>
    <w:rsid w:val="0001209D"/>
    <w:rsid w:val="00012F07"/>
    <w:rsid w:val="00013CB9"/>
    <w:rsid w:val="000146DD"/>
    <w:rsid w:val="00014C9A"/>
    <w:rsid w:val="0001549A"/>
    <w:rsid w:val="00015D62"/>
    <w:rsid w:val="00016428"/>
    <w:rsid w:val="00016E99"/>
    <w:rsid w:val="00017785"/>
    <w:rsid w:val="00017D82"/>
    <w:rsid w:val="00017EF7"/>
    <w:rsid w:val="0002053F"/>
    <w:rsid w:val="0002301E"/>
    <w:rsid w:val="00023583"/>
    <w:rsid w:val="000235F2"/>
    <w:rsid w:val="00023C56"/>
    <w:rsid w:val="00024DC0"/>
    <w:rsid w:val="0002543A"/>
    <w:rsid w:val="00025476"/>
    <w:rsid w:val="000258A6"/>
    <w:rsid w:val="00025B18"/>
    <w:rsid w:val="000261FA"/>
    <w:rsid w:val="000264B2"/>
    <w:rsid w:val="00026597"/>
    <w:rsid w:val="00026E7A"/>
    <w:rsid w:val="00027574"/>
    <w:rsid w:val="00027643"/>
    <w:rsid w:val="00030583"/>
    <w:rsid w:val="00030D02"/>
    <w:rsid w:val="000317D1"/>
    <w:rsid w:val="000320BF"/>
    <w:rsid w:val="00032E30"/>
    <w:rsid w:val="00032EDD"/>
    <w:rsid w:val="00033116"/>
    <w:rsid w:val="000331EB"/>
    <w:rsid w:val="000334EA"/>
    <w:rsid w:val="0003421D"/>
    <w:rsid w:val="00034DB3"/>
    <w:rsid w:val="00034E6F"/>
    <w:rsid w:val="000352E5"/>
    <w:rsid w:val="000356B0"/>
    <w:rsid w:val="00035B7D"/>
    <w:rsid w:val="000360E8"/>
    <w:rsid w:val="000363D0"/>
    <w:rsid w:val="00036787"/>
    <w:rsid w:val="000367FC"/>
    <w:rsid w:val="00037836"/>
    <w:rsid w:val="00040D98"/>
    <w:rsid w:val="00041750"/>
    <w:rsid w:val="00041D35"/>
    <w:rsid w:val="0004213C"/>
    <w:rsid w:val="00042AF6"/>
    <w:rsid w:val="00042D18"/>
    <w:rsid w:val="000431AB"/>
    <w:rsid w:val="00043206"/>
    <w:rsid w:val="00044122"/>
    <w:rsid w:val="00044385"/>
    <w:rsid w:val="000444AB"/>
    <w:rsid w:val="00044B92"/>
    <w:rsid w:val="00045074"/>
    <w:rsid w:val="000450E0"/>
    <w:rsid w:val="00046745"/>
    <w:rsid w:val="00046FB0"/>
    <w:rsid w:val="00047676"/>
    <w:rsid w:val="00050499"/>
    <w:rsid w:val="0005058B"/>
    <w:rsid w:val="00050F50"/>
    <w:rsid w:val="0005151C"/>
    <w:rsid w:val="00051577"/>
    <w:rsid w:val="00052B90"/>
    <w:rsid w:val="000531AD"/>
    <w:rsid w:val="00053F16"/>
    <w:rsid w:val="00055271"/>
    <w:rsid w:val="00055478"/>
    <w:rsid w:val="00055AB0"/>
    <w:rsid w:val="00055E09"/>
    <w:rsid w:val="00057D6F"/>
    <w:rsid w:val="00057E31"/>
    <w:rsid w:val="00060430"/>
    <w:rsid w:val="000615E2"/>
    <w:rsid w:val="00062B02"/>
    <w:rsid w:val="00062B19"/>
    <w:rsid w:val="00062C1D"/>
    <w:rsid w:val="00062C44"/>
    <w:rsid w:val="00062C4F"/>
    <w:rsid w:val="000631E9"/>
    <w:rsid w:val="00064A0E"/>
    <w:rsid w:val="00064FFB"/>
    <w:rsid w:val="0006687A"/>
    <w:rsid w:val="000673DE"/>
    <w:rsid w:val="00070867"/>
    <w:rsid w:val="00071A2A"/>
    <w:rsid w:val="000723DC"/>
    <w:rsid w:val="00073A9A"/>
    <w:rsid w:val="00074351"/>
    <w:rsid w:val="00074660"/>
    <w:rsid w:val="0007526C"/>
    <w:rsid w:val="0007677C"/>
    <w:rsid w:val="0007708F"/>
    <w:rsid w:val="000779BC"/>
    <w:rsid w:val="000802B7"/>
    <w:rsid w:val="00081001"/>
    <w:rsid w:val="00081908"/>
    <w:rsid w:val="00081E00"/>
    <w:rsid w:val="000821DE"/>
    <w:rsid w:val="00083165"/>
    <w:rsid w:val="00084131"/>
    <w:rsid w:val="00084F96"/>
    <w:rsid w:val="00086DAB"/>
    <w:rsid w:val="000871D7"/>
    <w:rsid w:val="0008789A"/>
    <w:rsid w:val="00087904"/>
    <w:rsid w:val="0009103D"/>
    <w:rsid w:val="000911C8"/>
    <w:rsid w:val="00091306"/>
    <w:rsid w:val="00091637"/>
    <w:rsid w:val="00091F94"/>
    <w:rsid w:val="0009203C"/>
    <w:rsid w:val="000929AA"/>
    <w:rsid w:val="00093640"/>
    <w:rsid w:val="00093A05"/>
    <w:rsid w:val="00093ED7"/>
    <w:rsid w:val="000940C3"/>
    <w:rsid w:val="00094B55"/>
    <w:rsid w:val="00094EE5"/>
    <w:rsid w:val="000952CB"/>
    <w:rsid w:val="00095A7D"/>
    <w:rsid w:val="00095F0A"/>
    <w:rsid w:val="0009670A"/>
    <w:rsid w:val="00097A56"/>
    <w:rsid w:val="00097B16"/>
    <w:rsid w:val="000A06A2"/>
    <w:rsid w:val="000A130B"/>
    <w:rsid w:val="000A2759"/>
    <w:rsid w:val="000A4185"/>
    <w:rsid w:val="000A47F3"/>
    <w:rsid w:val="000A49AE"/>
    <w:rsid w:val="000A4E83"/>
    <w:rsid w:val="000A4E94"/>
    <w:rsid w:val="000A5400"/>
    <w:rsid w:val="000A5E1F"/>
    <w:rsid w:val="000A6CDC"/>
    <w:rsid w:val="000A7C74"/>
    <w:rsid w:val="000A7E01"/>
    <w:rsid w:val="000B077C"/>
    <w:rsid w:val="000B164C"/>
    <w:rsid w:val="000B1A99"/>
    <w:rsid w:val="000B1B0A"/>
    <w:rsid w:val="000B1F75"/>
    <w:rsid w:val="000B22AC"/>
    <w:rsid w:val="000B2392"/>
    <w:rsid w:val="000B2BCE"/>
    <w:rsid w:val="000B418E"/>
    <w:rsid w:val="000B4739"/>
    <w:rsid w:val="000B4B71"/>
    <w:rsid w:val="000B5A84"/>
    <w:rsid w:val="000B6A40"/>
    <w:rsid w:val="000B70B0"/>
    <w:rsid w:val="000C1194"/>
    <w:rsid w:val="000C14C9"/>
    <w:rsid w:val="000C174F"/>
    <w:rsid w:val="000C17C3"/>
    <w:rsid w:val="000C2EE1"/>
    <w:rsid w:val="000C33C2"/>
    <w:rsid w:val="000C3630"/>
    <w:rsid w:val="000C60B5"/>
    <w:rsid w:val="000C63B7"/>
    <w:rsid w:val="000C663B"/>
    <w:rsid w:val="000C6A12"/>
    <w:rsid w:val="000C70C6"/>
    <w:rsid w:val="000C766C"/>
    <w:rsid w:val="000D0AD5"/>
    <w:rsid w:val="000D13AF"/>
    <w:rsid w:val="000D1D85"/>
    <w:rsid w:val="000D2BDE"/>
    <w:rsid w:val="000D389C"/>
    <w:rsid w:val="000D477C"/>
    <w:rsid w:val="000D5395"/>
    <w:rsid w:val="000D6757"/>
    <w:rsid w:val="000D7EE2"/>
    <w:rsid w:val="000E061E"/>
    <w:rsid w:val="000E298D"/>
    <w:rsid w:val="000E2BE0"/>
    <w:rsid w:val="000E323C"/>
    <w:rsid w:val="000E32F8"/>
    <w:rsid w:val="000E3485"/>
    <w:rsid w:val="000E421F"/>
    <w:rsid w:val="000E4434"/>
    <w:rsid w:val="000E4A39"/>
    <w:rsid w:val="000E4FD4"/>
    <w:rsid w:val="000E51DE"/>
    <w:rsid w:val="000E64A0"/>
    <w:rsid w:val="000E6780"/>
    <w:rsid w:val="000E718C"/>
    <w:rsid w:val="000E72EA"/>
    <w:rsid w:val="000F0E63"/>
    <w:rsid w:val="000F2535"/>
    <w:rsid w:val="000F31B7"/>
    <w:rsid w:val="000F457A"/>
    <w:rsid w:val="000F4647"/>
    <w:rsid w:val="000F4C99"/>
    <w:rsid w:val="000F5072"/>
    <w:rsid w:val="000F5215"/>
    <w:rsid w:val="000F5FD5"/>
    <w:rsid w:val="000F6814"/>
    <w:rsid w:val="000F6D0A"/>
    <w:rsid w:val="000F729F"/>
    <w:rsid w:val="000F72F8"/>
    <w:rsid w:val="000F7D30"/>
    <w:rsid w:val="00100C1F"/>
    <w:rsid w:val="00101BC6"/>
    <w:rsid w:val="00101CF5"/>
    <w:rsid w:val="00102559"/>
    <w:rsid w:val="001026C6"/>
    <w:rsid w:val="001035C5"/>
    <w:rsid w:val="00105121"/>
    <w:rsid w:val="00105563"/>
    <w:rsid w:val="00105A2E"/>
    <w:rsid w:val="00105A35"/>
    <w:rsid w:val="00107BD4"/>
    <w:rsid w:val="00110299"/>
    <w:rsid w:val="00110345"/>
    <w:rsid w:val="001113E7"/>
    <w:rsid w:val="00111BB0"/>
    <w:rsid w:val="001124D7"/>
    <w:rsid w:val="0011386E"/>
    <w:rsid w:val="00113C0B"/>
    <w:rsid w:val="001144C0"/>
    <w:rsid w:val="00114807"/>
    <w:rsid w:val="00114F0F"/>
    <w:rsid w:val="00115AA0"/>
    <w:rsid w:val="00115AA4"/>
    <w:rsid w:val="00116046"/>
    <w:rsid w:val="00116AC4"/>
    <w:rsid w:val="00116E97"/>
    <w:rsid w:val="00121034"/>
    <w:rsid w:val="001213A1"/>
    <w:rsid w:val="001236D6"/>
    <w:rsid w:val="00123840"/>
    <w:rsid w:val="00123F39"/>
    <w:rsid w:val="00124255"/>
    <w:rsid w:val="001249D2"/>
    <w:rsid w:val="0012511B"/>
    <w:rsid w:val="0012547A"/>
    <w:rsid w:val="001272EB"/>
    <w:rsid w:val="00130AB7"/>
    <w:rsid w:val="00130B1F"/>
    <w:rsid w:val="00130FA3"/>
    <w:rsid w:val="00131052"/>
    <w:rsid w:val="0013191C"/>
    <w:rsid w:val="0013229D"/>
    <w:rsid w:val="00132314"/>
    <w:rsid w:val="0013289B"/>
    <w:rsid w:val="00132904"/>
    <w:rsid w:val="0013307A"/>
    <w:rsid w:val="0013366F"/>
    <w:rsid w:val="0013416A"/>
    <w:rsid w:val="00134914"/>
    <w:rsid w:val="00134ECC"/>
    <w:rsid w:val="00140010"/>
    <w:rsid w:val="00140D04"/>
    <w:rsid w:val="001420CD"/>
    <w:rsid w:val="00143DFB"/>
    <w:rsid w:val="00143EE2"/>
    <w:rsid w:val="00144AB7"/>
    <w:rsid w:val="00144BB9"/>
    <w:rsid w:val="00144E99"/>
    <w:rsid w:val="001471D6"/>
    <w:rsid w:val="0014741A"/>
    <w:rsid w:val="0015008E"/>
    <w:rsid w:val="00150538"/>
    <w:rsid w:val="001507C0"/>
    <w:rsid w:val="00150EAA"/>
    <w:rsid w:val="00151A5C"/>
    <w:rsid w:val="001525EF"/>
    <w:rsid w:val="00152D06"/>
    <w:rsid w:val="001531BA"/>
    <w:rsid w:val="00153CC1"/>
    <w:rsid w:val="001555A3"/>
    <w:rsid w:val="00156093"/>
    <w:rsid w:val="00156B4A"/>
    <w:rsid w:val="001610EA"/>
    <w:rsid w:val="00161EA1"/>
    <w:rsid w:val="001628B5"/>
    <w:rsid w:val="00163568"/>
    <w:rsid w:val="00164045"/>
    <w:rsid w:val="00164869"/>
    <w:rsid w:val="00165397"/>
    <w:rsid w:val="001667F1"/>
    <w:rsid w:val="00166D29"/>
    <w:rsid w:val="00166E70"/>
    <w:rsid w:val="0016703A"/>
    <w:rsid w:val="00167973"/>
    <w:rsid w:val="00170525"/>
    <w:rsid w:val="00170A62"/>
    <w:rsid w:val="00172335"/>
    <w:rsid w:val="00173FCC"/>
    <w:rsid w:val="001740ED"/>
    <w:rsid w:val="00175123"/>
    <w:rsid w:val="00176DEE"/>
    <w:rsid w:val="00177836"/>
    <w:rsid w:val="00177BDB"/>
    <w:rsid w:val="00181CFF"/>
    <w:rsid w:val="00181D65"/>
    <w:rsid w:val="001821E3"/>
    <w:rsid w:val="00183B06"/>
    <w:rsid w:val="001850F5"/>
    <w:rsid w:val="00186762"/>
    <w:rsid w:val="00186794"/>
    <w:rsid w:val="00186B6A"/>
    <w:rsid w:val="00187610"/>
    <w:rsid w:val="00190ACD"/>
    <w:rsid w:val="00190D15"/>
    <w:rsid w:val="00191369"/>
    <w:rsid w:val="00191FDD"/>
    <w:rsid w:val="001921BE"/>
    <w:rsid w:val="00192FAA"/>
    <w:rsid w:val="00193D16"/>
    <w:rsid w:val="0019471F"/>
    <w:rsid w:val="00196F17"/>
    <w:rsid w:val="001973A4"/>
    <w:rsid w:val="00197EB7"/>
    <w:rsid w:val="001A11EB"/>
    <w:rsid w:val="001A12CD"/>
    <w:rsid w:val="001A1C90"/>
    <w:rsid w:val="001A2E06"/>
    <w:rsid w:val="001A4BA8"/>
    <w:rsid w:val="001A4EE5"/>
    <w:rsid w:val="001A5C74"/>
    <w:rsid w:val="001A5ECA"/>
    <w:rsid w:val="001A6445"/>
    <w:rsid w:val="001A76DB"/>
    <w:rsid w:val="001A7895"/>
    <w:rsid w:val="001B0202"/>
    <w:rsid w:val="001B0653"/>
    <w:rsid w:val="001B079C"/>
    <w:rsid w:val="001B18F8"/>
    <w:rsid w:val="001B2FB6"/>
    <w:rsid w:val="001B30B6"/>
    <w:rsid w:val="001B3333"/>
    <w:rsid w:val="001B33BA"/>
    <w:rsid w:val="001B5519"/>
    <w:rsid w:val="001B604B"/>
    <w:rsid w:val="001B6499"/>
    <w:rsid w:val="001B68B8"/>
    <w:rsid w:val="001B730E"/>
    <w:rsid w:val="001B7D35"/>
    <w:rsid w:val="001B7ED4"/>
    <w:rsid w:val="001C1896"/>
    <w:rsid w:val="001C1A02"/>
    <w:rsid w:val="001C1FD4"/>
    <w:rsid w:val="001C200B"/>
    <w:rsid w:val="001C22D4"/>
    <w:rsid w:val="001C3A43"/>
    <w:rsid w:val="001C3FDE"/>
    <w:rsid w:val="001C471B"/>
    <w:rsid w:val="001C49A6"/>
    <w:rsid w:val="001C50B8"/>
    <w:rsid w:val="001C5B4F"/>
    <w:rsid w:val="001C6FFE"/>
    <w:rsid w:val="001C7D56"/>
    <w:rsid w:val="001D07A8"/>
    <w:rsid w:val="001D0B00"/>
    <w:rsid w:val="001D0E07"/>
    <w:rsid w:val="001D187C"/>
    <w:rsid w:val="001D34F6"/>
    <w:rsid w:val="001D3CD9"/>
    <w:rsid w:val="001D3D78"/>
    <w:rsid w:val="001D3FDA"/>
    <w:rsid w:val="001D4048"/>
    <w:rsid w:val="001D431A"/>
    <w:rsid w:val="001D483F"/>
    <w:rsid w:val="001D4944"/>
    <w:rsid w:val="001D64E6"/>
    <w:rsid w:val="001D75F9"/>
    <w:rsid w:val="001D7690"/>
    <w:rsid w:val="001E069E"/>
    <w:rsid w:val="001E06E4"/>
    <w:rsid w:val="001E0776"/>
    <w:rsid w:val="001E11AB"/>
    <w:rsid w:val="001E1CDA"/>
    <w:rsid w:val="001E33E3"/>
    <w:rsid w:val="001E4434"/>
    <w:rsid w:val="001E46BA"/>
    <w:rsid w:val="001E4A5C"/>
    <w:rsid w:val="001E51B4"/>
    <w:rsid w:val="001E5E9F"/>
    <w:rsid w:val="001E77B4"/>
    <w:rsid w:val="001F0662"/>
    <w:rsid w:val="001F09F9"/>
    <w:rsid w:val="001F0CBA"/>
    <w:rsid w:val="001F1172"/>
    <w:rsid w:val="001F162C"/>
    <w:rsid w:val="001F1A44"/>
    <w:rsid w:val="001F2616"/>
    <w:rsid w:val="001F3BD1"/>
    <w:rsid w:val="001F5460"/>
    <w:rsid w:val="001F6346"/>
    <w:rsid w:val="001F72A7"/>
    <w:rsid w:val="001F77AC"/>
    <w:rsid w:val="001F7F05"/>
    <w:rsid w:val="00200F2F"/>
    <w:rsid w:val="0020110D"/>
    <w:rsid w:val="00201735"/>
    <w:rsid w:val="00201AD5"/>
    <w:rsid w:val="00202BFD"/>
    <w:rsid w:val="0020383F"/>
    <w:rsid w:val="00203AA7"/>
    <w:rsid w:val="00203AAF"/>
    <w:rsid w:val="00204401"/>
    <w:rsid w:val="00204418"/>
    <w:rsid w:val="0020494E"/>
    <w:rsid w:val="0020497A"/>
    <w:rsid w:val="00204AC4"/>
    <w:rsid w:val="00204B0A"/>
    <w:rsid w:val="002056D8"/>
    <w:rsid w:val="00205726"/>
    <w:rsid w:val="00205BD3"/>
    <w:rsid w:val="00207AA1"/>
    <w:rsid w:val="00210C5D"/>
    <w:rsid w:val="0021158C"/>
    <w:rsid w:val="002123E5"/>
    <w:rsid w:val="00212990"/>
    <w:rsid w:val="00212F12"/>
    <w:rsid w:val="00213DF4"/>
    <w:rsid w:val="0021423A"/>
    <w:rsid w:val="00214392"/>
    <w:rsid w:val="00214F94"/>
    <w:rsid w:val="0021649E"/>
    <w:rsid w:val="00217868"/>
    <w:rsid w:val="0021790C"/>
    <w:rsid w:val="00217A0A"/>
    <w:rsid w:val="00217A7F"/>
    <w:rsid w:val="00220D0E"/>
    <w:rsid w:val="0022101E"/>
    <w:rsid w:val="00221190"/>
    <w:rsid w:val="0022145D"/>
    <w:rsid w:val="00221D6D"/>
    <w:rsid w:val="00221F02"/>
    <w:rsid w:val="0022212F"/>
    <w:rsid w:val="002224EA"/>
    <w:rsid w:val="0022281F"/>
    <w:rsid w:val="00223325"/>
    <w:rsid w:val="00223808"/>
    <w:rsid w:val="00223B24"/>
    <w:rsid w:val="00223F0F"/>
    <w:rsid w:val="00223F20"/>
    <w:rsid w:val="002250BB"/>
    <w:rsid w:val="002256E5"/>
    <w:rsid w:val="00227C5F"/>
    <w:rsid w:val="00230DED"/>
    <w:rsid w:val="00230F1E"/>
    <w:rsid w:val="00232002"/>
    <w:rsid w:val="002320AE"/>
    <w:rsid w:val="002325F9"/>
    <w:rsid w:val="0023265D"/>
    <w:rsid w:val="00233386"/>
    <w:rsid w:val="002335D4"/>
    <w:rsid w:val="00233E74"/>
    <w:rsid w:val="00234918"/>
    <w:rsid w:val="00235788"/>
    <w:rsid w:val="002362BC"/>
    <w:rsid w:val="00236493"/>
    <w:rsid w:val="00236AB2"/>
    <w:rsid w:val="00236EC6"/>
    <w:rsid w:val="002376D9"/>
    <w:rsid w:val="00240185"/>
    <w:rsid w:val="0024070A"/>
    <w:rsid w:val="00241949"/>
    <w:rsid w:val="00241C93"/>
    <w:rsid w:val="00242848"/>
    <w:rsid w:val="002428E6"/>
    <w:rsid w:val="00244C63"/>
    <w:rsid w:val="0024510C"/>
    <w:rsid w:val="002454C6"/>
    <w:rsid w:val="0024559A"/>
    <w:rsid w:val="00246221"/>
    <w:rsid w:val="002465AD"/>
    <w:rsid w:val="00246B33"/>
    <w:rsid w:val="00251087"/>
    <w:rsid w:val="00251982"/>
    <w:rsid w:val="00251A5A"/>
    <w:rsid w:val="00251D65"/>
    <w:rsid w:val="0025203E"/>
    <w:rsid w:val="002520AF"/>
    <w:rsid w:val="00252D8C"/>
    <w:rsid w:val="00253CB9"/>
    <w:rsid w:val="002552F7"/>
    <w:rsid w:val="00255B37"/>
    <w:rsid w:val="002569F3"/>
    <w:rsid w:val="00257CBB"/>
    <w:rsid w:val="00260589"/>
    <w:rsid w:val="00260755"/>
    <w:rsid w:val="00261441"/>
    <w:rsid w:val="002634CD"/>
    <w:rsid w:val="00264B5B"/>
    <w:rsid w:val="00265228"/>
    <w:rsid w:val="00265756"/>
    <w:rsid w:val="00265BB3"/>
    <w:rsid w:val="00266BAF"/>
    <w:rsid w:val="0026782D"/>
    <w:rsid w:val="002706BC"/>
    <w:rsid w:val="0027221A"/>
    <w:rsid w:val="0027283B"/>
    <w:rsid w:val="00273017"/>
    <w:rsid w:val="00273162"/>
    <w:rsid w:val="0027331E"/>
    <w:rsid w:val="002734B3"/>
    <w:rsid w:val="00273A27"/>
    <w:rsid w:val="00274B1E"/>
    <w:rsid w:val="00274D29"/>
    <w:rsid w:val="00274DC2"/>
    <w:rsid w:val="0027522E"/>
    <w:rsid w:val="0027600F"/>
    <w:rsid w:val="00276C94"/>
    <w:rsid w:val="00276FF8"/>
    <w:rsid w:val="0028107D"/>
    <w:rsid w:val="002812B3"/>
    <w:rsid w:val="002817CF"/>
    <w:rsid w:val="00281895"/>
    <w:rsid w:val="00281C20"/>
    <w:rsid w:val="00282D3F"/>
    <w:rsid w:val="002851C1"/>
    <w:rsid w:val="002857A8"/>
    <w:rsid w:val="002873EE"/>
    <w:rsid w:val="0029015D"/>
    <w:rsid w:val="0029062A"/>
    <w:rsid w:val="002911C5"/>
    <w:rsid w:val="00291B7C"/>
    <w:rsid w:val="00292464"/>
    <w:rsid w:val="00293B93"/>
    <w:rsid w:val="00293D4E"/>
    <w:rsid w:val="002943E8"/>
    <w:rsid w:val="002948E2"/>
    <w:rsid w:val="002949B4"/>
    <w:rsid w:val="00295938"/>
    <w:rsid w:val="00295BCA"/>
    <w:rsid w:val="002971FC"/>
    <w:rsid w:val="00297EC1"/>
    <w:rsid w:val="002A0136"/>
    <w:rsid w:val="002A0C73"/>
    <w:rsid w:val="002A0DC6"/>
    <w:rsid w:val="002A12B1"/>
    <w:rsid w:val="002A21DD"/>
    <w:rsid w:val="002A2234"/>
    <w:rsid w:val="002A242D"/>
    <w:rsid w:val="002A2790"/>
    <w:rsid w:val="002A3A71"/>
    <w:rsid w:val="002A3C05"/>
    <w:rsid w:val="002A3C4C"/>
    <w:rsid w:val="002A47D8"/>
    <w:rsid w:val="002A508D"/>
    <w:rsid w:val="002A50EA"/>
    <w:rsid w:val="002A5D20"/>
    <w:rsid w:val="002A6EEF"/>
    <w:rsid w:val="002A7022"/>
    <w:rsid w:val="002A75E1"/>
    <w:rsid w:val="002A7C8C"/>
    <w:rsid w:val="002B168C"/>
    <w:rsid w:val="002B171F"/>
    <w:rsid w:val="002B1CA3"/>
    <w:rsid w:val="002B1CDA"/>
    <w:rsid w:val="002B3F5E"/>
    <w:rsid w:val="002B4F4B"/>
    <w:rsid w:val="002B597E"/>
    <w:rsid w:val="002B5DE7"/>
    <w:rsid w:val="002B5E5A"/>
    <w:rsid w:val="002B67D5"/>
    <w:rsid w:val="002B6EFD"/>
    <w:rsid w:val="002B706D"/>
    <w:rsid w:val="002B79CD"/>
    <w:rsid w:val="002B7DBB"/>
    <w:rsid w:val="002C030A"/>
    <w:rsid w:val="002C0ADE"/>
    <w:rsid w:val="002C17CE"/>
    <w:rsid w:val="002C18FC"/>
    <w:rsid w:val="002C32B8"/>
    <w:rsid w:val="002C59FA"/>
    <w:rsid w:val="002C6C15"/>
    <w:rsid w:val="002C7502"/>
    <w:rsid w:val="002C7699"/>
    <w:rsid w:val="002C76BA"/>
    <w:rsid w:val="002C7CAB"/>
    <w:rsid w:val="002D0AE1"/>
    <w:rsid w:val="002D1565"/>
    <w:rsid w:val="002D1B1E"/>
    <w:rsid w:val="002D2034"/>
    <w:rsid w:val="002D2A69"/>
    <w:rsid w:val="002D2BAB"/>
    <w:rsid w:val="002D37BE"/>
    <w:rsid w:val="002D3DBB"/>
    <w:rsid w:val="002D3F3C"/>
    <w:rsid w:val="002D4B72"/>
    <w:rsid w:val="002D54D5"/>
    <w:rsid w:val="002D613D"/>
    <w:rsid w:val="002D6717"/>
    <w:rsid w:val="002D6997"/>
    <w:rsid w:val="002D6D01"/>
    <w:rsid w:val="002D78D5"/>
    <w:rsid w:val="002E0222"/>
    <w:rsid w:val="002E024F"/>
    <w:rsid w:val="002E054D"/>
    <w:rsid w:val="002E0ECB"/>
    <w:rsid w:val="002E1967"/>
    <w:rsid w:val="002E20C9"/>
    <w:rsid w:val="002E2B64"/>
    <w:rsid w:val="002E329C"/>
    <w:rsid w:val="002E347A"/>
    <w:rsid w:val="002E3C34"/>
    <w:rsid w:val="002E59F5"/>
    <w:rsid w:val="002E622D"/>
    <w:rsid w:val="002E72B5"/>
    <w:rsid w:val="002F004C"/>
    <w:rsid w:val="002F2190"/>
    <w:rsid w:val="002F3553"/>
    <w:rsid w:val="002F55E2"/>
    <w:rsid w:val="002F5B6A"/>
    <w:rsid w:val="002F6F3E"/>
    <w:rsid w:val="002F7317"/>
    <w:rsid w:val="0030103C"/>
    <w:rsid w:val="00301B3A"/>
    <w:rsid w:val="00301C9B"/>
    <w:rsid w:val="00301E17"/>
    <w:rsid w:val="00302E9F"/>
    <w:rsid w:val="003035C6"/>
    <w:rsid w:val="003046A7"/>
    <w:rsid w:val="00304AF4"/>
    <w:rsid w:val="00304FF5"/>
    <w:rsid w:val="0030632A"/>
    <w:rsid w:val="00306645"/>
    <w:rsid w:val="003066B9"/>
    <w:rsid w:val="00310194"/>
    <w:rsid w:val="00310475"/>
    <w:rsid w:val="003105B2"/>
    <w:rsid w:val="003107B5"/>
    <w:rsid w:val="00312B55"/>
    <w:rsid w:val="00312D5F"/>
    <w:rsid w:val="00312D60"/>
    <w:rsid w:val="0031341D"/>
    <w:rsid w:val="00313D3E"/>
    <w:rsid w:val="003140B3"/>
    <w:rsid w:val="003142CE"/>
    <w:rsid w:val="00314AC6"/>
    <w:rsid w:val="003151ED"/>
    <w:rsid w:val="00315826"/>
    <w:rsid w:val="0031673E"/>
    <w:rsid w:val="00317C69"/>
    <w:rsid w:val="00317F3F"/>
    <w:rsid w:val="00320488"/>
    <w:rsid w:val="00320679"/>
    <w:rsid w:val="003215AB"/>
    <w:rsid w:val="003221B4"/>
    <w:rsid w:val="0032253A"/>
    <w:rsid w:val="00322E89"/>
    <w:rsid w:val="00322EC5"/>
    <w:rsid w:val="003241B0"/>
    <w:rsid w:val="00324B39"/>
    <w:rsid w:val="00324E5A"/>
    <w:rsid w:val="00325043"/>
    <w:rsid w:val="00325B21"/>
    <w:rsid w:val="00325F2D"/>
    <w:rsid w:val="003267B9"/>
    <w:rsid w:val="00326A02"/>
    <w:rsid w:val="00326A31"/>
    <w:rsid w:val="00326BC3"/>
    <w:rsid w:val="00326E94"/>
    <w:rsid w:val="00327A7B"/>
    <w:rsid w:val="003311A9"/>
    <w:rsid w:val="00332732"/>
    <w:rsid w:val="0033351F"/>
    <w:rsid w:val="00334094"/>
    <w:rsid w:val="003370E5"/>
    <w:rsid w:val="003370ED"/>
    <w:rsid w:val="003372C7"/>
    <w:rsid w:val="00337A71"/>
    <w:rsid w:val="00337B88"/>
    <w:rsid w:val="00340E4F"/>
    <w:rsid w:val="00341A65"/>
    <w:rsid w:val="00343B5A"/>
    <w:rsid w:val="00343B73"/>
    <w:rsid w:val="00343FC3"/>
    <w:rsid w:val="00345886"/>
    <w:rsid w:val="003467D9"/>
    <w:rsid w:val="003473B9"/>
    <w:rsid w:val="00350938"/>
    <w:rsid w:val="0035133C"/>
    <w:rsid w:val="00351BA9"/>
    <w:rsid w:val="003521F8"/>
    <w:rsid w:val="0035353C"/>
    <w:rsid w:val="00353D9C"/>
    <w:rsid w:val="00353E3B"/>
    <w:rsid w:val="00353EE6"/>
    <w:rsid w:val="0035434A"/>
    <w:rsid w:val="003548A2"/>
    <w:rsid w:val="00354CC3"/>
    <w:rsid w:val="00354DAA"/>
    <w:rsid w:val="00354F1D"/>
    <w:rsid w:val="00355554"/>
    <w:rsid w:val="00355FDF"/>
    <w:rsid w:val="00356029"/>
    <w:rsid w:val="003563D8"/>
    <w:rsid w:val="00357469"/>
    <w:rsid w:val="00357560"/>
    <w:rsid w:val="0036041D"/>
    <w:rsid w:val="003616FC"/>
    <w:rsid w:val="00361F5B"/>
    <w:rsid w:val="00362005"/>
    <w:rsid w:val="003620BE"/>
    <w:rsid w:val="00362D3A"/>
    <w:rsid w:val="00364C73"/>
    <w:rsid w:val="003666EB"/>
    <w:rsid w:val="003668CE"/>
    <w:rsid w:val="003673C4"/>
    <w:rsid w:val="00367932"/>
    <w:rsid w:val="00370231"/>
    <w:rsid w:val="003707C2"/>
    <w:rsid w:val="003708F5"/>
    <w:rsid w:val="0037183A"/>
    <w:rsid w:val="003722A1"/>
    <w:rsid w:val="003724A1"/>
    <w:rsid w:val="00374B47"/>
    <w:rsid w:val="00374D85"/>
    <w:rsid w:val="00375517"/>
    <w:rsid w:val="00375961"/>
    <w:rsid w:val="00376997"/>
    <w:rsid w:val="00376FB1"/>
    <w:rsid w:val="0037706D"/>
    <w:rsid w:val="003770BB"/>
    <w:rsid w:val="003779CC"/>
    <w:rsid w:val="00377D67"/>
    <w:rsid w:val="00377EDB"/>
    <w:rsid w:val="003800EF"/>
    <w:rsid w:val="003806CF"/>
    <w:rsid w:val="00380F77"/>
    <w:rsid w:val="00381B04"/>
    <w:rsid w:val="00382360"/>
    <w:rsid w:val="0038287B"/>
    <w:rsid w:val="003828A2"/>
    <w:rsid w:val="00382DA6"/>
    <w:rsid w:val="003831AC"/>
    <w:rsid w:val="003844F2"/>
    <w:rsid w:val="00384CFD"/>
    <w:rsid w:val="00385CE8"/>
    <w:rsid w:val="003867D5"/>
    <w:rsid w:val="00386C78"/>
    <w:rsid w:val="00387DAD"/>
    <w:rsid w:val="003906B8"/>
    <w:rsid w:val="00390994"/>
    <w:rsid w:val="00391550"/>
    <w:rsid w:val="0039172C"/>
    <w:rsid w:val="00392428"/>
    <w:rsid w:val="003938FF"/>
    <w:rsid w:val="00394157"/>
    <w:rsid w:val="003957D3"/>
    <w:rsid w:val="003A19F0"/>
    <w:rsid w:val="003A2675"/>
    <w:rsid w:val="003A35CA"/>
    <w:rsid w:val="003A3A2D"/>
    <w:rsid w:val="003A4160"/>
    <w:rsid w:val="003A4AE4"/>
    <w:rsid w:val="003A525F"/>
    <w:rsid w:val="003A6FA9"/>
    <w:rsid w:val="003A736C"/>
    <w:rsid w:val="003A786F"/>
    <w:rsid w:val="003A7D99"/>
    <w:rsid w:val="003B0EB7"/>
    <w:rsid w:val="003B1466"/>
    <w:rsid w:val="003B1615"/>
    <w:rsid w:val="003B19B2"/>
    <w:rsid w:val="003B2BFD"/>
    <w:rsid w:val="003B2EA2"/>
    <w:rsid w:val="003B309D"/>
    <w:rsid w:val="003B374B"/>
    <w:rsid w:val="003B3EE6"/>
    <w:rsid w:val="003B4816"/>
    <w:rsid w:val="003B54B0"/>
    <w:rsid w:val="003B5D5C"/>
    <w:rsid w:val="003B650A"/>
    <w:rsid w:val="003B6A87"/>
    <w:rsid w:val="003B715B"/>
    <w:rsid w:val="003B748F"/>
    <w:rsid w:val="003C173F"/>
    <w:rsid w:val="003C2312"/>
    <w:rsid w:val="003C3FC9"/>
    <w:rsid w:val="003C470A"/>
    <w:rsid w:val="003C4C0E"/>
    <w:rsid w:val="003C4CA2"/>
    <w:rsid w:val="003C5C0B"/>
    <w:rsid w:val="003C6FB5"/>
    <w:rsid w:val="003C76A1"/>
    <w:rsid w:val="003C7DAC"/>
    <w:rsid w:val="003D0383"/>
    <w:rsid w:val="003D06B3"/>
    <w:rsid w:val="003D0960"/>
    <w:rsid w:val="003D1136"/>
    <w:rsid w:val="003D3059"/>
    <w:rsid w:val="003D3FD7"/>
    <w:rsid w:val="003D5179"/>
    <w:rsid w:val="003D51E3"/>
    <w:rsid w:val="003D592B"/>
    <w:rsid w:val="003D6BAE"/>
    <w:rsid w:val="003D6F06"/>
    <w:rsid w:val="003D6F8F"/>
    <w:rsid w:val="003D7A8E"/>
    <w:rsid w:val="003E27E2"/>
    <w:rsid w:val="003E2D2A"/>
    <w:rsid w:val="003E2F7E"/>
    <w:rsid w:val="003E450A"/>
    <w:rsid w:val="003E4585"/>
    <w:rsid w:val="003E53FF"/>
    <w:rsid w:val="003E5EA5"/>
    <w:rsid w:val="003E6253"/>
    <w:rsid w:val="003F0FB2"/>
    <w:rsid w:val="003F2A39"/>
    <w:rsid w:val="003F3783"/>
    <w:rsid w:val="003F379F"/>
    <w:rsid w:val="003F3FC4"/>
    <w:rsid w:val="003F45CC"/>
    <w:rsid w:val="003F4777"/>
    <w:rsid w:val="003F4DA6"/>
    <w:rsid w:val="003F4DAE"/>
    <w:rsid w:val="003F6587"/>
    <w:rsid w:val="003F66CB"/>
    <w:rsid w:val="003F7619"/>
    <w:rsid w:val="003F7F37"/>
    <w:rsid w:val="0040032B"/>
    <w:rsid w:val="004010F6"/>
    <w:rsid w:val="00401D60"/>
    <w:rsid w:val="004024F0"/>
    <w:rsid w:val="004025DC"/>
    <w:rsid w:val="00402AAC"/>
    <w:rsid w:val="00402BC8"/>
    <w:rsid w:val="0040376B"/>
    <w:rsid w:val="004053E2"/>
    <w:rsid w:val="00406330"/>
    <w:rsid w:val="004068EB"/>
    <w:rsid w:val="00406B80"/>
    <w:rsid w:val="004071D8"/>
    <w:rsid w:val="00410040"/>
    <w:rsid w:val="00410BFB"/>
    <w:rsid w:val="00411B7F"/>
    <w:rsid w:val="00412708"/>
    <w:rsid w:val="00412884"/>
    <w:rsid w:val="004129F7"/>
    <w:rsid w:val="00412B28"/>
    <w:rsid w:val="00413EFF"/>
    <w:rsid w:val="004147A5"/>
    <w:rsid w:val="00414852"/>
    <w:rsid w:val="00414A9B"/>
    <w:rsid w:val="00414E2C"/>
    <w:rsid w:val="004156F0"/>
    <w:rsid w:val="00417DD9"/>
    <w:rsid w:val="0042106C"/>
    <w:rsid w:val="004217BE"/>
    <w:rsid w:val="00421A83"/>
    <w:rsid w:val="0042231C"/>
    <w:rsid w:val="00422703"/>
    <w:rsid w:val="00422BA0"/>
    <w:rsid w:val="00423825"/>
    <w:rsid w:val="00423AA6"/>
    <w:rsid w:val="00423B34"/>
    <w:rsid w:val="00423F20"/>
    <w:rsid w:val="00424D61"/>
    <w:rsid w:val="00424FB2"/>
    <w:rsid w:val="00426E8D"/>
    <w:rsid w:val="00427586"/>
    <w:rsid w:val="00427E2D"/>
    <w:rsid w:val="00430906"/>
    <w:rsid w:val="00432621"/>
    <w:rsid w:val="00432F67"/>
    <w:rsid w:val="00435C40"/>
    <w:rsid w:val="00436212"/>
    <w:rsid w:val="00436ACD"/>
    <w:rsid w:val="004370BE"/>
    <w:rsid w:val="004372AF"/>
    <w:rsid w:val="0043778A"/>
    <w:rsid w:val="00440FAE"/>
    <w:rsid w:val="0044142F"/>
    <w:rsid w:val="00442715"/>
    <w:rsid w:val="00442E6B"/>
    <w:rsid w:val="00443513"/>
    <w:rsid w:val="0044354A"/>
    <w:rsid w:val="00443701"/>
    <w:rsid w:val="0044388F"/>
    <w:rsid w:val="00444038"/>
    <w:rsid w:val="0044425E"/>
    <w:rsid w:val="00444A03"/>
    <w:rsid w:val="004460E6"/>
    <w:rsid w:val="004463A0"/>
    <w:rsid w:val="004470EF"/>
    <w:rsid w:val="00447153"/>
    <w:rsid w:val="00447D3F"/>
    <w:rsid w:val="004514AC"/>
    <w:rsid w:val="00451651"/>
    <w:rsid w:val="004520C4"/>
    <w:rsid w:val="004531A3"/>
    <w:rsid w:val="0045499F"/>
    <w:rsid w:val="00454ABE"/>
    <w:rsid w:val="0045524F"/>
    <w:rsid w:val="0045572D"/>
    <w:rsid w:val="004601E8"/>
    <w:rsid w:val="0046094A"/>
    <w:rsid w:val="00460C63"/>
    <w:rsid w:val="004619E7"/>
    <w:rsid w:val="00461ADE"/>
    <w:rsid w:val="00462686"/>
    <w:rsid w:val="004627E8"/>
    <w:rsid w:val="004628F4"/>
    <w:rsid w:val="00465B9A"/>
    <w:rsid w:val="004664FE"/>
    <w:rsid w:val="00467191"/>
    <w:rsid w:val="00467A71"/>
    <w:rsid w:val="0047047B"/>
    <w:rsid w:val="00470A03"/>
    <w:rsid w:val="00470B58"/>
    <w:rsid w:val="00471E81"/>
    <w:rsid w:val="004725C8"/>
    <w:rsid w:val="004725FF"/>
    <w:rsid w:val="004726F7"/>
    <w:rsid w:val="00472CF3"/>
    <w:rsid w:val="00474564"/>
    <w:rsid w:val="00474A61"/>
    <w:rsid w:val="00476FA2"/>
    <w:rsid w:val="00477EFE"/>
    <w:rsid w:val="004811D4"/>
    <w:rsid w:val="00481279"/>
    <w:rsid w:val="004819E3"/>
    <w:rsid w:val="00482003"/>
    <w:rsid w:val="00482248"/>
    <w:rsid w:val="00482C9E"/>
    <w:rsid w:val="0048307A"/>
    <w:rsid w:val="00483906"/>
    <w:rsid w:val="00483A5B"/>
    <w:rsid w:val="0048446C"/>
    <w:rsid w:val="00485128"/>
    <w:rsid w:val="00485BA6"/>
    <w:rsid w:val="004875D5"/>
    <w:rsid w:val="004915D8"/>
    <w:rsid w:val="00491E8C"/>
    <w:rsid w:val="00492007"/>
    <w:rsid w:val="00492040"/>
    <w:rsid w:val="004924BE"/>
    <w:rsid w:val="004924E7"/>
    <w:rsid w:val="0049298E"/>
    <w:rsid w:val="00496536"/>
    <w:rsid w:val="004969F8"/>
    <w:rsid w:val="00496AEE"/>
    <w:rsid w:val="00496DF5"/>
    <w:rsid w:val="00496F6E"/>
    <w:rsid w:val="0049726D"/>
    <w:rsid w:val="00497B61"/>
    <w:rsid w:val="00497C74"/>
    <w:rsid w:val="00497DBE"/>
    <w:rsid w:val="004A0D0F"/>
    <w:rsid w:val="004A105B"/>
    <w:rsid w:val="004A1376"/>
    <w:rsid w:val="004A1E64"/>
    <w:rsid w:val="004A1F12"/>
    <w:rsid w:val="004A32AA"/>
    <w:rsid w:val="004A35DE"/>
    <w:rsid w:val="004A3734"/>
    <w:rsid w:val="004A4AAE"/>
    <w:rsid w:val="004A4C3B"/>
    <w:rsid w:val="004A5B9D"/>
    <w:rsid w:val="004A6428"/>
    <w:rsid w:val="004A6A6F"/>
    <w:rsid w:val="004A7127"/>
    <w:rsid w:val="004A7701"/>
    <w:rsid w:val="004A7CFD"/>
    <w:rsid w:val="004B064A"/>
    <w:rsid w:val="004B10AA"/>
    <w:rsid w:val="004B1137"/>
    <w:rsid w:val="004B25B8"/>
    <w:rsid w:val="004B3154"/>
    <w:rsid w:val="004B4F4C"/>
    <w:rsid w:val="004B5103"/>
    <w:rsid w:val="004B5A2B"/>
    <w:rsid w:val="004B5E94"/>
    <w:rsid w:val="004B6576"/>
    <w:rsid w:val="004B7334"/>
    <w:rsid w:val="004C0075"/>
    <w:rsid w:val="004C280A"/>
    <w:rsid w:val="004C2982"/>
    <w:rsid w:val="004C2E01"/>
    <w:rsid w:val="004C3160"/>
    <w:rsid w:val="004C3A3B"/>
    <w:rsid w:val="004C3F8B"/>
    <w:rsid w:val="004C4876"/>
    <w:rsid w:val="004C4A9D"/>
    <w:rsid w:val="004C5F58"/>
    <w:rsid w:val="004C6135"/>
    <w:rsid w:val="004C631F"/>
    <w:rsid w:val="004C64D6"/>
    <w:rsid w:val="004C658D"/>
    <w:rsid w:val="004C6B85"/>
    <w:rsid w:val="004C6DDB"/>
    <w:rsid w:val="004C6F83"/>
    <w:rsid w:val="004C730A"/>
    <w:rsid w:val="004C7776"/>
    <w:rsid w:val="004C7E66"/>
    <w:rsid w:val="004D16F2"/>
    <w:rsid w:val="004D1A72"/>
    <w:rsid w:val="004D1B42"/>
    <w:rsid w:val="004D2BB2"/>
    <w:rsid w:val="004D2BCF"/>
    <w:rsid w:val="004D346F"/>
    <w:rsid w:val="004D3B6C"/>
    <w:rsid w:val="004D4069"/>
    <w:rsid w:val="004D4D0E"/>
    <w:rsid w:val="004D5741"/>
    <w:rsid w:val="004D5CB9"/>
    <w:rsid w:val="004D6C06"/>
    <w:rsid w:val="004D6C52"/>
    <w:rsid w:val="004D703A"/>
    <w:rsid w:val="004D7351"/>
    <w:rsid w:val="004D7B94"/>
    <w:rsid w:val="004E0B89"/>
    <w:rsid w:val="004E1E9D"/>
    <w:rsid w:val="004E2B3D"/>
    <w:rsid w:val="004E3705"/>
    <w:rsid w:val="004E37BC"/>
    <w:rsid w:val="004E4C45"/>
    <w:rsid w:val="004E4CA4"/>
    <w:rsid w:val="004E5D62"/>
    <w:rsid w:val="004E708B"/>
    <w:rsid w:val="004E7693"/>
    <w:rsid w:val="004E7EAD"/>
    <w:rsid w:val="004F1DB9"/>
    <w:rsid w:val="004F2674"/>
    <w:rsid w:val="004F2CAD"/>
    <w:rsid w:val="004F30B2"/>
    <w:rsid w:val="004F331B"/>
    <w:rsid w:val="004F3574"/>
    <w:rsid w:val="004F3DAC"/>
    <w:rsid w:val="004F46F9"/>
    <w:rsid w:val="004F50F8"/>
    <w:rsid w:val="004F5AE8"/>
    <w:rsid w:val="004F660E"/>
    <w:rsid w:val="004F735E"/>
    <w:rsid w:val="0050096C"/>
    <w:rsid w:val="00501413"/>
    <w:rsid w:val="00501B3B"/>
    <w:rsid w:val="00501B8B"/>
    <w:rsid w:val="00501C66"/>
    <w:rsid w:val="00501EC1"/>
    <w:rsid w:val="00502173"/>
    <w:rsid w:val="005026A1"/>
    <w:rsid w:val="00502B78"/>
    <w:rsid w:val="00503876"/>
    <w:rsid w:val="00503AA6"/>
    <w:rsid w:val="00504520"/>
    <w:rsid w:val="00504788"/>
    <w:rsid w:val="00505262"/>
    <w:rsid w:val="005052D9"/>
    <w:rsid w:val="00506011"/>
    <w:rsid w:val="00506F68"/>
    <w:rsid w:val="00506FC5"/>
    <w:rsid w:val="00507F1A"/>
    <w:rsid w:val="00510078"/>
    <w:rsid w:val="00510CE8"/>
    <w:rsid w:val="005124B2"/>
    <w:rsid w:val="00512890"/>
    <w:rsid w:val="00512F73"/>
    <w:rsid w:val="00513242"/>
    <w:rsid w:val="00513479"/>
    <w:rsid w:val="00514A05"/>
    <w:rsid w:val="00515BA4"/>
    <w:rsid w:val="00516492"/>
    <w:rsid w:val="0051699F"/>
    <w:rsid w:val="00516F9C"/>
    <w:rsid w:val="00517515"/>
    <w:rsid w:val="005178AD"/>
    <w:rsid w:val="00517E89"/>
    <w:rsid w:val="00520305"/>
    <w:rsid w:val="00523AD7"/>
    <w:rsid w:val="005243EB"/>
    <w:rsid w:val="00524D75"/>
    <w:rsid w:val="0052512D"/>
    <w:rsid w:val="005256E9"/>
    <w:rsid w:val="005261AC"/>
    <w:rsid w:val="00527B06"/>
    <w:rsid w:val="00527D22"/>
    <w:rsid w:val="005304EE"/>
    <w:rsid w:val="00530DF3"/>
    <w:rsid w:val="005311DE"/>
    <w:rsid w:val="00531423"/>
    <w:rsid w:val="005316DB"/>
    <w:rsid w:val="005319F7"/>
    <w:rsid w:val="00533EA4"/>
    <w:rsid w:val="00534BEE"/>
    <w:rsid w:val="00534C4B"/>
    <w:rsid w:val="00541C5B"/>
    <w:rsid w:val="00541F4B"/>
    <w:rsid w:val="005429B9"/>
    <w:rsid w:val="00543124"/>
    <w:rsid w:val="0054463E"/>
    <w:rsid w:val="00545AFC"/>
    <w:rsid w:val="00546290"/>
    <w:rsid w:val="00546298"/>
    <w:rsid w:val="00546302"/>
    <w:rsid w:val="00546983"/>
    <w:rsid w:val="00546BD4"/>
    <w:rsid w:val="005473EF"/>
    <w:rsid w:val="0054740B"/>
    <w:rsid w:val="00547621"/>
    <w:rsid w:val="0055124D"/>
    <w:rsid w:val="00551518"/>
    <w:rsid w:val="00551D5F"/>
    <w:rsid w:val="00553791"/>
    <w:rsid w:val="00554EFE"/>
    <w:rsid w:val="00555226"/>
    <w:rsid w:val="005555C7"/>
    <w:rsid w:val="00555A0D"/>
    <w:rsid w:val="00555C62"/>
    <w:rsid w:val="00555E2F"/>
    <w:rsid w:val="005569D6"/>
    <w:rsid w:val="005571B7"/>
    <w:rsid w:val="005576CC"/>
    <w:rsid w:val="00557764"/>
    <w:rsid w:val="00557896"/>
    <w:rsid w:val="00557C70"/>
    <w:rsid w:val="00560083"/>
    <w:rsid w:val="00561A1F"/>
    <w:rsid w:val="00561D33"/>
    <w:rsid w:val="00563287"/>
    <w:rsid w:val="00564B80"/>
    <w:rsid w:val="00564BC4"/>
    <w:rsid w:val="00564C0C"/>
    <w:rsid w:val="00566A87"/>
    <w:rsid w:val="005702C3"/>
    <w:rsid w:val="00572191"/>
    <w:rsid w:val="005746C9"/>
    <w:rsid w:val="00574862"/>
    <w:rsid w:val="00574F14"/>
    <w:rsid w:val="00575045"/>
    <w:rsid w:val="00575EB3"/>
    <w:rsid w:val="0057616E"/>
    <w:rsid w:val="00576B8F"/>
    <w:rsid w:val="00577AB0"/>
    <w:rsid w:val="00580340"/>
    <w:rsid w:val="00580373"/>
    <w:rsid w:val="0058037F"/>
    <w:rsid w:val="005804A6"/>
    <w:rsid w:val="00580FE7"/>
    <w:rsid w:val="0058160D"/>
    <w:rsid w:val="00581A39"/>
    <w:rsid w:val="0058275B"/>
    <w:rsid w:val="00584A30"/>
    <w:rsid w:val="005865D4"/>
    <w:rsid w:val="005877D1"/>
    <w:rsid w:val="00587C60"/>
    <w:rsid w:val="005901CE"/>
    <w:rsid w:val="00590462"/>
    <w:rsid w:val="00591A4E"/>
    <w:rsid w:val="00592246"/>
    <w:rsid w:val="0059229E"/>
    <w:rsid w:val="00592594"/>
    <w:rsid w:val="00594407"/>
    <w:rsid w:val="00594558"/>
    <w:rsid w:val="00594F06"/>
    <w:rsid w:val="00595A26"/>
    <w:rsid w:val="00595E95"/>
    <w:rsid w:val="005972D9"/>
    <w:rsid w:val="005972F7"/>
    <w:rsid w:val="005977B0"/>
    <w:rsid w:val="005A1C53"/>
    <w:rsid w:val="005A226F"/>
    <w:rsid w:val="005A229E"/>
    <w:rsid w:val="005A236E"/>
    <w:rsid w:val="005A29F6"/>
    <w:rsid w:val="005A3514"/>
    <w:rsid w:val="005A3C4A"/>
    <w:rsid w:val="005A444C"/>
    <w:rsid w:val="005A4E7D"/>
    <w:rsid w:val="005A55EC"/>
    <w:rsid w:val="005A5667"/>
    <w:rsid w:val="005A58C5"/>
    <w:rsid w:val="005A5D1B"/>
    <w:rsid w:val="005A65AB"/>
    <w:rsid w:val="005A6699"/>
    <w:rsid w:val="005A7582"/>
    <w:rsid w:val="005A79E8"/>
    <w:rsid w:val="005A7FCB"/>
    <w:rsid w:val="005B0C0A"/>
    <w:rsid w:val="005B10A5"/>
    <w:rsid w:val="005B168B"/>
    <w:rsid w:val="005B29A0"/>
    <w:rsid w:val="005B3441"/>
    <w:rsid w:val="005B3B25"/>
    <w:rsid w:val="005B3C9A"/>
    <w:rsid w:val="005B43FD"/>
    <w:rsid w:val="005B503B"/>
    <w:rsid w:val="005B5700"/>
    <w:rsid w:val="005B577D"/>
    <w:rsid w:val="005B5C5C"/>
    <w:rsid w:val="005B6A0B"/>
    <w:rsid w:val="005B70D3"/>
    <w:rsid w:val="005B71D5"/>
    <w:rsid w:val="005B734B"/>
    <w:rsid w:val="005B75D4"/>
    <w:rsid w:val="005B7B34"/>
    <w:rsid w:val="005C0380"/>
    <w:rsid w:val="005C0476"/>
    <w:rsid w:val="005C0618"/>
    <w:rsid w:val="005C1318"/>
    <w:rsid w:val="005C1A4E"/>
    <w:rsid w:val="005C27CA"/>
    <w:rsid w:val="005C2A2C"/>
    <w:rsid w:val="005C2AC8"/>
    <w:rsid w:val="005C2E4B"/>
    <w:rsid w:val="005C3E16"/>
    <w:rsid w:val="005C476D"/>
    <w:rsid w:val="005C47C3"/>
    <w:rsid w:val="005C58E8"/>
    <w:rsid w:val="005C5A1E"/>
    <w:rsid w:val="005C6445"/>
    <w:rsid w:val="005C752D"/>
    <w:rsid w:val="005C7691"/>
    <w:rsid w:val="005C7B4A"/>
    <w:rsid w:val="005D0287"/>
    <w:rsid w:val="005D19DD"/>
    <w:rsid w:val="005D1E16"/>
    <w:rsid w:val="005D2CEE"/>
    <w:rsid w:val="005D3644"/>
    <w:rsid w:val="005D3B67"/>
    <w:rsid w:val="005D41BD"/>
    <w:rsid w:val="005D439A"/>
    <w:rsid w:val="005D4C7F"/>
    <w:rsid w:val="005D5A1C"/>
    <w:rsid w:val="005D6DEB"/>
    <w:rsid w:val="005D71C5"/>
    <w:rsid w:val="005D772E"/>
    <w:rsid w:val="005E0421"/>
    <w:rsid w:val="005E096B"/>
    <w:rsid w:val="005E0B4A"/>
    <w:rsid w:val="005E2C30"/>
    <w:rsid w:val="005E2E4D"/>
    <w:rsid w:val="005E3499"/>
    <w:rsid w:val="005E3D8E"/>
    <w:rsid w:val="005E3DE1"/>
    <w:rsid w:val="005E3EBB"/>
    <w:rsid w:val="005E4E53"/>
    <w:rsid w:val="005F1933"/>
    <w:rsid w:val="005F268E"/>
    <w:rsid w:val="005F29C9"/>
    <w:rsid w:val="005F2CD0"/>
    <w:rsid w:val="005F3487"/>
    <w:rsid w:val="005F3B3A"/>
    <w:rsid w:val="005F58B8"/>
    <w:rsid w:val="005F672A"/>
    <w:rsid w:val="005F67D0"/>
    <w:rsid w:val="005F6A14"/>
    <w:rsid w:val="00600E5A"/>
    <w:rsid w:val="0060118F"/>
    <w:rsid w:val="00601EEB"/>
    <w:rsid w:val="00603B9A"/>
    <w:rsid w:val="006042AF"/>
    <w:rsid w:val="00604E0F"/>
    <w:rsid w:val="006075F3"/>
    <w:rsid w:val="00607742"/>
    <w:rsid w:val="00607ADC"/>
    <w:rsid w:val="00610656"/>
    <w:rsid w:val="00611018"/>
    <w:rsid w:val="00611C96"/>
    <w:rsid w:val="00612403"/>
    <w:rsid w:val="006127F6"/>
    <w:rsid w:val="00612905"/>
    <w:rsid w:val="00612CD1"/>
    <w:rsid w:val="006130C9"/>
    <w:rsid w:val="00613639"/>
    <w:rsid w:val="00615587"/>
    <w:rsid w:val="006156DB"/>
    <w:rsid w:val="0061731E"/>
    <w:rsid w:val="00617441"/>
    <w:rsid w:val="006205B3"/>
    <w:rsid w:val="0062066A"/>
    <w:rsid w:val="00621812"/>
    <w:rsid w:val="00622672"/>
    <w:rsid w:val="00622794"/>
    <w:rsid w:val="006229CB"/>
    <w:rsid w:val="0062305E"/>
    <w:rsid w:val="00623298"/>
    <w:rsid w:val="00623C38"/>
    <w:rsid w:val="00623F11"/>
    <w:rsid w:val="006246D4"/>
    <w:rsid w:val="00625266"/>
    <w:rsid w:val="006255CE"/>
    <w:rsid w:val="00625EE0"/>
    <w:rsid w:val="006260B8"/>
    <w:rsid w:val="006312B5"/>
    <w:rsid w:val="0063166F"/>
    <w:rsid w:val="00631777"/>
    <w:rsid w:val="006319BF"/>
    <w:rsid w:val="0063289F"/>
    <w:rsid w:val="00633207"/>
    <w:rsid w:val="00633CCE"/>
    <w:rsid w:val="00634014"/>
    <w:rsid w:val="00634358"/>
    <w:rsid w:val="006348AB"/>
    <w:rsid w:val="006365DC"/>
    <w:rsid w:val="006376DD"/>
    <w:rsid w:val="006405BB"/>
    <w:rsid w:val="006414AE"/>
    <w:rsid w:val="006429CB"/>
    <w:rsid w:val="00643DE6"/>
    <w:rsid w:val="0064471D"/>
    <w:rsid w:val="0064480E"/>
    <w:rsid w:val="00645072"/>
    <w:rsid w:val="00645786"/>
    <w:rsid w:val="00645AF9"/>
    <w:rsid w:val="006476E7"/>
    <w:rsid w:val="00647FB2"/>
    <w:rsid w:val="00650912"/>
    <w:rsid w:val="00650CFC"/>
    <w:rsid w:val="00651E9F"/>
    <w:rsid w:val="006525C7"/>
    <w:rsid w:val="0065365F"/>
    <w:rsid w:val="00654911"/>
    <w:rsid w:val="0065563D"/>
    <w:rsid w:val="006557EE"/>
    <w:rsid w:val="00656395"/>
    <w:rsid w:val="006572F4"/>
    <w:rsid w:val="00657D00"/>
    <w:rsid w:val="00660624"/>
    <w:rsid w:val="00660821"/>
    <w:rsid w:val="00661366"/>
    <w:rsid w:val="0066143E"/>
    <w:rsid w:val="00661DA1"/>
    <w:rsid w:val="00662EF9"/>
    <w:rsid w:val="00663568"/>
    <w:rsid w:val="00663AA7"/>
    <w:rsid w:val="006640B0"/>
    <w:rsid w:val="00667104"/>
    <w:rsid w:val="006674C4"/>
    <w:rsid w:val="006700B6"/>
    <w:rsid w:val="006702F5"/>
    <w:rsid w:val="006706B6"/>
    <w:rsid w:val="00670DD4"/>
    <w:rsid w:val="006738A8"/>
    <w:rsid w:val="006743D3"/>
    <w:rsid w:val="00674F14"/>
    <w:rsid w:val="0067528A"/>
    <w:rsid w:val="00675EED"/>
    <w:rsid w:val="006767DE"/>
    <w:rsid w:val="00676C7B"/>
    <w:rsid w:val="00677D0A"/>
    <w:rsid w:val="00680750"/>
    <w:rsid w:val="00680D4D"/>
    <w:rsid w:val="006811A5"/>
    <w:rsid w:val="00681A6D"/>
    <w:rsid w:val="00681AE3"/>
    <w:rsid w:val="00681F71"/>
    <w:rsid w:val="006820BA"/>
    <w:rsid w:val="00682124"/>
    <w:rsid w:val="00682B2A"/>
    <w:rsid w:val="00683E50"/>
    <w:rsid w:val="00684223"/>
    <w:rsid w:val="00685AE9"/>
    <w:rsid w:val="00685F73"/>
    <w:rsid w:val="00686AED"/>
    <w:rsid w:val="006871FA"/>
    <w:rsid w:val="00687792"/>
    <w:rsid w:val="006903F6"/>
    <w:rsid w:val="00690C5E"/>
    <w:rsid w:val="00690F4A"/>
    <w:rsid w:val="0069144C"/>
    <w:rsid w:val="0069166E"/>
    <w:rsid w:val="00692248"/>
    <w:rsid w:val="006923E2"/>
    <w:rsid w:val="006927EC"/>
    <w:rsid w:val="00692C24"/>
    <w:rsid w:val="00693611"/>
    <w:rsid w:val="0069404B"/>
    <w:rsid w:val="0069567B"/>
    <w:rsid w:val="006956E1"/>
    <w:rsid w:val="0069722A"/>
    <w:rsid w:val="006973CB"/>
    <w:rsid w:val="00697553"/>
    <w:rsid w:val="006A0472"/>
    <w:rsid w:val="006A0A91"/>
    <w:rsid w:val="006A0BA7"/>
    <w:rsid w:val="006A113E"/>
    <w:rsid w:val="006A26C2"/>
    <w:rsid w:val="006A2782"/>
    <w:rsid w:val="006A3674"/>
    <w:rsid w:val="006A3684"/>
    <w:rsid w:val="006A3B43"/>
    <w:rsid w:val="006A3DCF"/>
    <w:rsid w:val="006A49FE"/>
    <w:rsid w:val="006A660D"/>
    <w:rsid w:val="006A7265"/>
    <w:rsid w:val="006A7E32"/>
    <w:rsid w:val="006A7FBF"/>
    <w:rsid w:val="006B1832"/>
    <w:rsid w:val="006B2019"/>
    <w:rsid w:val="006B2571"/>
    <w:rsid w:val="006B2A1D"/>
    <w:rsid w:val="006B3656"/>
    <w:rsid w:val="006B4DF9"/>
    <w:rsid w:val="006B58D9"/>
    <w:rsid w:val="006B5A7A"/>
    <w:rsid w:val="006B6C60"/>
    <w:rsid w:val="006B713E"/>
    <w:rsid w:val="006B7195"/>
    <w:rsid w:val="006B7371"/>
    <w:rsid w:val="006B7778"/>
    <w:rsid w:val="006C04B0"/>
    <w:rsid w:val="006C0E25"/>
    <w:rsid w:val="006C124A"/>
    <w:rsid w:val="006C1C4F"/>
    <w:rsid w:val="006C27B7"/>
    <w:rsid w:val="006C39FE"/>
    <w:rsid w:val="006C40BC"/>
    <w:rsid w:val="006C457C"/>
    <w:rsid w:val="006C5ADB"/>
    <w:rsid w:val="006C5E2F"/>
    <w:rsid w:val="006C649D"/>
    <w:rsid w:val="006C71DF"/>
    <w:rsid w:val="006C725A"/>
    <w:rsid w:val="006C748C"/>
    <w:rsid w:val="006C76B2"/>
    <w:rsid w:val="006D0A1C"/>
    <w:rsid w:val="006D0CCC"/>
    <w:rsid w:val="006D127E"/>
    <w:rsid w:val="006D1845"/>
    <w:rsid w:val="006D1CA4"/>
    <w:rsid w:val="006D205A"/>
    <w:rsid w:val="006D2E08"/>
    <w:rsid w:val="006D383B"/>
    <w:rsid w:val="006D3D05"/>
    <w:rsid w:val="006D4C90"/>
    <w:rsid w:val="006D52BA"/>
    <w:rsid w:val="006D5521"/>
    <w:rsid w:val="006D57C1"/>
    <w:rsid w:val="006D5975"/>
    <w:rsid w:val="006D68E3"/>
    <w:rsid w:val="006E0DA9"/>
    <w:rsid w:val="006E20AD"/>
    <w:rsid w:val="006E2DBF"/>
    <w:rsid w:val="006E2E76"/>
    <w:rsid w:val="006E3270"/>
    <w:rsid w:val="006E3358"/>
    <w:rsid w:val="006E359D"/>
    <w:rsid w:val="006E3891"/>
    <w:rsid w:val="006E6D84"/>
    <w:rsid w:val="006E7308"/>
    <w:rsid w:val="006E757C"/>
    <w:rsid w:val="006E7800"/>
    <w:rsid w:val="006E7ECC"/>
    <w:rsid w:val="006F2A22"/>
    <w:rsid w:val="006F36FE"/>
    <w:rsid w:val="006F4029"/>
    <w:rsid w:val="006F45B6"/>
    <w:rsid w:val="006F4770"/>
    <w:rsid w:val="006F63C3"/>
    <w:rsid w:val="006F6F60"/>
    <w:rsid w:val="006F6F98"/>
    <w:rsid w:val="006F718A"/>
    <w:rsid w:val="006F7474"/>
    <w:rsid w:val="0070039F"/>
    <w:rsid w:val="0070048E"/>
    <w:rsid w:val="007007C7"/>
    <w:rsid w:val="0070155F"/>
    <w:rsid w:val="007015CA"/>
    <w:rsid w:val="00701A07"/>
    <w:rsid w:val="00702894"/>
    <w:rsid w:val="00703410"/>
    <w:rsid w:val="00703511"/>
    <w:rsid w:val="00704649"/>
    <w:rsid w:val="00704E7F"/>
    <w:rsid w:val="00710254"/>
    <w:rsid w:val="00712006"/>
    <w:rsid w:val="007124DB"/>
    <w:rsid w:val="007129D5"/>
    <w:rsid w:val="007142E1"/>
    <w:rsid w:val="007149FD"/>
    <w:rsid w:val="00716398"/>
    <w:rsid w:val="00716409"/>
    <w:rsid w:val="0071667A"/>
    <w:rsid w:val="00716752"/>
    <w:rsid w:val="0071704E"/>
    <w:rsid w:val="007174C6"/>
    <w:rsid w:val="00721BDE"/>
    <w:rsid w:val="00721E05"/>
    <w:rsid w:val="00721E8D"/>
    <w:rsid w:val="00722979"/>
    <w:rsid w:val="00724D31"/>
    <w:rsid w:val="00725CA9"/>
    <w:rsid w:val="00725D81"/>
    <w:rsid w:val="0072621B"/>
    <w:rsid w:val="00726728"/>
    <w:rsid w:val="00726F82"/>
    <w:rsid w:val="0072799C"/>
    <w:rsid w:val="00730CBA"/>
    <w:rsid w:val="00730CCA"/>
    <w:rsid w:val="0073147B"/>
    <w:rsid w:val="00731E56"/>
    <w:rsid w:val="00732B5A"/>
    <w:rsid w:val="0073305F"/>
    <w:rsid w:val="007334C0"/>
    <w:rsid w:val="00733A02"/>
    <w:rsid w:val="007348A8"/>
    <w:rsid w:val="007355AC"/>
    <w:rsid w:val="00735705"/>
    <w:rsid w:val="007361A8"/>
    <w:rsid w:val="00736579"/>
    <w:rsid w:val="0073659C"/>
    <w:rsid w:val="0073666F"/>
    <w:rsid w:val="0073672C"/>
    <w:rsid w:val="00740A97"/>
    <w:rsid w:val="007410FB"/>
    <w:rsid w:val="00741233"/>
    <w:rsid w:val="007419A3"/>
    <w:rsid w:val="00741F14"/>
    <w:rsid w:val="00742541"/>
    <w:rsid w:val="00742825"/>
    <w:rsid w:val="00742CCE"/>
    <w:rsid w:val="0074324E"/>
    <w:rsid w:val="00743CE5"/>
    <w:rsid w:val="00743DEC"/>
    <w:rsid w:val="00744D35"/>
    <w:rsid w:val="007451A3"/>
    <w:rsid w:val="007452B8"/>
    <w:rsid w:val="007452E4"/>
    <w:rsid w:val="00745482"/>
    <w:rsid w:val="00745942"/>
    <w:rsid w:val="007462B6"/>
    <w:rsid w:val="00746316"/>
    <w:rsid w:val="00746B47"/>
    <w:rsid w:val="00747C64"/>
    <w:rsid w:val="0075040F"/>
    <w:rsid w:val="007504E0"/>
    <w:rsid w:val="007506E6"/>
    <w:rsid w:val="007514B7"/>
    <w:rsid w:val="007516E6"/>
    <w:rsid w:val="00752009"/>
    <w:rsid w:val="007531CB"/>
    <w:rsid w:val="00753462"/>
    <w:rsid w:val="007535AF"/>
    <w:rsid w:val="00753E6D"/>
    <w:rsid w:val="00753F43"/>
    <w:rsid w:val="00755955"/>
    <w:rsid w:val="0075605B"/>
    <w:rsid w:val="00756AAE"/>
    <w:rsid w:val="00756BDB"/>
    <w:rsid w:val="00757134"/>
    <w:rsid w:val="00760FBB"/>
    <w:rsid w:val="00761E10"/>
    <w:rsid w:val="0076423A"/>
    <w:rsid w:val="0076433A"/>
    <w:rsid w:val="00765309"/>
    <w:rsid w:val="007654BC"/>
    <w:rsid w:val="0076578C"/>
    <w:rsid w:val="0076688C"/>
    <w:rsid w:val="00767057"/>
    <w:rsid w:val="00767A06"/>
    <w:rsid w:val="00767D6A"/>
    <w:rsid w:val="00774D5E"/>
    <w:rsid w:val="00776153"/>
    <w:rsid w:val="00776164"/>
    <w:rsid w:val="0077692A"/>
    <w:rsid w:val="00777FF5"/>
    <w:rsid w:val="00780167"/>
    <w:rsid w:val="0078251C"/>
    <w:rsid w:val="00782D27"/>
    <w:rsid w:val="00783389"/>
    <w:rsid w:val="007850BA"/>
    <w:rsid w:val="0078730B"/>
    <w:rsid w:val="007902B6"/>
    <w:rsid w:val="007926D6"/>
    <w:rsid w:val="007927C4"/>
    <w:rsid w:val="00792A9D"/>
    <w:rsid w:val="00792D0C"/>
    <w:rsid w:val="007944D7"/>
    <w:rsid w:val="00794A8D"/>
    <w:rsid w:val="0079504D"/>
    <w:rsid w:val="007953A6"/>
    <w:rsid w:val="007954CF"/>
    <w:rsid w:val="007956A5"/>
    <w:rsid w:val="00796296"/>
    <w:rsid w:val="007962E7"/>
    <w:rsid w:val="00796E64"/>
    <w:rsid w:val="0079722E"/>
    <w:rsid w:val="007A012F"/>
    <w:rsid w:val="007A01A7"/>
    <w:rsid w:val="007A0AE3"/>
    <w:rsid w:val="007A0D9B"/>
    <w:rsid w:val="007A1E0C"/>
    <w:rsid w:val="007A25EE"/>
    <w:rsid w:val="007A2670"/>
    <w:rsid w:val="007A357F"/>
    <w:rsid w:val="007A37A7"/>
    <w:rsid w:val="007A384E"/>
    <w:rsid w:val="007A3F44"/>
    <w:rsid w:val="007A6597"/>
    <w:rsid w:val="007A75EB"/>
    <w:rsid w:val="007B12CE"/>
    <w:rsid w:val="007B1764"/>
    <w:rsid w:val="007B1803"/>
    <w:rsid w:val="007B1D73"/>
    <w:rsid w:val="007B1E25"/>
    <w:rsid w:val="007B269A"/>
    <w:rsid w:val="007B3144"/>
    <w:rsid w:val="007B35AD"/>
    <w:rsid w:val="007B35AF"/>
    <w:rsid w:val="007B37F4"/>
    <w:rsid w:val="007B3858"/>
    <w:rsid w:val="007B3C2D"/>
    <w:rsid w:val="007B40C2"/>
    <w:rsid w:val="007B5355"/>
    <w:rsid w:val="007B556A"/>
    <w:rsid w:val="007B64F3"/>
    <w:rsid w:val="007B6FD4"/>
    <w:rsid w:val="007B73D2"/>
    <w:rsid w:val="007B76A1"/>
    <w:rsid w:val="007B7A03"/>
    <w:rsid w:val="007C02C9"/>
    <w:rsid w:val="007C0D2A"/>
    <w:rsid w:val="007C1678"/>
    <w:rsid w:val="007C16A3"/>
    <w:rsid w:val="007C1C15"/>
    <w:rsid w:val="007C1CEB"/>
    <w:rsid w:val="007C2B05"/>
    <w:rsid w:val="007C35C8"/>
    <w:rsid w:val="007C4BC2"/>
    <w:rsid w:val="007C4F5D"/>
    <w:rsid w:val="007C5CDF"/>
    <w:rsid w:val="007C5EB3"/>
    <w:rsid w:val="007C680C"/>
    <w:rsid w:val="007C7371"/>
    <w:rsid w:val="007C77B6"/>
    <w:rsid w:val="007D036C"/>
    <w:rsid w:val="007D080F"/>
    <w:rsid w:val="007D0A9A"/>
    <w:rsid w:val="007D162D"/>
    <w:rsid w:val="007D2828"/>
    <w:rsid w:val="007D2A20"/>
    <w:rsid w:val="007D2FC1"/>
    <w:rsid w:val="007D3675"/>
    <w:rsid w:val="007D408F"/>
    <w:rsid w:val="007D4BA1"/>
    <w:rsid w:val="007D62B7"/>
    <w:rsid w:val="007D652A"/>
    <w:rsid w:val="007D6A4D"/>
    <w:rsid w:val="007D70E0"/>
    <w:rsid w:val="007E0A29"/>
    <w:rsid w:val="007E1079"/>
    <w:rsid w:val="007E19C2"/>
    <w:rsid w:val="007E1D8F"/>
    <w:rsid w:val="007E309A"/>
    <w:rsid w:val="007E30C4"/>
    <w:rsid w:val="007E33D0"/>
    <w:rsid w:val="007E3AA4"/>
    <w:rsid w:val="007E447A"/>
    <w:rsid w:val="007E536C"/>
    <w:rsid w:val="007E5DBA"/>
    <w:rsid w:val="007E6D20"/>
    <w:rsid w:val="007E71AE"/>
    <w:rsid w:val="007E7447"/>
    <w:rsid w:val="007E7896"/>
    <w:rsid w:val="007E7A88"/>
    <w:rsid w:val="007F05E4"/>
    <w:rsid w:val="007F076A"/>
    <w:rsid w:val="007F0957"/>
    <w:rsid w:val="007F0AA1"/>
    <w:rsid w:val="007F205D"/>
    <w:rsid w:val="007F2584"/>
    <w:rsid w:val="007F26A5"/>
    <w:rsid w:val="007F2A29"/>
    <w:rsid w:val="007F2D85"/>
    <w:rsid w:val="007F32FB"/>
    <w:rsid w:val="007F3480"/>
    <w:rsid w:val="007F3A13"/>
    <w:rsid w:val="007F3D8F"/>
    <w:rsid w:val="007F4250"/>
    <w:rsid w:val="007F5080"/>
    <w:rsid w:val="007F58B3"/>
    <w:rsid w:val="007F72AE"/>
    <w:rsid w:val="007F78B2"/>
    <w:rsid w:val="007F7A79"/>
    <w:rsid w:val="007F7E33"/>
    <w:rsid w:val="00800181"/>
    <w:rsid w:val="00802199"/>
    <w:rsid w:val="00802247"/>
    <w:rsid w:val="00802EF9"/>
    <w:rsid w:val="008051F3"/>
    <w:rsid w:val="00805AA2"/>
    <w:rsid w:val="00806063"/>
    <w:rsid w:val="008064F2"/>
    <w:rsid w:val="00806590"/>
    <w:rsid w:val="00806FFD"/>
    <w:rsid w:val="008075E0"/>
    <w:rsid w:val="008078EB"/>
    <w:rsid w:val="00810F8A"/>
    <w:rsid w:val="008118D4"/>
    <w:rsid w:val="00812948"/>
    <w:rsid w:val="0081344C"/>
    <w:rsid w:val="008149F6"/>
    <w:rsid w:val="00814EE6"/>
    <w:rsid w:val="008153FE"/>
    <w:rsid w:val="00815976"/>
    <w:rsid w:val="00816706"/>
    <w:rsid w:val="00816986"/>
    <w:rsid w:val="00817015"/>
    <w:rsid w:val="00820540"/>
    <w:rsid w:val="008211E8"/>
    <w:rsid w:val="00821385"/>
    <w:rsid w:val="008213DC"/>
    <w:rsid w:val="00821A06"/>
    <w:rsid w:val="00821EE4"/>
    <w:rsid w:val="00822B41"/>
    <w:rsid w:val="0082324E"/>
    <w:rsid w:val="008234CA"/>
    <w:rsid w:val="00824AC8"/>
    <w:rsid w:val="00824D6F"/>
    <w:rsid w:val="00825D4B"/>
    <w:rsid w:val="00826103"/>
    <w:rsid w:val="0082753C"/>
    <w:rsid w:val="0082762A"/>
    <w:rsid w:val="00827FFE"/>
    <w:rsid w:val="00830115"/>
    <w:rsid w:val="00830883"/>
    <w:rsid w:val="00830893"/>
    <w:rsid w:val="008310CB"/>
    <w:rsid w:val="0083156B"/>
    <w:rsid w:val="00831C85"/>
    <w:rsid w:val="00831F95"/>
    <w:rsid w:val="00835860"/>
    <w:rsid w:val="00835D89"/>
    <w:rsid w:val="00836F58"/>
    <w:rsid w:val="00837F76"/>
    <w:rsid w:val="00840179"/>
    <w:rsid w:val="0084218B"/>
    <w:rsid w:val="0084295B"/>
    <w:rsid w:val="00842F8C"/>
    <w:rsid w:val="00843D22"/>
    <w:rsid w:val="008441E0"/>
    <w:rsid w:val="008445ED"/>
    <w:rsid w:val="0084473F"/>
    <w:rsid w:val="00844D0F"/>
    <w:rsid w:val="00844DD5"/>
    <w:rsid w:val="0084515C"/>
    <w:rsid w:val="00845E36"/>
    <w:rsid w:val="0084617E"/>
    <w:rsid w:val="00846800"/>
    <w:rsid w:val="00847A32"/>
    <w:rsid w:val="00850C6B"/>
    <w:rsid w:val="0085167B"/>
    <w:rsid w:val="00851AE2"/>
    <w:rsid w:val="00853873"/>
    <w:rsid w:val="0085396C"/>
    <w:rsid w:val="00853E13"/>
    <w:rsid w:val="00854055"/>
    <w:rsid w:val="00854FF8"/>
    <w:rsid w:val="00855570"/>
    <w:rsid w:val="0085749B"/>
    <w:rsid w:val="008601CB"/>
    <w:rsid w:val="00860560"/>
    <w:rsid w:val="00860A29"/>
    <w:rsid w:val="0086115A"/>
    <w:rsid w:val="008620A6"/>
    <w:rsid w:val="00862CBB"/>
    <w:rsid w:val="00863282"/>
    <w:rsid w:val="00865649"/>
    <w:rsid w:val="00865D0C"/>
    <w:rsid w:val="00866412"/>
    <w:rsid w:val="008672AD"/>
    <w:rsid w:val="00867D6E"/>
    <w:rsid w:val="0087004D"/>
    <w:rsid w:val="0087017D"/>
    <w:rsid w:val="00871465"/>
    <w:rsid w:val="008714E5"/>
    <w:rsid w:val="0087180B"/>
    <w:rsid w:val="00871CF2"/>
    <w:rsid w:val="00872854"/>
    <w:rsid w:val="00872ECF"/>
    <w:rsid w:val="00872EE3"/>
    <w:rsid w:val="00874A33"/>
    <w:rsid w:val="00875689"/>
    <w:rsid w:val="008758B3"/>
    <w:rsid w:val="00876733"/>
    <w:rsid w:val="00876EE9"/>
    <w:rsid w:val="00880ED7"/>
    <w:rsid w:val="008816DA"/>
    <w:rsid w:val="00881D20"/>
    <w:rsid w:val="00882A14"/>
    <w:rsid w:val="00882AE0"/>
    <w:rsid w:val="00882C4B"/>
    <w:rsid w:val="00882CBC"/>
    <w:rsid w:val="00884201"/>
    <w:rsid w:val="0088478E"/>
    <w:rsid w:val="0088525C"/>
    <w:rsid w:val="00885C2E"/>
    <w:rsid w:val="00886581"/>
    <w:rsid w:val="0088692E"/>
    <w:rsid w:val="00886A3E"/>
    <w:rsid w:val="00886DA2"/>
    <w:rsid w:val="00886F99"/>
    <w:rsid w:val="00887950"/>
    <w:rsid w:val="00887A21"/>
    <w:rsid w:val="008906A2"/>
    <w:rsid w:val="008911BF"/>
    <w:rsid w:val="00891981"/>
    <w:rsid w:val="00892287"/>
    <w:rsid w:val="008926D3"/>
    <w:rsid w:val="00892A44"/>
    <w:rsid w:val="00892EA9"/>
    <w:rsid w:val="00895DB6"/>
    <w:rsid w:val="008969EF"/>
    <w:rsid w:val="008976EE"/>
    <w:rsid w:val="0089799D"/>
    <w:rsid w:val="008A0377"/>
    <w:rsid w:val="008A2229"/>
    <w:rsid w:val="008A2C33"/>
    <w:rsid w:val="008A2C91"/>
    <w:rsid w:val="008A39C8"/>
    <w:rsid w:val="008A3C69"/>
    <w:rsid w:val="008A406F"/>
    <w:rsid w:val="008A50D5"/>
    <w:rsid w:val="008A53EA"/>
    <w:rsid w:val="008A580C"/>
    <w:rsid w:val="008A5CF8"/>
    <w:rsid w:val="008A5D1A"/>
    <w:rsid w:val="008A6C5C"/>
    <w:rsid w:val="008A7571"/>
    <w:rsid w:val="008A777C"/>
    <w:rsid w:val="008A7CE6"/>
    <w:rsid w:val="008A7F26"/>
    <w:rsid w:val="008A7F4E"/>
    <w:rsid w:val="008B1117"/>
    <w:rsid w:val="008B1918"/>
    <w:rsid w:val="008B1CD1"/>
    <w:rsid w:val="008B2092"/>
    <w:rsid w:val="008B21C0"/>
    <w:rsid w:val="008B269F"/>
    <w:rsid w:val="008B2B84"/>
    <w:rsid w:val="008B2D31"/>
    <w:rsid w:val="008B3078"/>
    <w:rsid w:val="008B337E"/>
    <w:rsid w:val="008B3D3D"/>
    <w:rsid w:val="008B4583"/>
    <w:rsid w:val="008B46EB"/>
    <w:rsid w:val="008B4C48"/>
    <w:rsid w:val="008B51AC"/>
    <w:rsid w:val="008B5584"/>
    <w:rsid w:val="008B578A"/>
    <w:rsid w:val="008B5976"/>
    <w:rsid w:val="008B6677"/>
    <w:rsid w:val="008B751D"/>
    <w:rsid w:val="008B7CF0"/>
    <w:rsid w:val="008C0A7F"/>
    <w:rsid w:val="008C0F1A"/>
    <w:rsid w:val="008C10B1"/>
    <w:rsid w:val="008C1342"/>
    <w:rsid w:val="008C177E"/>
    <w:rsid w:val="008C29A1"/>
    <w:rsid w:val="008C3F47"/>
    <w:rsid w:val="008C41BA"/>
    <w:rsid w:val="008C429B"/>
    <w:rsid w:val="008C4468"/>
    <w:rsid w:val="008C4E0B"/>
    <w:rsid w:val="008C50BF"/>
    <w:rsid w:val="008C5832"/>
    <w:rsid w:val="008C5BA3"/>
    <w:rsid w:val="008C5F41"/>
    <w:rsid w:val="008C693D"/>
    <w:rsid w:val="008C6EBD"/>
    <w:rsid w:val="008C7242"/>
    <w:rsid w:val="008C765A"/>
    <w:rsid w:val="008D0A46"/>
    <w:rsid w:val="008D0F27"/>
    <w:rsid w:val="008D1043"/>
    <w:rsid w:val="008D1320"/>
    <w:rsid w:val="008D1CF1"/>
    <w:rsid w:val="008D1DAF"/>
    <w:rsid w:val="008D27F3"/>
    <w:rsid w:val="008D2C46"/>
    <w:rsid w:val="008D330A"/>
    <w:rsid w:val="008D3858"/>
    <w:rsid w:val="008D40BA"/>
    <w:rsid w:val="008D442D"/>
    <w:rsid w:val="008D4936"/>
    <w:rsid w:val="008D4E2D"/>
    <w:rsid w:val="008D4EA9"/>
    <w:rsid w:val="008D6A02"/>
    <w:rsid w:val="008D6F73"/>
    <w:rsid w:val="008D774B"/>
    <w:rsid w:val="008D7DA1"/>
    <w:rsid w:val="008D7E4A"/>
    <w:rsid w:val="008E1A0F"/>
    <w:rsid w:val="008E34B2"/>
    <w:rsid w:val="008E4F55"/>
    <w:rsid w:val="008E5C69"/>
    <w:rsid w:val="008E64E5"/>
    <w:rsid w:val="008E65EC"/>
    <w:rsid w:val="008E6994"/>
    <w:rsid w:val="008E69A8"/>
    <w:rsid w:val="008E77B0"/>
    <w:rsid w:val="008E7C54"/>
    <w:rsid w:val="008E7E09"/>
    <w:rsid w:val="008F048B"/>
    <w:rsid w:val="008F0A96"/>
    <w:rsid w:val="008F2416"/>
    <w:rsid w:val="008F2EA8"/>
    <w:rsid w:val="008F352F"/>
    <w:rsid w:val="008F3B06"/>
    <w:rsid w:val="008F3F49"/>
    <w:rsid w:val="008F4AE3"/>
    <w:rsid w:val="008F5201"/>
    <w:rsid w:val="008F5867"/>
    <w:rsid w:val="008F68A2"/>
    <w:rsid w:val="008F6B46"/>
    <w:rsid w:val="0090033E"/>
    <w:rsid w:val="009015BE"/>
    <w:rsid w:val="00901919"/>
    <w:rsid w:val="00902876"/>
    <w:rsid w:val="009030F7"/>
    <w:rsid w:val="009033A5"/>
    <w:rsid w:val="009034A3"/>
    <w:rsid w:val="00904D14"/>
    <w:rsid w:val="00905427"/>
    <w:rsid w:val="00906413"/>
    <w:rsid w:val="009065EF"/>
    <w:rsid w:val="00907ED9"/>
    <w:rsid w:val="00910A46"/>
    <w:rsid w:val="00910BD4"/>
    <w:rsid w:val="00910C6B"/>
    <w:rsid w:val="0091225D"/>
    <w:rsid w:val="009124AB"/>
    <w:rsid w:val="00912629"/>
    <w:rsid w:val="0091277E"/>
    <w:rsid w:val="00913A33"/>
    <w:rsid w:val="00914679"/>
    <w:rsid w:val="00914CEB"/>
    <w:rsid w:val="0091571F"/>
    <w:rsid w:val="00915E42"/>
    <w:rsid w:val="00916BD7"/>
    <w:rsid w:val="00917483"/>
    <w:rsid w:val="00917765"/>
    <w:rsid w:val="00920939"/>
    <w:rsid w:val="0092133A"/>
    <w:rsid w:val="009230C8"/>
    <w:rsid w:val="0092455C"/>
    <w:rsid w:val="00924DE2"/>
    <w:rsid w:val="00925C64"/>
    <w:rsid w:val="0092609C"/>
    <w:rsid w:val="009261AE"/>
    <w:rsid w:val="0093060C"/>
    <w:rsid w:val="00930B80"/>
    <w:rsid w:val="00930E70"/>
    <w:rsid w:val="00931139"/>
    <w:rsid w:val="009311E0"/>
    <w:rsid w:val="00931472"/>
    <w:rsid w:val="00932DEB"/>
    <w:rsid w:val="0093313E"/>
    <w:rsid w:val="009332DF"/>
    <w:rsid w:val="00933444"/>
    <w:rsid w:val="0093437E"/>
    <w:rsid w:val="0093463F"/>
    <w:rsid w:val="00934C45"/>
    <w:rsid w:val="00934DC7"/>
    <w:rsid w:val="009350BE"/>
    <w:rsid w:val="009353B5"/>
    <w:rsid w:val="0093579A"/>
    <w:rsid w:val="00936EF0"/>
    <w:rsid w:val="00936F60"/>
    <w:rsid w:val="0093707A"/>
    <w:rsid w:val="0093720E"/>
    <w:rsid w:val="0093730A"/>
    <w:rsid w:val="00937579"/>
    <w:rsid w:val="00937BCE"/>
    <w:rsid w:val="00937DF6"/>
    <w:rsid w:val="00940750"/>
    <w:rsid w:val="00940D88"/>
    <w:rsid w:val="0094148A"/>
    <w:rsid w:val="009420B8"/>
    <w:rsid w:val="00942DED"/>
    <w:rsid w:val="00943335"/>
    <w:rsid w:val="009435AB"/>
    <w:rsid w:val="00943626"/>
    <w:rsid w:val="00943A42"/>
    <w:rsid w:val="00943D3B"/>
    <w:rsid w:val="00943D4C"/>
    <w:rsid w:val="009443F6"/>
    <w:rsid w:val="009450DD"/>
    <w:rsid w:val="009458A5"/>
    <w:rsid w:val="00945C9A"/>
    <w:rsid w:val="00946711"/>
    <w:rsid w:val="00947129"/>
    <w:rsid w:val="00947704"/>
    <w:rsid w:val="00947A8F"/>
    <w:rsid w:val="00947DFC"/>
    <w:rsid w:val="009500B8"/>
    <w:rsid w:val="0095083B"/>
    <w:rsid w:val="00951522"/>
    <w:rsid w:val="0095243A"/>
    <w:rsid w:val="00952E69"/>
    <w:rsid w:val="0095325E"/>
    <w:rsid w:val="00953835"/>
    <w:rsid w:val="00953B51"/>
    <w:rsid w:val="009542D3"/>
    <w:rsid w:val="0095473D"/>
    <w:rsid w:val="00954EA8"/>
    <w:rsid w:val="0095524E"/>
    <w:rsid w:val="0095529B"/>
    <w:rsid w:val="0095556F"/>
    <w:rsid w:val="00955B62"/>
    <w:rsid w:val="00956331"/>
    <w:rsid w:val="00956837"/>
    <w:rsid w:val="00957D6E"/>
    <w:rsid w:val="00957EED"/>
    <w:rsid w:val="0096022F"/>
    <w:rsid w:val="00960776"/>
    <w:rsid w:val="00962216"/>
    <w:rsid w:val="00963A85"/>
    <w:rsid w:val="00963B23"/>
    <w:rsid w:val="00964115"/>
    <w:rsid w:val="009642DD"/>
    <w:rsid w:val="00964978"/>
    <w:rsid w:val="00964B5F"/>
    <w:rsid w:val="009664FE"/>
    <w:rsid w:val="00966917"/>
    <w:rsid w:val="00967281"/>
    <w:rsid w:val="00967C09"/>
    <w:rsid w:val="0097007F"/>
    <w:rsid w:val="00970F75"/>
    <w:rsid w:val="0097339B"/>
    <w:rsid w:val="00973E1A"/>
    <w:rsid w:val="00975074"/>
    <w:rsid w:val="00975788"/>
    <w:rsid w:val="00975C17"/>
    <w:rsid w:val="00976F5A"/>
    <w:rsid w:val="00977118"/>
    <w:rsid w:val="00980487"/>
    <w:rsid w:val="00980E8E"/>
    <w:rsid w:val="00981809"/>
    <w:rsid w:val="009827EA"/>
    <w:rsid w:val="00984227"/>
    <w:rsid w:val="00985000"/>
    <w:rsid w:val="00985118"/>
    <w:rsid w:val="00985806"/>
    <w:rsid w:val="00985C89"/>
    <w:rsid w:val="00987DAA"/>
    <w:rsid w:val="009903A0"/>
    <w:rsid w:val="00990605"/>
    <w:rsid w:val="00990CA0"/>
    <w:rsid w:val="00991636"/>
    <w:rsid w:val="0099219D"/>
    <w:rsid w:val="00992714"/>
    <w:rsid w:val="00994247"/>
    <w:rsid w:val="00994A3E"/>
    <w:rsid w:val="00994BDF"/>
    <w:rsid w:val="00994EDC"/>
    <w:rsid w:val="00995610"/>
    <w:rsid w:val="00995791"/>
    <w:rsid w:val="00995E86"/>
    <w:rsid w:val="009960AB"/>
    <w:rsid w:val="00996809"/>
    <w:rsid w:val="00996FB8"/>
    <w:rsid w:val="009A0527"/>
    <w:rsid w:val="009A1E37"/>
    <w:rsid w:val="009A3820"/>
    <w:rsid w:val="009A4EBB"/>
    <w:rsid w:val="009A5C5A"/>
    <w:rsid w:val="009A629F"/>
    <w:rsid w:val="009A7DAC"/>
    <w:rsid w:val="009B03B6"/>
    <w:rsid w:val="009B07EC"/>
    <w:rsid w:val="009B33BC"/>
    <w:rsid w:val="009B3F55"/>
    <w:rsid w:val="009B51D1"/>
    <w:rsid w:val="009B5565"/>
    <w:rsid w:val="009B5709"/>
    <w:rsid w:val="009B5D6A"/>
    <w:rsid w:val="009B6245"/>
    <w:rsid w:val="009B6ED6"/>
    <w:rsid w:val="009B734E"/>
    <w:rsid w:val="009B74C1"/>
    <w:rsid w:val="009B7F5C"/>
    <w:rsid w:val="009C0BC4"/>
    <w:rsid w:val="009C0FE5"/>
    <w:rsid w:val="009C139C"/>
    <w:rsid w:val="009C2BD7"/>
    <w:rsid w:val="009C2DD7"/>
    <w:rsid w:val="009C39ED"/>
    <w:rsid w:val="009C3FB8"/>
    <w:rsid w:val="009C4183"/>
    <w:rsid w:val="009C430C"/>
    <w:rsid w:val="009C4581"/>
    <w:rsid w:val="009C676C"/>
    <w:rsid w:val="009C7073"/>
    <w:rsid w:val="009D1208"/>
    <w:rsid w:val="009D1771"/>
    <w:rsid w:val="009D22C8"/>
    <w:rsid w:val="009D27C8"/>
    <w:rsid w:val="009D2CFE"/>
    <w:rsid w:val="009D3C7A"/>
    <w:rsid w:val="009D4331"/>
    <w:rsid w:val="009D4CF9"/>
    <w:rsid w:val="009D5DF9"/>
    <w:rsid w:val="009D6251"/>
    <w:rsid w:val="009D6489"/>
    <w:rsid w:val="009D69EA"/>
    <w:rsid w:val="009D6BD3"/>
    <w:rsid w:val="009D6D24"/>
    <w:rsid w:val="009D75B0"/>
    <w:rsid w:val="009D7FE6"/>
    <w:rsid w:val="009E0249"/>
    <w:rsid w:val="009E076A"/>
    <w:rsid w:val="009E0EA2"/>
    <w:rsid w:val="009E1770"/>
    <w:rsid w:val="009E1885"/>
    <w:rsid w:val="009E1B98"/>
    <w:rsid w:val="009E36FB"/>
    <w:rsid w:val="009E38AC"/>
    <w:rsid w:val="009E3CA1"/>
    <w:rsid w:val="009E4AFA"/>
    <w:rsid w:val="009E4E74"/>
    <w:rsid w:val="009E54EF"/>
    <w:rsid w:val="009E67D8"/>
    <w:rsid w:val="009E6F41"/>
    <w:rsid w:val="009E75B7"/>
    <w:rsid w:val="009E7ACC"/>
    <w:rsid w:val="009E7DAC"/>
    <w:rsid w:val="009F07B7"/>
    <w:rsid w:val="009F0935"/>
    <w:rsid w:val="009F0F58"/>
    <w:rsid w:val="009F1034"/>
    <w:rsid w:val="009F147B"/>
    <w:rsid w:val="009F152B"/>
    <w:rsid w:val="009F1F3C"/>
    <w:rsid w:val="009F35DC"/>
    <w:rsid w:val="009F3723"/>
    <w:rsid w:val="009F40EF"/>
    <w:rsid w:val="009F4262"/>
    <w:rsid w:val="009F4E5C"/>
    <w:rsid w:val="009F64D0"/>
    <w:rsid w:val="009F69CE"/>
    <w:rsid w:val="009F71F1"/>
    <w:rsid w:val="009F7756"/>
    <w:rsid w:val="00A000B1"/>
    <w:rsid w:val="00A000CF"/>
    <w:rsid w:val="00A00759"/>
    <w:rsid w:val="00A018E5"/>
    <w:rsid w:val="00A0220B"/>
    <w:rsid w:val="00A02CCE"/>
    <w:rsid w:val="00A02EA2"/>
    <w:rsid w:val="00A02F83"/>
    <w:rsid w:val="00A03517"/>
    <w:rsid w:val="00A03F0E"/>
    <w:rsid w:val="00A04643"/>
    <w:rsid w:val="00A05285"/>
    <w:rsid w:val="00A0642A"/>
    <w:rsid w:val="00A069BD"/>
    <w:rsid w:val="00A070C5"/>
    <w:rsid w:val="00A11599"/>
    <w:rsid w:val="00A118F9"/>
    <w:rsid w:val="00A11E7A"/>
    <w:rsid w:val="00A126B3"/>
    <w:rsid w:val="00A12CF0"/>
    <w:rsid w:val="00A132A4"/>
    <w:rsid w:val="00A1416D"/>
    <w:rsid w:val="00A14EF2"/>
    <w:rsid w:val="00A158B7"/>
    <w:rsid w:val="00A15D3F"/>
    <w:rsid w:val="00A17696"/>
    <w:rsid w:val="00A17D1A"/>
    <w:rsid w:val="00A20D73"/>
    <w:rsid w:val="00A22CD5"/>
    <w:rsid w:val="00A235CC"/>
    <w:rsid w:val="00A23983"/>
    <w:rsid w:val="00A23A0A"/>
    <w:rsid w:val="00A24E78"/>
    <w:rsid w:val="00A258FE"/>
    <w:rsid w:val="00A25B42"/>
    <w:rsid w:val="00A25E32"/>
    <w:rsid w:val="00A26BE0"/>
    <w:rsid w:val="00A27A4E"/>
    <w:rsid w:val="00A300E8"/>
    <w:rsid w:val="00A30DD4"/>
    <w:rsid w:val="00A31283"/>
    <w:rsid w:val="00A314D6"/>
    <w:rsid w:val="00A329B6"/>
    <w:rsid w:val="00A33CCE"/>
    <w:rsid w:val="00A34AC6"/>
    <w:rsid w:val="00A34E1A"/>
    <w:rsid w:val="00A354F2"/>
    <w:rsid w:val="00A36421"/>
    <w:rsid w:val="00A369FC"/>
    <w:rsid w:val="00A401FE"/>
    <w:rsid w:val="00A40328"/>
    <w:rsid w:val="00A409D6"/>
    <w:rsid w:val="00A40BD2"/>
    <w:rsid w:val="00A40FEE"/>
    <w:rsid w:val="00A41225"/>
    <w:rsid w:val="00A41321"/>
    <w:rsid w:val="00A4156D"/>
    <w:rsid w:val="00A41BE4"/>
    <w:rsid w:val="00A42382"/>
    <w:rsid w:val="00A42AB3"/>
    <w:rsid w:val="00A4337E"/>
    <w:rsid w:val="00A43674"/>
    <w:rsid w:val="00A43FAB"/>
    <w:rsid w:val="00A44195"/>
    <w:rsid w:val="00A44666"/>
    <w:rsid w:val="00A45D1A"/>
    <w:rsid w:val="00A462EC"/>
    <w:rsid w:val="00A46359"/>
    <w:rsid w:val="00A50511"/>
    <w:rsid w:val="00A5265D"/>
    <w:rsid w:val="00A527A6"/>
    <w:rsid w:val="00A536C3"/>
    <w:rsid w:val="00A53F18"/>
    <w:rsid w:val="00A540B2"/>
    <w:rsid w:val="00A55414"/>
    <w:rsid w:val="00A55AD6"/>
    <w:rsid w:val="00A56025"/>
    <w:rsid w:val="00A566CE"/>
    <w:rsid w:val="00A56833"/>
    <w:rsid w:val="00A56FFF"/>
    <w:rsid w:val="00A57159"/>
    <w:rsid w:val="00A57883"/>
    <w:rsid w:val="00A579D6"/>
    <w:rsid w:val="00A57EA7"/>
    <w:rsid w:val="00A60286"/>
    <w:rsid w:val="00A605B2"/>
    <w:rsid w:val="00A616CA"/>
    <w:rsid w:val="00A61BE9"/>
    <w:rsid w:val="00A621BB"/>
    <w:rsid w:val="00A62CEB"/>
    <w:rsid w:val="00A6302B"/>
    <w:rsid w:val="00A6336D"/>
    <w:rsid w:val="00A636D9"/>
    <w:rsid w:val="00A63EF1"/>
    <w:rsid w:val="00A65ADD"/>
    <w:rsid w:val="00A6790F"/>
    <w:rsid w:val="00A67BBD"/>
    <w:rsid w:val="00A67D2E"/>
    <w:rsid w:val="00A67D48"/>
    <w:rsid w:val="00A7089F"/>
    <w:rsid w:val="00A70EF9"/>
    <w:rsid w:val="00A716EB"/>
    <w:rsid w:val="00A7199F"/>
    <w:rsid w:val="00A720F8"/>
    <w:rsid w:val="00A72B69"/>
    <w:rsid w:val="00A72B8E"/>
    <w:rsid w:val="00A72C50"/>
    <w:rsid w:val="00A73CAC"/>
    <w:rsid w:val="00A73EAA"/>
    <w:rsid w:val="00A76FA7"/>
    <w:rsid w:val="00A80A18"/>
    <w:rsid w:val="00A81047"/>
    <w:rsid w:val="00A820DF"/>
    <w:rsid w:val="00A833DB"/>
    <w:rsid w:val="00A84A63"/>
    <w:rsid w:val="00A852C3"/>
    <w:rsid w:val="00A8614A"/>
    <w:rsid w:val="00A863B8"/>
    <w:rsid w:val="00A86C5C"/>
    <w:rsid w:val="00A92529"/>
    <w:rsid w:val="00A92851"/>
    <w:rsid w:val="00A9584F"/>
    <w:rsid w:val="00A96A67"/>
    <w:rsid w:val="00A96C0B"/>
    <w:rsid w:val="00A97161"/>
    <w:rsid w:val="00A97BB8"/>
    <w:rsid w:val="00A97CBE"/>
    <w:rsid w:val="00AA0B98"/>
    <w:rsid w:val="00AA0E86"/>
    <w:rsid w:val="00AA193A"/>
    <w:rsid w:val="00AA1AB9"/>
    <w:rsid w:val="00AA2155"/>
    <w:rsid w:val="00AA2FDC"/>
    <w:rsid w:val="00AA368D"/>
    <w:rsid w:val="00AA3A9F"/>
    <w:rsid w:val="00AA55C7"/>
    <w:rsid w:val="00AA6019"/>
    <w:rsid w:val="00AA6F73"/>
    <w:rsid w:val="00AB01EE"/>
    <w:rsid w:val="00AB0352"/>
    <w:rsid w:val="00AB2048"/>
    <w:rsid w:val="00AB4647"/>
    <w:rsid w:val="00AB49FE"/>
    <w:rsid w:val="00AB4C35"/>
    <w:rsid w:val="00AB54D2"/>
    <w:rsid w:val="00AB5ADF"/>
    <w:rsid w:val="00AB6F16"/>
    <w:rsid w:val="00AB7A14"/>
    <w:rsid w:val="00AB7D72"/>
    <w:rsid w:val="00AC03B7"/>
    <w:rsid w:val="00AC06E4"/>
    <w:rsid w:val="00AC0D85"/>
    <w:rsid w:val="00AC16D7"/>
    <w:rsid w:val="00AC3482"/>
    <w:rsid w:val="00AC4683"/>
    <w:rsid w:val="00AC4817"/>
    <w:rsid w:val="00AC5E38"/>
    <w:rsid w:val="00AC617A"/>
    <w:rsid w:val="00AC69B1"/>
    <w:rsid w:val="00AC7A87"/>
    <w:rsid w:val="00AC7C21"/>
    <w:rsid w:val="00AD038D"/>
    <w:rsid w:val="00AD04CF"/>
    <w:rsid w:val="00AD08B6"/>
    <w:rsid w:val="00AD105C"/>
    <w:rsid w:val="00AD1363"/>
    <w:rsid w:val="00AD249E"/>
    <w:rsid w:val="00AD34F1"/>
    <w:rsid w:val="00AD3808"/>
    <w:rsid w:val="00AD4B2F"/>
    <w:rsid w:val="00AD5051"/>
    <w:rsid w:val="00AD5D8E"/>
    <w:rsid w:val="00AD64D2"/>
    <w:rsid w:val="00AD7251"/>
    <w:rsid w:val="00AD7D20"/>
    <w:rsid w:val="00AD7E6A"/>
    <w:rsid w:val="00AD7ED1"/>
    <w:rsid w:val="00AE06D3"/>
    <w:rsid w:val="00AE0860"/>
    <w:rsid w:val="00AE09D0"/>
    <w:rsid w:val="00AE0B5C"/>
    <w:rsid w:val="00AE0CAB"/>
    <w:rsid w:val="00AE123C"/>
    <w:rsid w:val="00AE1E44"/>
    <w:rsid w:val="00AE1EFF"/>
    <w:rsid w:val="00AE220D"/>
    <w:rsid w:val="00AE253A"/>
    <w:rsid w:val="00AE29F6"/>
    <w:rsid w:val="00AE2F55"/>
    <w:rsid w:val="00AE3BDB"/>
    <w:rsid w:val="00AE46FD"/>
    <w:rsid w:val="00AE6EF3"/>
    <w:rsid w:val="00AE7015"/>
    <w:rsid w:val="00AE75AF"/>
    <w:rsid w:val="00AF071F"/>
    <w:rsid w:val="00AF0D9B"/>
    <w:rsid w:val="00AF171A"/>
    <w:rsid w:val="00AF176E"/>
    <w:rsid w:val="00AF1B72"/>
    <w:rsid w:val="00AF1BED"/>
    <w:rsid w:val="00AF2258"/>
    <w:rsid w:val="00AF2317"/>
    <w:rsid w:val="00AF24DA"/>
    <w:rsid w:val="00AF35A0"/>
    <w:rsid w:val="00AF3690"/>
    <w:rsid w:val="00AF50CA"/>
    <w:rsid w:val="00AF6ADD"/>
    <w:rsid w:val="00AF6E6A"/>
    <w:rsid w:val="00AF789E"/>
    <w:rsid w:val="00AF7E6B"/>
    <w:rsid w:val="00B01733"/>
    <w:rsid w:val="00B01FBD"/>
    <w:rsid w:val="00B02240"/>
    <w:rsid w:val="00B029AA"/>
    <w:rsid w:val="00B02BCD"/>
    <w:rsid w:val="00B04131"/>
    <w:rsid w:val="00B041E2"/>
    <w:rsid w:val="00B1119F"/>
    <w:rsid w:val="00B11B65"/>
    <w:rsid w:val="00B11C9F"/>
    <w:rsid w:val="00B125D9"/>
    <w:rsid w:val="00B133E9"/>
    <w:rsid w:val="00B1342E"/>
    <w:rsid w:val="00B15518"/>
    <w:rsid w:val="00B15682"/>
    <w:rsid w:val="00B16431"/>
    <w:rsid w:val="00B17351"/>
    <w:rsid w:val="00B17537"/>
    <w:rsid w:val="00B175D7"/>
    <w:rsid w:val="00B21B39"/>
    <w:rsid w:val="00B21BE0"/>
    <w:rsid w:val="00B21EE4"/>
    <w:rsid w:val="00B224A0"/>
    <w:rsid w:val="00B227AB"/>
    <w:rsid w:val="00B22E07"/>
    <w:rsid w:val="00B22E52"/>
    <w:rsid w:val="00B237C7"/>
    <w:rsid w:val="00B23B84"/>
    <w:rsid w:val="00B23F8E"/>
    <w:rsid w:val="00B2409E"/>
    <w:rsid w:val="00B240E5"/>
    <w:rsid w:val="00B247B8"/>
    <w:rsid w:val="00B24EFE"/>
    <w:rsid w:val="00B254D0"/>
    <w:rsid w:val="00B2584A"/>
    <w:rsid w:val="00B25A75"/>
    <w:rsid w:val="00B27A34"/>
    <w:rsid w:val="00B27F15"/>
    <w:rsid w:val="00B31CE2"/>
    <w:rsid w:val="00B32190"/>
    <w:rsid w:val="00B331CA"/>
    <w:rsid w:val="00B340B2"/>
    <w:rsid w:val="00B34A2C"/>
    <w:rsid w:val="00B3646B"/>
    <w:rsid w:val="00B365C8"/>
    <w:rsid w:val="00B369C4"/>
    <w:rsid w:val="00B36F8F"/>
    <w:rsid w:val="00B37070"/>
    <w:rsid w:val="00B376AD"/>
    <w:rsid w:val="00B40902"/>
    <w:rsid w:val="00B40BED"/>
    <w:rsid w:val="00B41890"/>
    <w:rsid w:val="00B4240D"/>
    <w:rsid w:val="00B42BFB"/>
    <w:rsid w:val="00B4431B"/>
    <w:rsid w:val="00B457AA"/>
    <w:rsid w:val="00B45F87"/>
    <w:rsid w:val="00B4706F"/>
    <w:rsid w:val="00B478B7"/>
    <w:rsid w:val="00B47BC7"/>
    <w:rsid w:val="00B47D87"/>
    <w:rsid w:val="00B50866"/>
    <w:rsid w:val="00B521FE"/>
    <w:rsid w:val="00B5229D"/>
    <w:rsid w:val="00B52791"/>
    <w:rsid w:val="00B52A14"/>
    <w:rsid w:val="00B5364D"/>
    <w:rsid w:val="00B5456F"/>
    <w:rsid w:val="00B54904"/>
    <w:rsid w:val="00B5523F"/>
    <w:rsid w:val="00B55738"/>
    <w:rsid w:val="00B569D5"/>
    <w:rsid w:val="00B57031"/>
    <w:rsid w:val="00B57A0B"/>
    <w:rsid w:val="00B57DA3"/>
    <w:rsid w:val="00B603A5"/>
    <w:rsid w:val="00B6071B"/>
    <w:rsid w:val="00B608C9"/>
    <w:rsid w:val="00B6098F"/>
    <w:rsid w:val="00B60C7A"/>
    <w:rsid w:val="00B61A61"/>
    <w:rsid w:val="00B61B48"/>
    <w:rsid w:val="00B61CA2"/>
    <w:rsid w:val="00B62139"/>
    <w:rsid w:val="00B62741"/>
    <w:rsid w:val="00B62750"/>
    <w:rsid w:val="00B628A9"/>
    <w:rsid w:val="00B6373E"/>
    <w:rsid w:val="00B63A19"/>
    <w:rsid w:val="00B63F1C"/>
    <w:rsid w:val="00B6465F"/>
    <w:rsid w:val="00B65472"/>
    <w:rsid w:val="00B65FA6"/>
    <w:rsid w:val="00B66C62"/>
    <w:rsid w:val="00B66EAA"/>
    <w:rsid w:val="00B6772E"/>
    <w:rsid w:val="00B67AD9"/>
    <w:rsid w:val="00B72E59"/>
    <w:rsid w:val="00B7337C"/>
    <w:rsid w:val="00B73A3F"/>
    <w:rsid w:val="00B73B0B"/>
    <w:rsid w:val="00B74372"/>
    <w:rsid w:val="00B75002"/>
    <w:rsid w:val="00B753A3"/>
    <w:rsid w:val="00B754B7"/>
    <w:rsid w:val="00B7562D"/>
    <w:rsid w:val="00B759B5"/>
    <w:rsid w:val="00B75C63"/>
    <w:rsid w:val="00B75DE2"/>
    <w:rsid w:val="00B76428"/>
    <w:rsid w:val="00B76D29"/>
    <w:rsid w:val="00B77DC9"/>
    <w:rsid w:val="00B80095"/>
    <w:rsid w:val="00B802C6"/>
    <w:rsid w:val="00B80AC2"/>
    <w:rsid w:val="00B80E58"/>
    <w:rsid w:val="00B81EF9"/>
    <w:rsid w:val="00B82323"/>
    <w:rsid w:val="00B8330A"/>
    <w:rsid w:val="00B83C05"/>
    <w:rsid w:val="00B86649"/>
    <w:rsid w:val="00B876BB"/>
    <w:rsid w:val="00B9101A"/>
    <w:rsid w:val="00B92042"/>
    <w:rsid w:val="00B9386D"/>
    <w:rsid w:val="00B93D24"/>
    <w:rsid w:val="00B95073"/>
    <w:rsid w:val="00B9536A"/>
    <w:rsid w:val="00B95847"/>
    <w:rsid w:val="00B959A6"/>
    <w:rsid w:val="00B95DF9"/>
    <w:rsid w:val="00B95FC7"/>
    <w:rsid w:val="00B96240"/>
    <w:rsid w:val="00B96BBA"/>
    <w:rsid w:val="00B977C1"/>
    <w:rsid w:val="00B97E15"/>
    <w:rsid w:val="00BA0ED3"/>
    <w:rsid w:val="00BA1FD2"/>
    <w:rsid w:val="00BA20E5"/>
    <w:rsid w:val="00BA2321"/>
    <w:rsid w:val="00BA27D7"/>
    <w:rsid w:val="00BA31E9"/>
    <w:rsid w:val="00BA3CDF"/>
    <w:rsid w:val="00BA46A0"/>
    <w:rsid w:val="00BA4EDA"/>
    <w:rsid w:val="00BA5136"/>
    <w:rsid w:val="00BA56CF"/>
    <w:rsid w:val="00BA59E8"/>
    <w:rsid w:val="00BA6585"/>
    <w:rsid w:val="00BA6759"/>
    <w:rsid w:val="00BA6E1A"/>
    <w:rsid w:val="00BA794A"/>
    <w:rsid w:val="00BA7BE5"/>
    <w:rsid w:val="00BB317E"/>
    <w:rsid w:val="00BB3DA8"/>
    <w:rsid w:val="00BB4318"/>
    <w:rsid w:val="00BB5CA2"/>
    <w:rsid w:val="00BB64A2"/>
    <w:rsid w:val="00BB7123"/>
    <w:rsid w:val="00BB7A2C"/>
    <w:rsid w:val="00BB7E5B"/>
    <w:rsid w:val="00BB7E64"/>
    <w:rsid w:val="00BC1035"/>
    <w:rsid w:val="00BC11FF"/>
    <w:rsid w:val="00BC2525"/>
    <w:rsid w:val="00BC2530"/>
    <w:rsid w:val="00BC276C"/>
    <w:rsid w:val="00BC40FB"/>
    <w:rsid w:val="00BC48C5"/>
    <w:rsid w:val="00BC4ABF"/>
    <w:rsid w:val="00BC4F58"/>
    <w:rsid w:val="00BC67DD"/>
    <w:rsid w:val="00BC7686"/>
    <w:rsid w:val="00BC76F5"/>
    <w:rsid w:val="00BC797E"/>
    <w:rsid w:val="00BD03CB"/>
    <w:rsid w:val="00BD06A7"/>
    <w:rsid w:val="00BD08C1"/>
    <w:rsid w:val="00BD0E0B"/>
    <w:rsid w:val="00BD1A28"/>
    <w:rsid w:val="00BD3B5B"/>
    <w:rsid w:val="00BD61C0"/>
    <w:rsid w:val="00BE0BE6"/>
    <w:rsid w:val="00BE0FB4"/>
    <w:rsid w:val="00BE16FA"/>
    <w:rsid w:val="00BE2087"/>
    <w:rsid w:val="00BE21EC"/>
    <w:rsid w:val="00BE3C22"/>
    <w:rsid w:val="00BE4045"/>
    <w:rsid w:val="00BE5D91"/>
    <w:rsid w:val="00BE65C8"/>
    <w:rsid w:val="00BE70B0"/>
    <w:rsid w:val="00BE73D9"/>
    <w:rsid w:val="00BF150C"/>
    <w:rsid w:val="00BF1801"/>
    <w:rsid w:val="00BF3432"/>
    <w:rsid w:val="00BF3978"/>
    <w:rsid w:val="00BF3EDB"/>
    <w:rsid w:val="00BF408D"/>
    <w:rsid w:val="00BF4258"/>
    <w:rsid w:val="00BF4841"/>
    <w:rsid w:val="00BF4940"/>
    <w:rsid w:val="00BF5865"/>
    <w:rsid w:val="00BF5A0B"/>
    <w:rsid w:val="00BF5C92"/>
    <w:rsid w:val="00BF6066"/>
    <w:rsid w:val="00BF70CC"/>
    <w:rsid w:val="00BF7D26"/>
    <w:rsid w:val="00C00BE3"/>
    <w:rsid w:val="00C01A15"/>
    <w:rsid w:val="00C01B4E"/>
    <w:rsid w:val="00C02A04"/>
    <w:rsid w:val="00C031DA"/>
    <w:rsid w:val="00C04F27"/>
    <w:rsid w:val="00C04F35"/>
    <w:rsid w:val="00C04F5F"/>
    <w:rsid w:val="00C0560B"/>
    <w:rsid w:val="00C056D6"/>
    <w:rsid w:val="00C05BF9"/>
    <w:rsid w:val="00C07A8E"/>
    <w:rsid w:val="00C07ACB"/>
    <w:rsid w:val="00C102B9"/>
    <w:rsid w:val="00C109E6"/>
    <w:rsid w:val="00C1173D"/>
    <w:rsid w:val="00C11BB5"/>
    <w:rsid w:val="00C121F7"/>
    <w:rsid w:val="00C13E57"/>
    <w:rsid w:val="00C14AC1"/>
    <w:rsid w:val="00C15272"/>
    <w:rsid w:val="00C157B7"/>
    <w:rsid w:val="00C15E79"/>
    <w:rsid w:val="00C1701B"/>
    <w:rsid w:val="00C17BBF"/>
    <w:rsid w:val="00C212B3"/>
    <w:rsid w:val="00C2193C"/>
    <w:rsid w:val="00C2194B"/>
    <w:rsid w:val="00C2205B"/>
    <w:rsid w:val="00C223FD"/>
    <w:rsid w:val="00C24A34"/>
    <w:rsid w:val="00C24D95"/>
    <w:rsid w:val="00C24DBC"/>
    <w:rsid w:val="00C25044"/>
    <w:rsid w:val="00C25874"/>
    <w:rsid w:val="00C25BBC"/>
    <w:rsid w:val="00C273E0"/>
    <w:rsid w:val="00C3022C"/>
    <w:rsid w:val="00C30987"/>
    <w:rsid w:val="00C31739"/>
    <w:rsid w:val="00C32F5E"/>
    <w:rsid w:val="00C33425"/>
    <w:rsid w:val="00C3379A"/>
    <w:rsid w:val="00C338C7"/>
    <w:rsid w:val="00C339EF"/>
    <w:rsid w:val="00C34680"/>
    <w:rsid w:val="00C352AD"/>
    <w:rsid w:val="00C3557B"/>
    <w:rsid w:val="00C358D9"/>
    <w:rsid w:val="00C37464"/>
    <w:rsid w:val="00C37C48"/>
    <w:rsid w:val="00C40E66"/>
    <w:rsid w:val="00C421C3"/>
    <w:rsid w:val="00C43B83"/>
    <w:rsid w:val="00C44308"/>
    <w:rsid w:val="00C44651"/>
    <w:rsid w:val="00C44B18"/>
    <w:rsid w:val="00C467E3"/>
    <w:rsid w:val="00C46D1C"/>
    <w:rsid w:val="00C5103E"/>
    <w:rsid w:val="00C51211"/>
    <w:rsid w:val="00C51D92"/>
    <w:rsid w:val="00C522C8"/>
    <w:rsid w:val="00C538DC"/>
    <w:rsid w:val="00C53BBD"/>
    <w:rsid w:val="00C559E9"/>
    <w:rsid w:val="00C55D39"/>
    <w:rsid w:val="00C55D6A"/>
    <w:rsid w:val="00C55DCF"/>
    <w:rsid w:val="00C56279"/>
    <w:rsid w:val="00C6021D"/>
    <w:rsid w:val="00C604FE"/>
    <w:rsid w:val="00C60EAF"/>
    <w:rsid w:val="00C63234"/>
    <w:rsid w:val="00C64770"/>
    <w:rsid w:val="00C64EE1"/>
    <w:rsid w:val="00C70529"/>
    <w:rsid w:val="00C70581"/>
    <w:rsid w:val="00C70A88"/>
    <w:rsid w:val="00C70CA8"/>
    <w:rsid w:val="00C7115C"/>
    <w:rsid w:val="00C715C1"/>
    <w:rsid w:val="00C727FD"/>
    <w:rsid w:val="00C73B07"/>
    <w:rsid w:val="00C73CA5"/>
    <w:rsid w:val="00C7491C"/>
    <w:rsid w:val="00C75E7F"/>
    <w:rsid w:val="00C77045"/>
    <w:rsid w:val="00C813F4"/>
    <w:rsid w:val="00C83058"/>
    <w:rsid w:val="00C8336A"/>
    <w:rsid w:val="00C83955"/>
    <w:rsid w:val="00C83F0C"/>
    <w:rsid w:val="00C8421A"/>
    <w:rsid w:val="00C851F0"/>
    <w:rsid w:val="00C85873"/>
    <w:rsid w:val="00C85E4B"/>
    <w:rsid w:val="00C86167"/>
    <w:rsid w:val="00C865EA"/>
    <w:rsid w:val="00C86623"/>
    <w:rsid w:val="00C8741D"/>
    <w:rsid w:val="00C902E8"/>
    <w:rsid w:val="00C9051B"/>
    <w:rsid w:val="00C90D71"/>
    <w:rsid w:val="00C91B3B"/>
    <w:rsid w:val="00C91B65"/>
    <w:rsid w:val="00C91E15"/>
    <w:rsid w:val="00C921EB"/>
    <w:rsid w:val="00C92ABB"/>
    <w:rsid w:val="00C93AE0"/>
    <w:rsid w:val="00C94935"/>
    <w:rsid w:val="00C949FF"/>
    <w:rsid w:val="00C951D1"/>
    <w:rsid w:val="00C95510"/>
    <w:rsid w:val="00C97951"/>
    <w:rsid w:val="00CA017E"/>
    <w:rsid w:val="00CA0660"/>
    <w:rsid w:val="00CA0C0A"/>
    <w:rsid w:val="00CA1B52"/>
    <w:rsid w:val="00CA2631"/>
    <w:rsid w:val="00CA351D"/>
    <w:rsid w:val="00CA3D2B"/>
    <w:rsid w:val="00CA40D9"/>
    <w:rsid w:val="00CA45AD"/>
    <w:rsid w:val="00CA54ED"/>
    <w:rsid w:val="00CA5A85"/>
    <w:rsid w:val="00CA66A2"/>
    <w:rsid w:val="00CA72BF"/>
    <w:rsid w:val="00CA7A9A"/>
    <w:rsid w:val="00CB0AED"/>
    <w:rsid w:val="00CB19E0"/>
    <w:rsid w:val="00CB1B29"/>
    <w:rsid w:val="00CB234B"/>
    <w:rsid w:val="00CB2704"/>
    <w:rsid w:val="00CB27EE"/>
    <w:rsid w:val="00CB29F2"/>
    <w:rsid w:val="00CB32F6"/>
    <w:rsid w:val="00CB4D01"/>
    <w:rsid w:val="00CB53E5"/>
    <w:rsid w:val="00CB697B"/>
    <w:rsid w:val="00CB7893"/>
    <w:rsid w:val="00CC142D"/>
    <w:rsid w:val="00CC17D6"/>
    <w:rsid w:val="00CC30CD"/>
    <w:rsid w:val="00CC30DD"/>
    <w:rsid w:val="00CC38F4"/>
    <w:rsid w:val="00CC3FAE"/>
    <w:rsid w:val="00CC4C6A"/>
    <w:rsid w:val="00CC58CC"/>
    <w:rsid w:val="00CC5A45"/>
    <w:rsid w:val="00CC5ECA"/>
    <w:rsid w:val="00CC6C0A"/>
    <w:rsid w:val="00CC71B5"/>
    <w:rsid w:val="00CC7AB4"/>
    <w:rsid w:val="00CD05EE"/>
    <w:rsid w:val="00CD0941"/>
    <w:rsid w:val="00CD1466"/>
    <w:rsid w:val="00CD34BB"/>
    <w:rsid w:val="00CD39B7"/>
    <w:rsid w:val="00CD39E7"/>
    <w:rsid w:val="00CD3AD9"/>
    <w:rsid w:val="00CD45F0"/>
    <w:rsid w:val="00CD49F3"/>
    <w:rsid w:val="00CD673A"/>
    <w:rsid w:val="00CD6D52"/>
    <w:rsid w:val="00CD795E"/>
    <w:rsid w:val="00CD7C8A"/>
    <w:rsid w:val="00CE0691"/>
    <w:rsid w:val="00CE131C"/>
    <w:rsid w:val="00CE1468"/>
    <w:rsid w:val="00CE22A2"/>
    <w:rsid w:val="00CE270C"/>
    <w:rsid w:val="00CE54E0"/>
    <w:rsid w:val="00CE552D"/>
    <w:rsid w:val="00CE586D"/>
    <w:rsid w:val="00CE5B75"/>
    <w:rsid w:val="00CE5D6A"/>
    <w:rsid w:val="00CE5E87"/>
    <w:rsid w:val="00CE6133"/>
    <w:rsid w:val="00CE6C49"/>
    <w:rsid w:val="00CE6E3D"/>
    <w:rsid w:val="00CE750C"/>
    <w:rsid w:val="00CE7795"/>
    <w:rsid w:val="00CF0148"/>
    <w:rsid w:val="00CF12B5"/>
    <w:rsid w:val="00CF239D"/>
    <w:rsid w:val="00CF2C7E"/>
    <w:rsid w:val="00CF3684"/>
    <w:rsid w:val="00CF4762"/>
    <w:rsid w:val="00CF524F"/>
    <w:rsid w:val="00CF587E"/>
    <w:rsid w:val="00CF643A"/>
    <w:rsid w:val="00CF73DD"/>
    <w:rsid w:val="00CF7D47"/>
    <w:rsid w:val="00D00630"/>
    <w:rsid w:val="00D00778"/>
    <w:rsid w:val="00D0142C"/>
    <w:rsid w:val="00D016EA"/>
    <w:rsid w:val="00D02156"/>
    <w:rsid w:val="00D02567"/>
    <w:rsid w:val="00D029FA"/>
    <w:rsid w:val="00D02ABE"/>
    <w:rsid w:val="00D03344"/>
    <w:rsid w:val="00D03709"/>
    <w:rsid w:val="00D04103"/>
    <w:rsid w:val="00D04B37"/>
    <w:rsid w:val="00D05E6E"/>
    <w:rsid w:val="00D06C68"/>
    <w:rsid w:val="00D07B92"/>
    <w:rsid w:val="00D07D8C"/>
    <w:rsid w:val="00D07DA4"/>
    <w:rsid w:val="00D116BA"/>
    <w:rsid w:val="00D12C04"/>
    <w:rsid w:val="00D1432B"/>
    <w:rsid w:val="00D1449B"/>
    <w:rsid w:val="00D14EAA"/>
    <w:rsid w:val="00D153D2"/>
    <w:rsid w:val="00D1588F"/>
    <w:rsid w:val="00D16A46"/>
    <w:rsid w:val="00D17D3E"/>
    <w:rsid w:val="00D2080B"/>
    <w:rsid w:val="00D208A9"/>
    <w:rsid w:val="00D21C1B"/>
    <w:rsid w:val="00D224C1"/>
    <w:rsid w:val="00D2266B"/>
    <w:rsid w:val="00D22AB2"/>
    <w:rsid w:val="00D2320D"/>
    <w:rsid w:val="00D23591"/>
    <w:rsid w:val="00D23B63"/>
    <w:rsid w:val="00D2455E"/>
    <w:rsid w:val="00D25AEB"/>
    <w:rsid w:val="00D25D81"/>
    <w:rsid w:val="00D2708E"/>
    <w:rsid w:val="00D273DD"/>
    <w:rsid w:val="00D274D3"/>
    <w:rsid w:val="00D30FC5"/>
    <w:rsid w:val="00D311C7"/>
    <w:rsid w:val="00D330CF"/>
    <w:rsid w:val="00D35C4F"/>
    <w:rsid w:val="00D36EAB"/>
    <w:rsid w:val="00D37527"/>
    <w:rsid w:val="00D3766C"/>
    <w:rsid w:val="00D377F6"/>
    <w:rsid w:val="00D40310"/>
    <w:rsid w:val="00D41205"/>
    <w:rsid w:val="00D42442"/>
    <w:rsid w:val="00D42883"/>
    <w:rsid w:val="00D42FC2"/>
    <w:rsid w:val="00D43CFC"/>
    <w:rsid w:val="00D43D47"/>
    <w:rsid w:val="00D43DC0"/>
    <w:rsid w:val="00D445C4"/>
    <w:rsid w:val="00D449BD"/>
    <w:rsid w:val="00D459E4"/>
    <w:rsid w:val="00D51B54"/>
    <w:rsid w:val="00D535A6"/>
    <w:rsid w:val="00D53A7E"/>
    <w:rsid w:val="00D53C88"/>
    <w:rsid w:val="00D5500E"/>
    <w:rsid w:val="00D551B9"/>
    <w:rsid w:val="00D55227"/>
    <w:rsid w:val="00D55478"/>
    <w:rsid w:val="00D559FB"/>
    <w:rsid w:val="00D5628D"/>
    <w:rsid w:val="00D56395"/>
    <w:rsid w:val="00D604EB"/>
    <w:rsid w:val="00D60819"/>
    <w:rsid w:val="00D61501"/>
    <w:rsid w:val="00D619C8"/>
    <w:rsid w:val="00D62C8C"/>
    <w:rsid w:val="00D62D58"/>
    <w:rsid w:val="00D63697"/>
    <w:rsid w:val="00D6392D"/>
    <w:rsid w:val="00D63A68"/>
    <w:rsid w:val="00D6436E"/>
    <w:rsid w:val="00D6473D"/>
    <w:rsid w:val="00D65E88"/>
    <w:rsid w:val="00D65E9E"/>
    <w:rsid w:val="00D66A71"/>
    <w:rsid w:val="00D66EF1"/>
    <w:rsid w:val="00D67459"/>
    <w:rsid w:val="00D67942"/>
    <w:rsid w:val="00D67C6C"/>
    <w:rsid w:val="00D70411"/>
    <w:rsid w:val="00D70717"/>
    <w:rsid w:val="00D7083E"/>
    <w:rsid w:val="00D714E9"/>
    <w:rsid w:val="00D715B2"/>
    <w:rsid w:val="00D73663"/>
    <w:rsid w:val="00D744D9"/>
    <w:rsid w:val="00D74D5E"/>
    <w:rsid w:val="00D75A10"/>
    <w:rsid w:val="00D76126"/>
    <w:rsid w:val="00D7678B"/>
    <w:rsid w:val="00D76FD6"/>
    <w:rsid w:val="00D775BC"/>
    <w:rsid w:val="00D807C7"/>
    <w:rsid w:val="00D80D31"/>
    <w:rsid w:val="00D81F8D"/>
    <w:rsid w:val="00D82C86"/>
    <w:rsid w:val="00D832AE"/>
    <w:rsid w:val="00D835E1"/>
    <w:rsid w:val="00D83DAA"/>
    <w:rsid w:val="00D850DA"/>
    <w:rsid w:val="00D86603"/>
    <w:rsid w:val="00D86C95"/>
    <w:rsid w:val="00D86EC7"/>
    <w:rsid w:val="00D86FE1"/>
    <w:rsid w:val="00D8780E"/>
    <w:rsid w:val="00D878F7"/>
    <w:rsid w:val="00D87B40"/>
    <w:rsid w:val="00D9139E"/>
    <w:rsid w:val="00D91DBD"/>
    <w:rsid w:val="00D91F60"/>
    <w:rsid w:val="00D92288"/>
    <w:rsid w:val="00D922FF"/>
    <w:rsid w:val="00D9430C"/>
    <w:rsid w:val="00D94FB7"/>
    <w:rsid w:val="00D957D0"/>
    <w:rsid w:val="00D97A25"/>
    <w:rsid w:val="00DA007E"/>
    <w:rsid w:val="00DA1F46"/>
    <w:rsid w:val="00DA2E44"/>
    <w:rsid w:val="00DA3777"/>
    <w:rsid w:val="00DA3AD9"/>
    <w:rsid w:val="00DA4ECD"/>
    <w:rsid w:val="00DA4F74"/>
    <w:rsid w:val="00DA5A0D"/>
    <w:rsid w:val="00DA5F44"/>
    <w:rsid w:val="00DA6A33"/>
    <w:rsid w:val="00DB032F"/>
    <w:rsid w:val="00DB0844"/>
    <w:rsid w:val="00DB0909"/>
    <w:rsid w:val="00DB1D90"/>
    <w:rsid w:val="00DB3165"/>
    <w:rsid w:val="00DB32FE"/>
    <w:rsid w:val="00DB465D"/>
    <w:rsid w:val="00DB532B"/>
    <w:rsid w:val="00DB543D"/>
    <w:rsid w:val="00DB5E3F"/>
    <w:rsid w:val="00DB6F49"/>
    <w:rsid w:val="00DB6FEF"/>
    <w:rsid w:val="00DB75F0"/>
    <w:rsid w:val="00DB7EBA"/>
    <w:rsid w:val="00DC015D"/>
    <w:rsid w:val="00DC0E09"/>
    <w:rsid w:val="00DC0FF0"/>
    <w:rsid w:val="00DC1563"/>
    <w:rsid w:val="00DC177C"/>
    <w:rsid w:val="00DC19E5"/>
    <w:rsid w:val="00DC1A6B"/>
    <w:rsid w:val="00DC1F43"/>
    <w:rsid w:val="00DC268F"/>
    <w:rsid w:val="00DC4470"/>
    <w:rsid w:val="00DC474F"/>
    <w:rsid w:val="00DC68E8"/>
    <w:rsid w:val="00DC787E"/>
    <w:rsid w:val="00DD02B7"/>
    <w:rsid w:val="00DD119E"/>
    <w:rsid w:val="00DD1605"/>
    <w:rsid w:val="00DD1C8C"/>
    <w:rsid w:val="00DD3259"/>
    <w:rsid w:val="00DD3CBD"/>
    <w:rsid w:val="00DD50B2"/>
    <w:rsid w:val="00DD63A2"/>
    <w:rsid w:val="00DD6601"/>
    <w:rsid w:val="00DD70DD"/>
    <w:rsid w:val="00DD76AC"/>
    <w:rsid w:val="00DD784E"/>
    <w:rsid w:val="00DD7B28"/>
    <w:rsid w:val="00DD7BAF"/>
    <w:rsid w:val="00DD7CFF"/>
    <w:rsid w:val="00DE00CC"/>
    <w:rsid w:val="00DE0638"/>
    <w:rsid w:val="00DE1096"/>
    <w:rsid w:val="00DE2ABD"/>
    <w:rsid w:val="00DE2FEB"/>
    <w:rsid w:val="00DE3188"/>
    <w:rsid w:val="00DE348C"/>
    <w:rsid w:val="00DE3B40"/>
    <w:rsid w:val="00DE4CC0"/>
    <w:rsid w:val="00DE554F"/>
    <w:rsid w:val="00DE6B4F"/>
    <w:rsid w:val="00DE6C82"/>
    <w:rsid w:val="00DE6EBF"/>
    <w:rsid w:val="00DE7E75"/>
    <w:rsid w:val="00DF08D8"/>
    <w:rsid w:val="00DF0ACE"/>
    <w:rsid w:val="00DF0B0E"/>
    <w:rsid w:val="00DF0B4E"/>
    <w:rsid w:val="00DF0EBA"/>
    <w:rsid w:val="00DF1FE1"/>
    <w:rsid w:val="00DF248A"/>
    <w:rsid w:val="00DF2DD3"/>
    <w:rsid w:val="00DF320D"/>
    <w:rsid w:val="00DF3D1D"/>
    <w:rsid w:val="00DF4AF8"/>
    <w:rsid w:val="00DF6381"/>
    <w:rsid w:val="00DF63F5"/>
    <w:rsid w:val="00DF6762"/>
    <w:rsid w:val="00DF71A5"/>
    <w:rsid w:val="00DF727F"/>
    <w:rsid w:val="00DF7663"/>
    <w:rsid w:val="00E020AA"/>
    <w:rsid w:val="00E034E7"/>
    <w:rsid w:val="00E042A4"/>
    <w:rsid w:val="00E047E1"/>
    <w:rsid w:val="00E04A32"/>
    <w:rsid w:val="00E050E9"/>
    <w:rsid w:val="00E05865"/>
    <w:rsid w:val="00E05E39"/>
    <w:rsid w:val="00E0664B"/>
    <w:rsid w:val="00E075BC"/>
    <w:rsid w:val="00E07F00"/>
    <w:rsid w:val="00E10FEC"/>
    <w:rsid w:val="00E12A19"/>
    <w:rsid w:val="00E12AD5"/>
    <w:rsid w:val="00E13184"/>
    <w:rsid w:val="00E132B5"/>
    <w:rsid w:val="00E13345"/>
    <w:rsid w:val="00E13703"/>
    <w:rsid w:val="00E13C25"/>
    <w:rsid w:val="00E13E70"/>
    <w:rsid w:val="00E1445C"/>
    <w:rsid w:val="00E1533F"/>
    <w:rsid w:val="00E15398"/>
    <w:rsid w:val="00E15551"/>
    <w:rsid w:val="00E16428"/>
    <w:rsid w:val="00E164CE"/>
    <w:rsid w:val="00E16F75"/>
    <w:rsid w:val="00E17047"/>
    <w:rsid w:val="00E17A5E"/>
    <w:rsid w:val="00E204E7"/>
    <w:rsid w:val="00E21208"/>
    <w:rsid w:val="00E21F61"/>
    <w:rsid w:val="00E229F2"/>
    <w:rsid w:val="00E22BDC"/>
    <w:rsid w:val="00E22DA8"/>
    <w:rsid w:val="00E22DC2"/>
    <w:rsid w:val="00E22EB0"/>
    <w:rsid w:val="00E230F0"/>
    <w:rsid w:val="00E239AC"/>
    <w:rsid w:val="00E23E62"/>
    <w:rsid w:val="00E25DB6"/>
    <w:rsid w:val="00E26DA7"/>
    <w:rsid w:val="00E26E90"/>
    <w:rsid w:val="00E3177C"/>
    <w:rsid w:val="00E3274F"/>
    <w:rsid w:val="00E32CD8"/>
    <w:rsid w:val="00E33A13"/>
    <w:rsid w:val="00E33D66"/>
    <w:rsid w:val="00E34092"/>
    <w:rsid w:val="00E34F40"/>
    <w:rsid w:val="00E35919"/>
    <w:rsid w:val="00E35A77"/>
    <w:rsid w:val="00E363E2"/>
    <w:rsid w:val="00E368E3"/>
    <w:rsid w:val="00E36DDA"/>
    <w:rsid w:val="00E37A2F"/>
    <w:rsid w:val="00E40302"/>
    <w:rsid w:val="00E40CFC"/>
    <w:rsid w:val="00E4108D"/>
    <w:rsid w:val="00E415C8"/>
    <w:rsid w:val="00E41639"/>
    <w:rsid w:val="00E41651"/>
    <w:rsid w:val="00E418B7"/>
    <w:rsid w:val="00E418EA"/>
    <w:rsid w:val="00E4238F"/>
    <w:rsid w:val="00E4289A"/>
    <w:rsid w:val="00E42CE1"/>
    <w:rsid w:val="00E432BA"/>
    <w:rsid w:val="00E44009"/>
    <w:rsid w:val="00E4425E"/>
    <w:rsid w:val="00E44D85"/>
    <w:rsid w:val="00E47BE3"/>
    <w:rsid w:val="00E47FAB"/>
    <w:rsid w:val="00E50474"/>
    <w:rsid w:val="00E5159C"/>
    <w:rsid w:val="00E51E46"/>
    <w:rsid w:val="00E535E3"/>
    <w:rsid w:val="00E53879"/>
    <w:rsid w:val="00E53DA1"/>
    <w:rsid w:val="00E5404F"/>
    <w:rsid w:val="00E55153"/>
    <w:rsid w:val="00E553DA"/>
    <w:rsid w:val="00E55422"/>
    <w:rsid w:val="00E55603"/>
    <w:rsid w:val="00E5635B"/>
    <w:rsid w:val="00E578EA"/>
    <w:rsid w:val="00E60B02"/>
    <w:rsid w:val="00E60D6B"/>
    <w:rsid w:val="00E60F77"/>
    <w:rsid w:val="00E61C95"/>
    <w:rsid w:val="00E62F12"/>
    <w:rsid w:val="00E63920"/>
    <w:rsid w:val="00E64011"/>
    <w:rsid w:val="00E6488A"/>
    <w:rsid w:val="00E6490B"/>
    <w:rsid w:val="00E64E77"/>
    <w:rsid w:val="00E650B8"/>
    <w:rsid w:val="00E6558B"/>
    <w:rsid w:val="00E663BA"/>
    <w:rsid w:val="00E678CF"/>
    <w:rsid w:val="00E67C64"/>
    <w:rsid w:val="00E701FB"/>
    <w:rsid w:val="00E715BF"/>
    <w:rsid w:val="00E71BF6"/>
    <w:rsid w:val="00E71C19"/>
    <w:rsid w:val="00E71EB2"/>
    <w:rsid w:val="00E71FE7"/>
    <w:rsid w:val="00E72499"/>
    <w:rsid w:val="00E724A8"/>
    <w:rsid w:val="00E731EF"/>
    <w:rsid w:val="00E746F8"/>
    <w:rsid w:val="00E817E4"/>
    <w:rsid w:val="00E81DF7"/>
    <w:rsid w:val="00E82706"/>
    <w:rsid w:val="00E83359"/>
    <w:rsid w:val="00E83BCB"/>
    <w:rsid w:val="00E846E4"/>
    <w:rsid w:val="00E84A3B"/>
    <w:rsid w:val="00E84F71"/>
    <w:rsid w:val="00E851F3"/>
    <w:rsid w:val="00E85269"/>
    <w:rsid w:val="00E8610F"/>
    <w:rsid w:val="00E86B97"/>
    <w:rsid w:val="00E8714B"/>
    <w:rsid w:val="00E87200"/>
    <w:rsid w:val="00E874FC"/>
    <w:rsid w:val="00E87627"/>
    <w:rsid w:val="00E90978"/>
    <w:rsid w:val="00E91E42"/>
    <w:rsid w:val="00E9269D"/>
    <w:rsid w:val="00E938DA"/>
    <w:rsid w:val="00E9403F"/>
    <w:rsid w:val="00E948C8"/>
    <w:rsid w:val="00E951E3"/>
    <w:rsid w:val="00E95C4A"/>
    <w:rsid w:val="00E95F02"/>
    <w:rsid w:val="00E96A99"/>
    <w:rsid w:val="00E9784C"/>
    <w:rsid w:val="00EA001D"/>
    <w:rsid w:val="00EA002B"/>
    <w:rsid w:val="00EA14E3"/>
    <w:rsid w:val="00EA2151"/>
    <w:rsid w:val="00EA21AB"/>
    <w:rsid w:val="00EA2413"/>
    <w:rsid w:val="00EA3B09"/>
    <w:rsid w:val="00EA4733"/>
    <w:rsid w:val="00EA540D"/>
    <w:rsid w:val="00EA6877"/>
    <w:rsid w:val="00EA72D5"/>
    <w:rsid w:val="00EA7FEE"/>
    <w:rsid w:val="00EB0709"/>
    <w:rsid w:val="00EB1377"/>
    <w:rsid w:val="00EB18BC"/>
    <w:rsid w:val="00EB23AF"/>
    <w:rsid w:val="00EB244B"/>
    <w:rsid w:val="00EB24B9"/>
    <w:rsid w:val="00EB2CE6"/>
    <w:rsid w:val="00EB2FB1"/>
    <w:rsid w:val="00EB3522"/>
    <w:rsid w:val="00EB37BE"/>
    <w:rsid w:val="00EB385B"/>
    <w:rsid w:val="00EB44C0"/>
    <w:rsid w:val="00EB5604"/>
    <w:rsid w:val="00EB6381"/>
    <w:rsid w:val="00EB6580"/>
    <w:rsid w:val="00EC0217"/>
    <w:rsid w:val="00EC0B7E"/>
    <w:rsid w:val="00EC0FD7"/>
    <w:rsid w:val="00EC126F"/>
    <w:rsid w:val="00EC283C"/>
    <w:rsid w:val="00EC3518"/>
    <w:rsid w:val="00EC3698"/>
    <w:rsid w:val="00EC3DB8"/>
    <w:rsid w:val="00EC4CB4"/>
    <w:rsid w:val="00EC570A"/>
    <w:rsid w:val="00EC5FC9"/>
    <w:rsid w:val="00EC685F"/>
    <w:rsid w:val="00EC7B5A"/>
    <w:rsid w:val="00ED0136"/>
    <w:rsid w:val="00ED1590"/>
    <w:rsid w:val="00ED1876"/>
    <w:rsid w:val="00ED1935"/>
    <w:rsid w:val="00ED1A73"/>
    <w:rsid w:val="00ED1AA1"/>
    <w:rsid w:val="00ED1DB1"/>
    <w:rsid w:val="00ED4488"/>
    <w:rsid w:val="00ED4742"/>
    <w:rsid w:val="00ED57A5"/>
    <w:rsid w:val="00ED5EB0"/>
    <w:rsid w:val="00ED6457"/>
    <w:rsid w:val="00ED7485"/>
    <w:rsid w:val="00ED7DA4"/>
    <w:rsid w:val="00EE02E6"/>
    <w:rsid w:val="00EE05BE"/>
    <w:rsid w:val="00EE0903"/>
    <w:rsid w:val="00EE0AA8"/>
    <w:rsid w:val="00EE107D"/>
    <w:rsid w:val="00EE1836"/>
    <w:rsid w:val="00EE2680"/>
    <w:rsid w:val="00EE2A88"/>
    <w:rsid w:val="00EE2EAF"/>
    <w:rsid w:val="00EE330D"/>
    <w:rsid w:val="00EE4CB4"/>
    <w:rsid w:val="00EE5CB3"/>
    <w:rsid w:val="00EE5EBE"/>
    <w:rsid w:val="00EE5F1D"/>
    <w:rsid w:val="00EE6620"/>
    <w:rsid w:val="00EE695B"/>
    <w:rsid w:val="00EE6980"/>
    <w:rsid w:val="00EE7E9B"/>
    <w:rsid w:val="00EF0622"/>
    <w:rsid w:val="00EF0F7B"/>
    <w:rsid w:val="00EF23FA"/>
    <w:rsid w:val="00EF294D"/>
    <w:rsid w:val="00EF2A92"/>
    <w:rsid w:val="00EF3146"/>
    <w:rsid w:val="00EF3632"/>
    <w:rsid w:val="00EF3DC3"/>
    <w:rsid w:val="00EF3E69"/>
    <w:rsid w:val="00EF46F9"/>
    <w:rsid w:val="00EF4B06"/>
    <w:rsid w:val="00EF4C63"/>
    <w:rsid w:val="00EF5816"/>
    <w:rsid w:val="00EF6399"/>
    <w:rsid w:val="00EF6845"/>
    <w:rsid w:val="00EF70B6"/>
    <w:rsid w:val="00F00DB8"/>
    <w:rsid w:val="00F03622"/>
    <w:rsid w:val="00F038F0"/>
    <w:rsid w:val="00F03D65"/>
    <w:rsid w:val="00F047E7"/>
    <w:rsid w:val="00F05841"/>
    <w:rsid w:val="00F063BC"/>
    <w:rsid w:val="00F06D14"/>
    <w:rsid w:val="00F07D4B"/>
    <w:rsid w:val="00F103EE"/>
    <w:rsid w:val="00F10A4A"/>
    <w:rsid w:val="00F10BDD"/>
    <w:rsid w:val="00F11228"/>
    <w:rsid w:val="00F1126C"/>
    <w:rsid w:val="00F112DD"/>
    <w:rsid w:val="00F11E97"/>
    <w:rsid w:val="00F125E1"/>
    <w:rsid w:val="00F135CA"/>
    <w:rsid w:val="00F13675"/>
    <w:rsid w:val="00F13EF0"/>
    <w:rsid w:val="00F14498"/>
    <w:rsid w:val="00F15AA4"/>
    <w:rsid w:val="00F163A3"/>
    <w:rsid w:val="00F16CFB"/>
    <w:rsid w:val="00F17501"/>
    <w:rsid w:val="00F17F84"/>
    <w:rsid w:val="00F20088"/>
    <w:rsid w:val="00F20934"/>
    <w:rsid w:val="00F21946"/>
    <w:rsid w:val="00F21E67"/>
    <w:rsid w:val="00F23799"/>
    <w:rsid w:val="00F239F2"/>
    <w:rsid w:val="00F23A39"/>
    <w:rsid w:val="00F248FB"/>
    <w:rsid w:val="00F2497F"/>
    <w:rsid w:val="00F256C3"/>
    <w:rsid w:val="00F2720B"/>
    <w:rsid w:val="00F3034A"/>
    <w:rsid w:val="00F319F4"/>
    <w:rsid w:val="00F31A44"/>
    <w:rsid w:val="00F320C0"/>
    <w:rsid w:val="00F33564"/>
    <w:rsid w:val="00F33DD5"/>
    <w:rsid w:val="00F342B3"/>
    <w:rsid w:val="00F34372"/>
    <w:rsid w:val="00F35886"/>
    <w:rsid w:val="00F35F6E"/>
    <w:rsid w:val="00F36229"/>
    <w:rsid w:val="00F369FF"/>
    <w:rsid w:val="00F37AB2"/>
    <w:rsid w:val="00F37DDE"/>
    <w:rsid w:val="00F403CC"/>
    <w:rsid w:val="00F4165B"/>
    <w:rsid w:val="00F43DAE"/>
    <w:rsid w:val="00F4431B"/>
    <w:rsid w:val="00F44680"/>
    <w:rsid w:val="00F470E9"/>
    <w:rsid w:val="00F47633"/>
    <w:rsid w:val="00F47A4E"/>
    <w:rsid w:val="00F5098F"/>
    <w:rsid w:val="00F509B5"/>
    <w:rsid w:val="00F5233D"/>
    <w:rsid w:val="00F5441F"/>
    <w:rsid w:val="00F54882"/>
    <w:rsid w:val="00F55989"/>
    <w:rsid w:val="00F559C2"/>
    <w:rsid w:val="00F55B08"/>
    <w:rsid w:val="00F55BCA"/>
    <w:rsid w:val="00F56643"/>
    <w:rsid w:val="00F56AF2"/>
    <w:rsid w:val="00F56DF5"/>
    <w:rsid w:val="00F57E23"/>
    <w:rsid w:val="00F61406"/>
    <w:rsid w:val="00F61679"/>
    <w:rsid w:val="00F6270C"/>
    <w:rsid w:val="00F6330D"/>
    <w:rsid w:val="00F648FD"/>
    <w:rsid w:val="00F64B5B"/>
    <w:rsid w:val="00F64F87"/>
    <w:rsid w:val="00F65237"/>
    <w:rsid w:val="00F65B6E"/>
    <w:rsid w:val="00F67087"/>
    <w:rsid w:val="00F670D4"/>
    <w:rsid w:val="00F722A6"/>
    <w:rsid w:val="00F72814"/>
    <w:rsid w:val="00F734B2"/>
    <w:rsid w:val="00F734EB"/>
    <w:rsid w:val="00F73533"/>
    <w:rsid w:val="00F7463E"/>
    <w:rsid w:val="00F75685"/>
    <w:rsid w:val="00F75F69"/>
    <w:rsid w:val="00F76790"/>
    <w:rsid w:val="00F76CF2"/>
    <w:rsid w:val="00F76E8B"/>
    <w:rsid w:val="00F80F5A"/>
    <w:rsid w:val="00F81074"/>
    <w:rsid w:val="00F8236F"/>
    <w:rsid w:val="00F825DA"/>
    <w:rsid w:val="00F83412"/>
    <w:rsid w:val="00F8359C"/>
    <w:rsid w:val="00F83E16"/>
    <w:rsid w:val="00F84688"/>
    <w:rsid w:val="00F849A5"/>
    <w:rsid w:val="00F857F8"/>
    <w:rsid w:val="00F8618F"/>
    <w:rsid w:val="00F86231"/>
    <w:rsid w:val="00F86F47"/>
    <w:rsid w:val="00F87F9E"/>
    <w:rsid w:val="00F90BEB"/>
    <w:rsid w:val="00F919E9"/>
    <w:rsid w:val="00F92CB2"/>
    <w:rsid w:val="00F93CEF"/>
    <w:rsid w:val="00F93EE2"/>
    <w:rsid w:val="00F94DF8"/>
    <w:rsid w:val="00F95E4F"/>
    <w:rsid w:val="00F963D2"/>
    <w:rsid w:val="00F96DB1"/>
    <w:rsid w:val="00F97214"/>
    <w:rsid w:val="00F9791C"/>
    <w:rsid w:val="00FA0A59"/>
    <w:rsid w:val="00FA0E5F"/>
    <w:rsid w:val="00FA0EAC"/>
    <w:rsid w:val="00FA20D8"/>
    <w:rsid w:val="00FA3768"/>
    <w:rsid w:val="00FA3B7E"/>
    <w:rsid w:val="00FA3DAC"/>
    <w:rsid w:val="00FA5C50"/>
    <w:rsid w:val="00FA60E1"/>
    <w:rsid w:val="00FA7002"/>
    <w:rsid w:val="00FA76A1"/>
    <w:rsid w:val="00FB0049"/>
    <w:rsid w:val="00FB019F"/>
    <w:rsid w:val="00FB099F"/>
    <w:rsid w:val="00FB16D2"/>
    <w:rsid w:val="00FB194C"/>
    <w:rsid w:val="00FB1C9B"/>
    <w:rsid w:val="00FB2155"/>
    <w:rsid w:val="00FB2820"/>
    <w:rsid w:val="00FB2DD8"/>
    <w:rsid w:val="00FB2E3A"/>
    <w:rsid w:val="00FB2ED2"/>
    <w:rsid w:val="00FB3D71"/>
    <w:rsid w:val="00FB47C4"/>
    <w:rsid w:val="00FB5177"/>
    <w:rsid w:val="00FB5CA3"/>
    <w:rsid w:val="00FB66B4"/>
    <w:rsid w:val="00FB7CDB"/>
    <w:rsid w:val="00FB7D17"/>
    <w:rsid w:val="00FC0736"/>
    <w:rsid w:val="00FC0757"/>
    <w:rsid w:val="00FC0C3D"/>
    <w:rsid w:val="00FC1AE9"/>
    <w:rsid w:val="00FC1E2D"/>
    <w:rsid w:val="00FC2CC1"/>
    <w:rsid w:val="00FC366A"/>
    <w:rsid w:val="00FC4A48"/>
    <w:rsid w:val="00FC5E7D"/>
    <w:rsid w:val="00FC6208"/>
    <w:rsid w:val="00FC68A9"/>
    <w:rsid w:val="00FC7732"/>
    <w:rsid w:val="00FC7BCD"/>
    <w:rsid w:val="00FD0281"/>
    <w:rsid w:val="00FD190A"/>
    <w:rsid w:val="00FD19BA"/>
    <w:rsid w:val="00FD19D7"/>
    <w:rsid w:val="00FD1BDE"/>
    <w:rsid w:val="00FD1CEF"/>
    <w:rsid w:val="00FD1F4E"/>
    <w:rsid w:val="00FD22C6"/>
    <w:rsid w:val="00FD31D6"/>
    <w:rsid w:val="00FD347E"/>
    <w:rsid w:val="00FD4658"/>
    <w:rsid w:val="00FD4E43"/>
    <w:rsid w:val="00FD64B9"/>
    <w:rsid w:val="00FD6ADB"/>
    <w:rsid w:val="00FD6DE4"/>
    <w:rsid w:val="00FD7425"/>
    <w:rsid w:val="00FD77F0"/>
    <w:rsid w:val="00FD7AED"/>
    <w:rsid w:val="00FE0175"/>
    <w:rsid w:val="00FE0D9B"/>
    <w:rsid w:val="00FE14FC"/>
    <w:rsid w:val="00FE1804"/>
    <w:rsid w:val="00FE1A9B"/>
    <w:rsid w:val="00FE2370"/>
    <w:rsid w:val="00FE2AAF"/>
    <w:rsid w:val="00FE2AB5"/>
    <w:rsid w:val="00FE2BDF"/>
    <w:rsid w:val="00FE4093"/>
    <w:rsid w:val="00FE5542"/>
    <w:rsid w:val="00FE5E57"/>
    <w:rsid w:val="00FE6B0B"/>
    <w:rsid w:val="00FE6CE6"/>
    <w:rsid w:val="00FF114F"/>
    <w:rsid w:val="00FF1701"/>
    <w:rsid w:val="00FF222E"/>
    <w:rsid w:val="00FF2BED"/>
    <w:rsid w:val="00FF2E6C"/>
    <w:rsid w:val="00FF3934"/>
    <w:rsid w:val="00FF3AE1"/>
    <w:rsid w:val="00FF43DE"/>
    <w:rsid w:val="00FF5657"/>
    <w:rsid w:val="00FF6489"/>
    <w:rsid w:val="00FF735F"/>
    <w:rsid w:val="00FF7547"/>
    <w:rsid w:val="00FF7E19"/>
  </w:rsids>
  <m:mathPr>
    <m:mathFont m:val="Cambria Math"/>
    <m:brkBin m:val="before"/>
    <m:brkBinSub m:val="--"/>
    <m:smallFrac m:val="0"/>
    <m:dispDef/>
    <m:lMargin m:val="0"/>
    <m:rMargin m:val="0"/>
    <m:defJc m:val="centerGroup"/>
    <m:wrapIndent m:val="1440"/>
    <m:intLim m:val="subSup"/>
    <m:naryLim m:val="undOvr"/>
  </m:mathPr>
  <w:attachedSchema w:val="http://www.clearwire.com/cws/services/wholesale"/>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5811B25-1B4E-4AC8-AC74-BB1F68C5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iPriority="20" w:unhideWhenUsed="1" w:qFormat="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C4F"/>
    <w:rPr>
      <w:sz w:val="24"/>
      <w:szCs w:val="24"/>
    </w:rPr>
  </w:style>
  <w:style w:type="paragraph" w:styleId="Heading1">
    <w:name w:val="heading 1"/>
    <w:next w:val="BodyText"/>
    <w:link w:val="Heading1Char"/>
    <w:uiPriority w:val="1"/>
    <w:qFormat/>
    <w:rsid w:val="003B4816"/>
    <w:pPr>
      <w:keepNext/>
      <w:pageBreakBefore/>
      <w:numPr>
        <w:numId w:val="12"/>
      </w:numPr>
      <w:pBdr>
        <w:bottom w:val="single" w:sz="4" w:space="1" w:color="auto"/>
      </w:pBdr>
      <w:spacing w:before="800" w:after="240"/>
      <w:outlineLvl w:val="0"/>
    </w:pPr>
    <w:rPr>
      <w:rFonts w:ascii="Arial" w:hAnsi="Arial" w:cs="Arial"/>
      <w:b/>
      <w:bCs/>
      <w:smallCaps/>
      <w:color w:val="005827" w:themeColor="accent5" w:themeShade="80"/>
      <w:kern w:val="32"/>
      <w:sz w:val="48"/>
      <w:szCs w:val="48"/>
    </w:rPr>
  </w:style>
  <w:style w:type="paragraph" w:styleId="Heading2">
    <w:name w:val="heading 2"/>
    <w:next w:val="BodyText"/>
    <w:link w:val="Heading2Char"/>
    <w:uiPriority w:val="1"/>
    <w:qFormat/>
    <w:rsid w:val="00E650B8"/>
    <w:pPr>
      <w:keepNext/>
      <w:keepLines/>
      <w:numPr>
        <w:ilvl w:val="1"/>
        <w:numId w:val="12"/>
      </w:numPr>
      <w:spacing w:before="240" w:after="120"/>
      <w:outlineLvl w:val="1"/>
    </w:pPr>
    <w:rPr>
      <w:rFonts w:ascii="Arial" w:hAnsi="Arial" w:cs="Arial"/>
      <w:b/>
      <w:bCs/>
      <w:color w:val="00833B" w:themeColor="accent5" w:themeShade="BF"/>
      <w:sz w:val="32"/>
      <w:szCs w:val="32"/>
    </w:rPr>
  </w:style>
  <w:style w:type="paragraph" w:styleId="Heading3">
    <w:name w:val="heading 3"/>
    <w:next w:val="BodyText"/>
    <w:link w:val="Heading3Char"/>
    <w:uiPriority w:val="1"/>
    <w:qFormat/>
    <w:rsid w:val="008C10B1"/>
    <w:pPr>
      <w:keepNext/>
      <w:keepLines/>
      <w:numPr>
        <w:ilvl w:val="2"/>
        <w:numId w:val="12"/>
      </w:numPr>
      <w:spacing w:before="160" w:after="80"/>
      <w:outlineLvl w:val="2"/>
    </w:pPr>
    <w:rPr>
      <w:rFonts w:ascii="Arial" w:hAnsi="Arial" w:cs="Arial"/>
      <w:b/>
      <w:bCs/>
      <w:color w:val="239E12"/>
      <w:sz w:val="28"/>
      <w:szCs w:val="28"/>
    </w:rPr>
  </w:style>
  <w:style w:type="paragraph" w:styleId="Heading4">
    <w:name w:val="heading 4"/>
    <w:link w:val="Heading4Char"/>
    <w:uiPriority w:val="18"/>
    <w:qFormat/>
    <w:rsid w:val="00AF176E"/>
    <w:pPr>
      <w:keepNext/>
      <w:keepLines/>
      <w:numPr>
        <w:ilvl w:val="3"/>
        <w:numId w:val="12"/>
      </w:numPr>
      <w:spacing w:before="160" w:after="80"/>
      <w:outlineLvl w:val="3"/>
    </w:pPr>
    <w:rPr>
      <w:rFonts w:ascii="Arial" w:hAnsi="Arial" w:cs="Arial"/>
      <w:b/>
      <w:bCs/>
      <w:color w:val="239E12"/>
      <w:sz w:val="22"/>
      <w:szCs w:val="22"/>
    </w:rPr>
  </w:style>
  <w:style w:type="paragraph" w:styleId="Heading5">
    <w:name w:val="heading 5"/>
    <w:basedOn w:val="Normal"/>
    <w:next w:val="Normal"/>
    <w:link w:val="Heading5Char"/>
    <w:uiPriority w:val="18"/>
    <w:qFormat/>
    <w:rsid w:val="00EE2EAF"/>
    <w:pPr>
      <w:spacing w:before="240" w:after="60"/>
      <w:outlineLvl w:val="4"/>
    </w:pPr>
    <w:rPr>
      <w:b/>
      <w:bCs/>
      <w:i/>
      <w:iCs/>
      <w:sz w:val="26"/>
      <w:szCs w:val="26"/>
    </w:rPr>
  </w:style>
  <w:style w:type="paragraph" w:styleId="Heading6">
    <w:name w:val="heading 6"/>
    <w:basedOn w:val="Normal"/>
    <w:next w:val="Normal"/>
    <w:link w:val="Heading6Char"/>
    <w:uiPriority w:val="18"/>
    <w:qFormat/>
    <w:rsid w:val="00EE2EAF"/>
    <w:pPr>
      <w:spacing w:before="240" w:after="60"/>
      <w:outlineLvl w:val="5"/>
    </w:pPr>
    <w:rPr>
      <w:b/>
      <w:bCs/>
      <w:sz w:val="22"/>
      <w:szCs w:val="22"/>
    </w:rPr>
  </w:style>
  <w:style w:type="paragraph" w:styleId="Heading7">
    <w:name w:val="heading 7"/>
    <w:basedOn w:val="Normal"/>
    <w:next w:val="Normal"/>
    <w:link w:val="Heading7Char"/>
    <w:uiPriority w:val="18"/>
    <w:qFormat/>
    <w:rsid w:val="00EE2EAF"/>
    <w:pPr>
      <w:spacing w:before="240" w:after="60"/>
      <w:outlineLvl w:val="6"/>
    </w:pPr>
  </w:style>
  <w:style w:type="paragraph" w:styleId="Heading8">
    <w:name w:val="heading 8"/>
    <w:basedOn w:val="Normal"/>
    <w:next w:val="Normal"/>
    <w:link w:val="Heading8Char"/>
    <w:uiPriority w:val="18"/>
    <w:qFormat/>
    <w:rsid w:val="00EE2EAF"/>
    <w:pPr>
      <w:spacing w:before="240" w:after="60"/>
      <w:outlineLvl w:val="7"/>
    </w:pPr>
    <w:rPr>
      <w:i/>
      <w:iCs/>
    </w:rPr>
  </w:style>
  <w:style w:type="paragraph" w:styleId="Heading9">
    <w:name w:val="heading 9"/>
    <w:basedOn w:val="Normal"/>
    <w:next w:val="Normal"/>
    <w:link w:val="Heading9Char"/>
    <w:uiPriority w:val="18"/>
    <w:qFormat/>
    <w:rsid w:val="00EE2EA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EE2EAF"/>
    <w:pPr>
      <w:spacing w:before="80" w:after="80"/>
      <w:ind w:left="1440"/>
    </w:pPr>
    <w:rPr>
      <w:sz w:val="22"/>
      <w:szCs w:val="22"/>
    </w:rPr>
  </w:style>
  <w:style w:type="paragraph" w:styleId="TOC4">
    <w:name w:val="toc 4"/>
    <w:basedOn w:val="Normal"/>
    <w:next w:val="Normal"/>
    <w:uiPriority w:val="39"/>
    <w:rsid w:val="00EE2EAF"/>
    <w:pPr>
      <w:ind w:left="720"/>
    </w:pPr>
  </w:style>
  <w:style w:type="paragraph" w:customStyle="1" w:styleId="DocumentType">
    <w:name w:val="Document Type"/>
    <w:rsid w:val="00EE2EAF"/>
    <w:pPr>
      <w:spacing w:after="400"/>
    </w:pPr>
    <w:rPr>
      <w:rFonts w:ascii="Arial" w:hAnsi="Arial" w:cs="Arial"/>
      <w:sz w:val="48"/>
      <w:szCs w:val="48"/>
    </w:rPr>
  </w:style>
  <w:style w:type="paragraph" w:customStyle="1" w:styleId="DocumentInformation">
    <w:name w:val="Document Information"/>
    <w:rsid w:val="00EE2EAF"/>
    <w:pPr>
      <w:spacing w:before="120" w:after="120"/>
    </w:pPr>
    <w:rPr>
      <w:sz w:val="24"/>
      <w:szCs w:val="24"/>
    </w:rPr>
  </w:style>
  <w:style w:type="paragraph" w:customStyle="1" w:styleId="Profile">
    <w:name w:val="Profile"/>
    <w:rsid w:val="00EE2EAF"/>
    <w:pPr>
      <w:spacing w:before="80"/>
    </w:pPr>
  </w:style>
  <w:style w:type="paragraph" w:customStyle="1" w:styleId="ProfileField">
    <w:name w:val="Profile Field"/>
    <w:rsid w:val="00EE2EAF"/>
    <w:pPr>
      <w:spacing w:before="80"/>
    </w:pPr>
    <w:rPr>
      <w:b/>
      <w:bCs/>
    </w:rPr>
  </w:style>
  <w:style w:type="paragraph" w:customStyle="1" w:styleId="Contents">
    <w:name w:val="Contents"/>
    <w:rsid w:val="00EE2EAF"/>
    <w:pPr>
      <w:spacing w:before="800" w:after="480"/>
      <w:jc w:val="center"/>
      <w:outlineLvl w:val="0"/>
    </w:pPr>
    <w:rPr>
      <w:rFonts w:ascii="Arial" w:hAnsi="Arial" w:cs="Arial"/>
      <w:b/>
      <w:color w:val="003366"/>
      <w:sz w:val="40"/>
    </w:rPr>
  </w:style>
  <w:style w:type="paragraph" w:styleId="TOC1">
    <w:name w:val="toc 1"/>
    <w:next w:val="BodyText"/>
    <w:uiPriority w:val="39"/>
    <w:qFormat/>
    <w:rsid w:val="004B5E94"/>
    <w:pPr>
      <w:keepNext/>
      <w:tabs>
        <w:tab w:val="left" w:pos="576"/>
        <w:tab w:val="right" w:leader="dot" w:pos="8395"/>
      </w:tabs>
      <w:spacing w:before="180" w:after="40"/>
      <w:ind w:left="576" w:right="288" w:hanging="576"/>
    </w:pPr>
    <w:rPr>
      <w:rFonts w:ascii="Arial" w:hAnsi="Arial" w:cs="Arial"/>
      <w:b/>
      <w:color w:val="00B050" w:themeColor="accent5"/>
      <w:sz w:val="24"/>
      <w:szCs w:val="24"/>
    </w:rPr>
  </w:style>
  <w:style w:type="paragraph" w:styleId="TOC2">
    <w:name w:val="toc 2"/>
    <w:next w:val="BodyText"/>
    <w:uiPriority w:val="39"/>
    <w:qFormat/>
    <w:rsid w:val="00EE2EAF"/>
    <w:pPr>
      <w:tabs>
        <w:tab w:val="left" w:pos="576"/>
        <w:tab w:val="right" w:leader="dot" w:pos="8395"/>
      </w:tabs>
      <w:spacing w:before="40" w:after="40"/>
      <w:ind w:left="576" w:right="288"/>
    </w:pPr>
    <w:rPr>
      <w:rFonts w:ascii="Arial" w:hAnsi="Arial" w:cs="Arial"/>
      <w:sz w:val="22"/>
      <w:szCs w:val="22"/>
    </w:rPr>
  </w:style>
  <w:style w:type="paragraph" w:styleId="TOC3">
    <w:name w:val="toc 3"/>
    <w:next w:val="BodyText"/>
    <w:uiPriority w:val="39"/>
    <w:qFormat/>
    <w:rsid w:val="00EE2EAF"/>
    <w:pPr>
      <w:tabs>
        <w:tab w:val="left" w:pos="1440"/>
        <w:tab w:val="right" w:leader="dot" w:pos="8395"/>
      </w:tabs>
      <w:spacing w:before="40" w:after="40"/>
      <w:ind w:left="965" w:right="288"/>
    </w:pPr>
    <w:rPr>
      <w:rFonts w:ascii="Arial" w:hAnsi="Arial" w:cs="Arial"/>
    </w:rPr>
  </w:style>
  <w:style w:type="paragraph" w:styleId="TOC5">
    <w:name w:val="toc 5"/>
    <w:basedOn w:val="Normal"/>
    <w:next w:val="Normal"/>
    <w:autoRedefine/>
    <w:uiPriority w:val="39"/>
    <w:rsid w:val="00EE2EAF"/>
    <w:pPr>
      <w:ind w:left="960"/>
    </w:pPr>
  </w:style>
  <w:style w:type="paragraph" w:styleId="TOC6">
    <w:name w:val="toc 6"/>
    <w:basedOn w:val="Normal"/>
    <w:next w:val="Normal"/>
    <w:autoRedefine/>
    <w:uiPriority w:val="39"/>
    <w:rsid w:val="00EE2EAF"/>
    <w:pPr>
      <w:ind w:left="1200"/>
    </w:pPr>
  </w:style>
  <w:style w:type="paragraph" w:styleId="TOC7">
    <w:name w:val="toc 7"/>
    <w:basedOn w:val="Normal"/>
    <w:next w:val="Normal"/>
    <w:autoRedefine/>
    <w:uiPriority w:val="39"/>
    <w:rsid w:val="00EE2EAF"/>
    <w:pPr>
      <w:ind w:left="1440"/>
    </w:pPr>
  </w:style>
  <w:style w:type="paragraph" w:styleId="TOC8">
    <w:name w:val="toc 8"/>
    <w:basedOn w:val="Normal"/>
    <w:next w:val="Normal"/>
    <w:autoRedefine/>
    <w:uiPriority w:val="39"/>
    <w:rsid w:val="00EE2EAF"/>
    <w:pPr>
      <w:ind w:left="1680"/>
    </w:pPr>
  </w:style>
  <w:style w:type="paragraph" w:styleId="TOC9">
    <w:name w:val="toc 9"/>
    <w:basedOn w:val="TOC1"/>
    <w:next w:val="BodyText"/>
    <w:uiPriority w:val="39"/>
    <w:rsid w:val="004B5E94"/>
    <w:pPr>
      <w:spacing w:before="300"/>
      <w:jc w:val="both"/>
    </w:pPr>
    <w:rPr>
      <w:sz w:val="28"/>
      <w:szCs w:val="28"/>
    </w:rPr>
  </w:style>
  <w:style w:type="character" w:styleId="PageNumber">
    <w:name w:val="page number"/>
    <w:basedOn w:val="DefaultParagraphFont"/>
    <w:rsid w:val="00EE2EAF"/>
    <w:rPr>
      <w:rFonts w:ascii="Arial" w:hAnsi="Arial" w:cs="Arial"/>
      <w:noProof w:val="0"/>
      <w:color w:val="000000"/>
      <w:sz w:val="18"/>
      <w:szCs w:val="18"/>
      <w:bdr w:val="none" w:sz="0" w:space="0" w:color="auto"/>
      <w:shd w:val="clear" w:color="auto" w:fill="auto"/>
      <w:lang w:val="en-GB"/>
    </w:rPr>
  </w:style>
  <w:style w:type="paragraph" w:styleId="Header">
    <w:name w:val="header"/>
    <w:link w:val="HeaderChar"/>
    <w:uiPriority w:val="99"/>
    <w:rsid w:val="00EE2EAF"/>
    <w:pPr>
      <w:tabs>
        <w:tab w:val="center" w:pos="4320"/>
        <w:tab w:val="right" w:pos="8640"/>
      </w:tabs>
    </w:pPr>
  </w:style>
  <w:style w:type="paragraph" w:styleId="Footer">
    <w:name w:val="footer"/>
    <w:link w:val="FooterChar"/>
    <w:uiPriority w:val="99"/>
    <w:rsid w:val="00EE2EAF"/>
    <w:pPr>
      <w:tabs>
        <w:tab w:val="center" w:pos="4320"/>
        <w:tab w:val="right" w:pos="8640"/>
      </w:tabs>
    </w:pPr>
  </w:style>
  <w:style w:type="paragraph" w:customStyle="1" w:styleId="FirstFooter">
    <w:name w:val="First Footer"/>
    <w:basedOn w:val="Footer"/>
    <w:rsid w:val="00EE2EAF"/>
    <w:pPr>
      <w:keepLines/>
      <w:tabs>
        <w:tab w:val="clear" w:pos="8640"/>
      </w:tabs>
      <w:spacing w:before="80" w:after="80"/>
      <w:jc w:val="right"/>
    </w:pPr>
    <w:rPr>
      <w:rFonts w:ascii="Arial" w:hAnsi="Arial"/>
      <w:sz w:val="18"/>
    </w:rPr>
  </w:style>
  <w:style w:type="character" w:styleId="Hyperlink">
    <w:name w:val="Hyperlink"/>
    <w:basedOn w:val="DefaultParagraphFont"/>
    <w:uiPriority w:val="99"/>
    <w:rsid w:val="00EE2EAF"/>
    <w:rPr>
      <w:color w:val="0000FF"/>
      <w:u w:val="single"/>
    </w:rPr>
  </w:style>
  <w:style w:type="paragraph" w:customStyle="1" w:styleId="AppendixHeading1">
    <w:name w:val="Appendix Heading1"/>
    <w:next w:val="BodyText"/>
    <w:rsid w:val="00EE2EAF"/>
    <w:pPr>
      <w:numPr>
        <w:numId w:val="2"/>
      </w:numPr>
      <w:pBdr>
        <w:bottom w:val="single" w:sz="4" w:space="1" w:color="auto"/>
      </w:pBdr>
      <w:tabs>
        <w:tab w:val="left" w:pos="3024"/>
      </w:tabs>
      <w:spacing w:before="800" w:after="240"/>
      <w:outlineLvl w:val="0"/>
    </w:pPr>
    <w:rPr>
      <w:rFonts w:ascii="Arial" w:hAnsi="Arial" w:cs="Arial"/>
      <w:b/>
      <w:bCs/>
      <w:color w:val="FF6600"/>
      <w:sz w:val="48"/>
      <w:szCs w:val="48"/>
    </w:rPr>
  </w:style>
  <w:style w:type="paragraph" w:customStyle="1" w:styleId="IndexTitle">
    <w:name w:val="Index Title"/>
    <w:next w:val="Index1"/>
    <w:rsid w:val="00EE2EAF"/>
    <w:pPr>
      <w:pBdr>
        <w:bottom w:val="single" w:sz="4" w:space="1" w:color="auto"/>
      </w:pBdr>
      <w:spacing w:before="800" w:after="240"/>
      <w:outlineLvl w:val="0"/>
    </w:pPr>
    <w:rPr>
      <w:rFonts w:ascii="Arial" w:hAnsi="Arial" w:cs="Arial"/>
      <w:b/>
      <w:bCs/>
      <w:smallCaps/>
      <w:color w:val="FF6600"/>
      <w:sz w:val="48"/>
      <w:szCs w:val="48"/>
    </w:rPr>
  </w:style>
  <w:style w:type="paragraph" w:styleId="Index1">
    <w:name w:val="index 1"/>
    <w:next w:val="BodyText"/>
    <w:uiPriority w:val="99"/>
    <w:semiHidden/>
    <w:rsid w:val="00EE2EAF"/>
    <w:pPr>
      <w:ind w:left="240" w:hanging="240"/>
    </w:pPr>
  </w:style>
  <w:style w:type="paragraph" w:customStyle="1" w:styleId="ReleaseNotesTitle">
    <w:name w:val="ReleaseNotes Title"/>
    <w:rsid w:val="00EE2EAF"/>
    <w:pPr>
      <w:spacing w:before="240" w:after="240"/>
      <w:jc w:val="center"/>
    </w:pPr>
    <w:rPr>
      <w:rFonts w:ascii="Arial" w:hAnsi="Arial" w:cs="Arial"/>
      <w:b/>
      <w:bCs/>
      <w:sz w:val="28"/>
      <w:szCs w:val="28"/>
    </w:rPr>
  </w:style>
  <w:style w:type="character" w:customStyle="1" w:styleId="Command">
    <w:name w:val="Command"/>
    <w:basedOn w:val="DefaultParagraphFont"/>
    <w:rsid w:val="00EE2EAF"/>
    <w:rPr>
      <w:rFonts w:ascii="Arial" w:hAnsi="Arial" w:cs="Arial"/>
      <w:b/>
      <w:bCs/>
      <w:sz w:val="20"/>
      <w:szCs w:val="20"/>
    </w:rPr>
  </w:style>
  <w:style w:type="paragraph" w:customStyle="1" w:styleId="Code">
    <w:name w:val="Code"/>
    <w:rsid w:val="00EE2EAF"/>
    <w:pPr>
      <w:spacing w:before="80" w:after="80"/>
      <w:ind w:left="1440"/>
    </w:pPr>
    <w:rPr>
      <w:rFonts w:ascii="Courier New" w:hAnsi="Courier New" w:cs="Courier New"/>
      <w:noProof/>
    </w:rPr>
  </w:style>
  <w:style w:type="paragraph" w:customStyle="1" w:styleId="Bullet1square">
    <w:name w:val="Bullet 1 (square)"/>
    <w:link w:val="Bullet1squareChar"/>
    <w:rsid w:val="00EE2EAF"/>
    <w:pPr>
      <w:spacing w:after="80"/>
    </w:pPr>
    <w:rPr>
      <w:sz w:val="22"/>
      <w:szCs w:val="22"/>
    </w:rPr>
  </w:style>
  <w:style w:type="paragraph" w:customStyle="1" w:styleId="Bullet2round">
    <w:name w:val="Bullet 2 (round)"/>
    <w:rsid w:val="00EE2EAF"/>
    <w:pPr>
      <w:numPr>
        <w:numId w:val="3"/>
      </w:numPr>
      <w:spacing w:after="80"/>
    </w:pPr>
    <w:rPr>
      <w:sz w:val="22"/>
      <w:szCs w:val="22"/>
    </w:rPr>
  </w:style>
  <w:style w:type="paragraph" w:customStyle="1" w:styleId="List1number">
    <w:name w:val="List 1 (number)"/>
    <w:link w:val="List1numberChar"/>
    <w:rsid w:val="00EE2EAF"/>
    <w:pPr>
      <w:numPr>
        <w:numId w:val="13"/>
      </w:numPr>
      <w:spacing w:before="80" w:after="80"/>
    </w:pPr>
    <w:rPr>
      <w:sz w:val="22"/>
      <w:szCs w:val="22"/>
    </w:rPr>
  </w:style>
  <w:style w:type="paragraph" w:customStyle="1" w:styleId="List2alpha">
    <w:name w:val="List 2 (alpha)"/>
    <w:rsid w:val="00EE2EAF"/>
    <w:pPr>
      <w:spacing w:after="80"/>
    </w:pPr>
    <w:rPr>
      <w:sz w:val="22"/>
      <w:szCs w:val="22"/>
    </w:rPr>
  </w:style>
  <w:style w:type="paragraph" w:customStyle="1" w:styleId="Note">
    <w:name w:val="Note"/>
    <w:next w:val="BodyText"/>
    <w:rsid w:val="00EE2EAF"/>
    <w:pPr>
      <w:spacing w:before="80" w:after="80"/>
      <w:ind w:left="2520" w:hanging="720"/>
    </w:pPr>
    <w:rPr>
      <w:rFonts w:ascii="Arial" w:hAnsi="Arial" w:cs="Arial"/>
      <w:i/>
      <w:iCs/>
      <w:sz w:val="18"/>
      <w:szCs w:val="18"/>
    </w:rPr>
  </w:style>
  <w:style w:type="paragraph" w:customStyle="1" w:styleId="ConfidentialInformation">
    <w:name w:val="Confidential Information"/>
    <w:rsid w:val="00EE2EAF"/>
    <w:pPr>
      <w:spacing w:before="80" w:after="80"/>
    </w:pPr>
    <w:rPr>
      <w:sz w:val="18"/>
      <w:szCs w:val="18"/>
    </w:rPr>
  </w:style>
  <w:style w:type="paragraph" w:customStyle="1" w:styleId="TableHeader">
    <w:name w:val="Table Header"/>
    <w:link w:val="TableHeaderChar"/>
    <w:rsid w:val="00EE2EAF"/>
    <w:pPr>
      <w:keepNext/>
      <w:keepLines/>
      <w:spacing w:before="40" w:after="40"/>
    </w:pPr>
    <w:rPr>
      <w:rFonts w:ascii="Arial" w:hAnsi="Arial" w:cs="Arial"/>
      <w:b/>
      <w:bCs/>
      <w:color w:val="003366"/>
      <w:sz w:val="18"/>
      <w:szCs w:val="18"/>
    </w:rPr>
  </w:style>
  <w:style w:type="paragraph" w:customStyle="1" w:styleId="TableBody">
    <w:name w:val="Table Body"/>
    <w:link w:val="TableBodyChar"/>
    <w:rsid w:val="00EE2EAF"/>
    <w:pPr>
      <w:keepNext/>
      <w:keepLines/>
      <w:spacing w:before="40" w:after="40"/>
    </w:pPr>
  </w:style>
  <w:style w:type="paragraph" w:styleId="Caption">
    <w:name w:val="caption"/>
    <w:next w:val="BodyText"/>
    <w:uiPriority w:val="35"/>
    <w:qFormat/>
    <w:rsid w:val="00EE2EAF"/>
    <w:pPr>
      <w:spacing w:before="80" w:after="80"/>
      <w:ind w:left="1440"/>
    </w:pPr>
    <w:rPr>
      <w:rFonts w:ascii="Arial" w:hAnsi="Arial" w:cs="Arial"/>
      <w:b/>
      <w:bCs/>
      <w:color w:val="336699"/>
    </w:rPr>
  </w:style>
  <w:style w:type="paragraph" w:customStyle="1" w:styleId="FooterFirst">
    <w:name w:val="Footer First"/>
    <w:rsid w:val="00EE2EAF"/>
    <w:pPr>
      <w:keepLines/>
      <w:jc w:val="right"/>
    </w:pPr>
    <w:rPr>
      <w:rFonts w:ascii="Arial" w:hAnsi="Arial"/>
      <w:sz w:val="18"/>
      <w:szCs w:val="18"/>
    </w:rPr>
  </w:style>
  <w:style w:type="paragraph" w:styleId="Index2">
    <w:name w:val="index 2"/>
    <w:basedOn w:val="Normal"/>
    <w:next w:val="Normal"/>
    <w:autoRedefine/>
    <w:uiPriority w:val="99"/>
    <w:semiHidden/>
    <w:rsid w:val="00EE2EAF"/>
    <w:pPr>
      <w:ind w:left="480" w:hanging="240"/>
    </w:pPr>
    <w:rPr>
      <w:sz w:val="20"/>
      <w:szCs w:val="20"/>
    </w:rPr>
  </w:style>
  <w:style w:type="paragraph" w:customStyle="1" w:styleId="List-intro">
    <w:name w:val="List-intro"/>
    <w:next w:val="BodyText"/>
    <w:rsid w:val="00EE2EAF"/>
    <w:pPr>
      <w:keepNext/>
      <w:spacing w:before="80" w:after="80"/>
      <w:ind w:left="1440"/>
    </w:pPr>
    <w:rPr>
      <w:sz w:val="22"/>
      <w:szCs w:val="22"/>
    </w:rPr>
  </w:style>
  <w:style w:type="paragraph" w:customStyle="1" w:styleId="HeaderPortrait">
    <w:name w:val="Header Portrait"/>
    <w:rsid w:val="00EE2EAF"/>
    <w:pPr>
      <w:pBdr>
        <w:bottom w:val="single" w:sz="8" w:space="1" w:color="auto"/>
      </w:pBdr>
      <w:jc w:val="right"/>
    </w:pPr>
    <w:rPr>
      <w:rFonts w:ascii="Verdana" w:hAnsi="Verdana" w:cs="Arial"/>
      <w:b/>
      <w:color w:val="003366"/>
      <w:sz w:val="18"/>
      <w:szCs w:val="18"/>
    </w:rPr>
  </w:style>
  <w:style w:type="paragraph" w:customStyle="1" w:styleId="FooterPortrait">
    <w:name w:val="Footer Portrait"/>
    <w:rsid w:val="00EE2EAF"/>
    <w:pPr>
      <w:keepLines/>
      <w:jc w:val="right"/>
    </w:pPr>
    <w:rPr>
      <w:rFonts w:ascii="Arial" w:hAnsi="Arial"/>
      <w:sz w:val="18"/>
      <w:szCs w:val="18"/>
    </w:rPr>
  </w:style>
  <w:style w:type="character" w:customStyle="1" w:styleId="amdocs">
    <w:name w:val="amdocs"/>
    <w:basedOn w:val="DefaultParagraphFont"/>
    <w:rsid w:val="00EE2EAF"/>
    <w:rPr>
      <w:rFonts w:ascii="Arial" w:hAnsi="Arial" w:cs="Arial"/>
      <w:color w:val="auto"/>
      <w:sz w:val="32"/>
      <w:szCs w:val="32"/>
      <w:u w:val="none"/>
    </w:rPr>
  </w:style>
  <w:style w:type="paragraph" w:customStyle="1" w:styleId="ReleaseNotesHeader">
    <w:name w:val="ReleaseNotes Header"/>
    <w:basedOn w:val="TableHeader"/>
    <w:rsid w:val="00EE2EAF"/>
  </w:style>
  <w:style w:type="paragraph" w:customStyle="1" w:styleId="Figure">
    <w:name w:val="Figure"/>
    <w:rsid w:val="00EE2EAF"/>
    <w:pPr>
      <w:keepNext/>
      <w:keepLines/>
      <w:spacing w:before="80" w:after="80"/>
      <w:ind w:left="1440"/>
    </w:pPr>
    <w:rPr>
      <w:sz w:val="22"/>
      <w:szCs w:val="22"/>
    </w:rPr>
  </w:style>
  <w:style w:type="paragraph" w:customStyle="1" w:styleId="HeaderLandscape">
    <w:name w:val="Header Landscape"/>
    <w:rsid w:val="00EE2EAF"/>
    <w:pPr>
      <w:pBdr>
        <w:bottom w:val="single" w:sz="8" w:space="1" w:color="auto"/>
      </w:pBdr>
    </w:pPr>
    <w:rPr>
      <w:rFonts w:ascii="Verdana" w:hAnsi="Verdana" w:cs="Arial"/>
      <w:b/>
      <w:bCs/>
      <w:color w:val="003366"/>
      <w:sz w:val="18"/>
      <w:szCs w:val="18"/>
    </w:rPr>
  </w:style>
  <w:style w:type="paragraph" w:customStyle="1" w:styleId="FooterLandscape">
    <w:name w:val="Footer Landscape"/>
    <w:rsid w:val="00EE2EAF"/>
    <w:pPr>
      <w:keepLines/>
    </w:pPr>
    <w:rPr>
      <w:rFonts w:ascii="Arial" w:hAnsi="Arial" w:cs="Arial"/>
      <w:sz w:val="18"/>
      <w:szCs w:val="18"/>
    </w:rPr>
  </w:style>
  <w:style w:type="character" w:customStyle="1" w:styleId="app">
    <w:name w:val="app"/>
    <w:basedOn w:val="DefaultParagraphFont"/>
    <w:rsid w:val="00EE2EAF"/>
    <w:rPr>
      <w:rFonts w:ascii="Arial Black" w:hAnsi="Arial Black"/>
      <w:color w:val="FF0000"/>
      <w:sz w:val="32"/>
      <w:szCs w:val="32"/>
    </w:rPr>
  </w:style>
  <w:style w:type="character" w:customStyle="1" w:styleId="name1">
    <w:name w:val="name1"/>
    <w:basedOn w:val="DefaultParagraphFont"/>
    <w:rsid w:val="00EE2EAF"/>
    <w:rPr>
      <w:rFonts w:ascii="Arial Black" w:hAnsi="Arial Black" w:cs="Arial"/>
      <w:color w:val="000000"/>
      <w:sz w:val="32"/>
      <w:szCs w:val="32"/>
    </w:rPr>
  </w:style>
  <w:style w:type="paragraph" w:customStyle="1" w:styleId="ApplicationName">
    <w:name w:val="Application Name"/>
    <w:rsid w:val="00EE2EAF"/>
    <w:pPr>
      <w:spacing w:before="3200"/>
    </w:pPr>
    <w:rPr>
      <w:rFonts w:ascii="Arial" w:hAnsi="Arial" w:cs="Arial"/>
      <w:b/>
      <w:bCs/>
      <w:sz w:val="56"/>
      <w:szCs w:val="56"/>
    </w:rPr>
  </w:style>
  <w:style w:type="paragraph" w:customStyle="1" w:styleId="AppendixHeading2">
    <w:name w:val="Appendix Heading2"/>
    <w:next w:val="BodyText"/>
    <w:rsid w:val="00EE2EAF"/>
    <w:pPr>
      <w:keepLines/>
      <w:numPr>
        <w:ilvl w:val="1"/>
        <w:numId w:val="2"/>
      </w:numPr>
      <w:spacing w:before="240" w:after="120"/>
      <w:outlineLvl w:val="1"/>
    </w:pPr>
    <w:rPr>
      <w:rFonts w:ascii="Arial" w:hAnsi="Arial" w:cs="Arial"/>
      <w:b/>
      <w:bCs/>
      <w:color w:val="003366"/>
      <w:sz w:val="32"/>
      <w:szCs w:val="32"/>
    </w:rPr>
  </w:style>
  <w:style w:type="paragraph" w:customStyle="1" w:styleId="AppendixHeading3">
    <w:name w:val="Appendix Heading3"/>
    <w:next w:val="BodyText"/>
    <w:rsid w:val="00EE2EAF"/>
    <w:pPr>
      <w:numPr>
        <w:ilvl w:val="2"/>
        <w:numId w:val="2"/>
      </w:numPr>
      <w:spacing w:before="160" w:after="80"/>
      <w:outlineLvl w:val="2"/>
    </w:pPr>
    <w:rPr>
      <w:rFonts w:ascii="Arial" w:hAnsi="Arial" w:cs="Arial"/>
      <w:b/>
      <w:bCs/>
      <w:color w:val="336699"/>
      <w:sz w:val="28"/>
      <w:szCs w:val="28"/>
    </w:rPr>
  </w:style>
  <w:style w:type="paragraph" w:customStyle="1" w:styleId="AppendixHeading4">
    <w:name w:val="Appendix Heading4"/>
    <w:next w:val="BodyText"/>
    <w:rsid w:val="00EE2EAF"/>
    <w:pPr>
      <w:numPr>
        <w:ilvl w:val="3"/>
        <w:numId w:val="2"/>
      </w:numPr>
      <w:spacing w:before="80"/>
      <w:outlineLvl w:val="3"/>
    </w:pPr>
    <w:rPr>
      <w:rFonts w:ascii="Arial" w:hAnsi="Arial" w:cs="Arial"/>
      <w:b/>
      <w:bCs/>
      <w:color w:val="336699"/>
      <w:sz w:val="22"/>
      <w:szCs w:val="22"/>
    </w:rPr>
  </w:style>
  <w:style w:type="paragraph" w:styleId="BodyTextIndent">
    <w:name w:val="Body Text Indent"/>
    <w:link w:val="BodyTextIndentChar"/>
    <w:uiPriority w:val="99"/>
    <w:rsid w:val="00EE2EAF"/>
    <w:pPr>
      <w:spacing w:before="80" w:after="80"/>
      <w:ind w:left="1800"/>
    </w:pPr>
    <w:rPr>
      <w:sz w:val="22"/>
      <w:szCs w:val="22"/>
    </w:rPr>
  </w:style>
  <w:style w:type="paragraph" w:styleId="BodyTextIndent2">
    <w:name w:val="Body Text Indent 2"/>
    <w:link w:val="BodyTextIndent2Char"/>
    <w:uiPriority w:val="99"/>
    <w:rsid w:val="00EE2EAF"/>
    <w:pPr>
      <w:spacing w:before="80" w:after="80"/>
      <w:ind w:left="2160"/>
    </w:pPr>
    <w:rPr>
      <w:sz w:val="22"/>
      <w:szCs w:val="22"/>
    </w:rPr>
  </w:style>
  <w:style w:type="paragraph" w:customStyle="1" w:styleId="AppNameNot">
    <w:name w:val="App Name Not"/>
    <w:basedOn w:val="ApplicationName"/>
    <w:rsid w:val="00EE2EAF"/>
    <w:pPr>
      <w:spacing w:after="80"/>
    </w:pPr>
  </w:style>
  <w:style w:type="paragraph" w:customStyle="1" w:styleId="Terms">
    <w:name w:val="Terms"/>
    <w:next w:val="BodyText"/>
    <w:rsid w:val="00EE2EAF"/>
    <w:pPr>
      <w:spacing w:before="80" w:after="80"/>
      <w:ind w:left="1440"/>
    </w:pPr>
    <w:rPr>
      <w:b/>
      <w:bCs/>
      <w:sz w:val="22"/>
      <w:szCs w:val="22"/>
    </w:rPr>
  </w:style>
  <w:style w:type="paragraph" w:styleId="DocumentMap">
    <w:name w:val="Document Map"/>
    <w:basedOn w:val="Normal"/>
    <w:link w:val="DocumentMapChar"/>
    <w:uiPriority w:val="99"/>
    <w:semiHidden/>
    <w:rsid w:val="00EE2EAF"/>
    <w:pPr>
      <w:shd w:val="clear" w:color="auto" w:fill="000080"/>
    </w:pPr>
    <w:rPr>
      <w:rFonts w:ascii="Tahoma" w:hAnsi="Tahoma" w:cs="Tahoma"/>
      <w:sz w:val="16"/>
      <w:szCs w:val="16"/>
    </w:rPr>
  </w:style>
  <w:style w:type="paragraph" w:customStyle="1" w:styleId="Definitions">
    <w:name w:val="Definitions"/>
    <w:next w:val="BodyText"/>
    <w:rsid w:val="00EE2EAF"/>
    <w:pPr>
      <w:spacing w:before="80" w:after="80"/>
      <w:ind w:left="1440"/>
    </w:pPr>
    <w:rPr>
      <w:sz w:val="22"/>
      <w:szCs w:val="22"/>
    </w:rPr>
  </w:style>
  <w:style w:type="paragraph" w:customStyle="1" w:styleId="Tablepostpara">
    <w:name w:val="Table post para"/>
    <w:next w:val="BodyText"/>
    <w:rsid w:val="00EE2EAF"/>
    <w:pPr>
      <w:spacing w:before="80" w:after="80"/>
      <w:ind w:left="1440"/>
    </w:pPr>
    <w:rPr>
      <w:sz w:val="22"/>
      <w:szCs w:val="22"/>
    </w:rPr>
  </w:style>
  <w:style w:type="paragraph" w:styleId="NoteHeading">
    <w:name w:val="Note Heading"/>
    <w:basedOn w:val="BodyText"/>
    <w:next w:val="BodyText"/>
    <w:link w:val="NoteHeadingChar"/>
    <w:uiPriority w:val="99"/>
    <w:rsid w:val="00EE2EAF"/>
  </w:style>
  <w:style w:type="character" w:customStyle="1" w:styleId="name2">
    <w:name w:val="name2"/>
    <w:basedOn w:val="DefaultParagraphFont"/>
    <w:rsid w:val="00EE2EAF"/>
    <w:rPr>
      <w:rFonts w:ascii="Arial Black" w:hAnsi="Arial Black"/>
      <w:color w:val="FF0000"/>
      <w:sz w:val="32"/>
    </w:rPr>
  </w:style>
  <w:style w:type="paragraph" w:customStyle="1" w:styleId="Bullet3hollow">
    <w:name w:val="Bullet 3 (hollow)"/>
    <w:rsid w:val="00EE2EAF"/>
    <w:pPr>
      <w:numPr>
        <w:numId w:val="4"/>
      </w:numPr>
      <w:spacing w:after="80"/>
    </w:pPr>
    <w:rPr>
      <w:sz w:val="22"/>
      <w:szCs w:val="22"/>
    </w:rPr>
  </w:style>
  <w:style w:type="paragraph" w:customStyle="1" w:styleId="List3roman">
    <w:name w:val="List 3 (roman)"/>
    <w:rsid w:val="00EE2EAF"/>
    <w:pPr>
      <w:numPr>
        <w:ilvl w:val="2"/>
        <w:numId w:val="13"/>
      </w:numPr>
      <w:tabs>
        <w:tab w:val="left" w:pos="2520"/>
      </w:tabs>
      <w:spacing w:after="80"/>
    </w:pPr>
    <w:rPr>
      <w:sz w:val="22"/>
      <w:szCs w:val="22"/>
    </w:rPr>
  </w:style>
  <w:style w:type="paragraph" w:styleId="Index3">
    <w:name w:val="index 3"/>
    <w:basedOn w:val="Normal"/>
    <w:next w:val="Normal"/>
    <w:autoRedefine/>
    <w:uiPriority w:val="99"/>
    <w:semiHidden/>
    <w:rsid w:val="00EE2EAF"/>
    <w:pPr>
      <w:ind w:left="720" w:hanging="240"/>
    </w:pPr>
    <w:rPr>
      <w:sz w:val="20"/>
      <w:szCs w:val="20"/>
    </w:rPr>
  </w:style>
  <w:style w:type="paragraph" w:styleId="Index4">
    <w:name w:val="index 4"/>
    <w:basedOn w:val="Normal"/>
    <w:next w:val="Normal"/>
    <w:autoRedefine/>
    <w:uiPriority w:val="99"/>
    <w:semiHidden/>
    <w:rsid w:val="00EE2EAF"/>
    <w:pPr>
      <w:ind w:left="960" w:hanging="240"/>
    </w:pPr>
    <w:rPr>
      <w:szCs w:val="21"/>
    </w:rPr>
  </w:style>
  <w:style w:type="paragraph" w:styleId="Index5">
    <w:name w:val="index 5"/>
    <w:basedOn w:val="Normal"/>
    <w:next w:val="Normal"/>
    <w:autoRedefine/>
    <w:uiPriority w:val="99"/>
    <w:semiHidden/>
    <w:rsid w:val="00EE2EAF"/>
    <w:pPr>
      <w:ind w:left="1200" w:hanging="240"/>
    </w:pPr>
    <w:rPr>
      <w:szCs w:val="21"/>
    </w:rPr>
  </w:style>
  <w:style w:type="paragraph" w:styleId="Index6">
    <w:name w:val="index 6"/>
    <w:basedOn w:val="Normal"/>
    <w:next w:val="Normal"/>
    <w:autoRedefine/>
    <w:uiPriority w:val="99"/>
    <w:semiHidden/>
    <w:rsid w:val="00EE2EAF"/>
    <w:pPr>
      <w:ind w:left="1440" w:hanging="240"/>
    </w:pPr>
    <w:rPr>
      <w:szCs w:val="21"/>
    </w:rPr>
  </w:style>
  <w:style w:type="paragraph" w:styleId="Index7">
    <w:name w:val="index 7"/>
    <w:basedOn w:val="Normal"/>
    <w:next w:val="Normal"/>
    <w:autoRedefine/>
    <w:uiPriority w:val="99"/>
    <w:semiHidden/>
    <w:rsid w:val="00EE2EAF"/>
    <w:pPr>
      <w:ind w:left="1680" w:hanging="240"/>
    </w:pPr>
    <w:rPr>
      <w:szCs w:val="21"/>
    </w:rPr>
  </w:style>
  <w:style w:type="paragraph" w:styleId="Index8">
    <w:name w:val="index 8"/>
    <w:basedOn w:val="Normal"/>
    <w:next w:val="Normal"/>
    <w:autoRedefine/>
    <w:uiPriority w:val="99"/>
    <w:semiHidden/>
    <w:rsid w:val="00EE2EAF"/>
    <w:pPr>
      <w:ind w:left="1920" w:hanging="240"/>
    </w:pPr>
    <w:rPr>
      <w:szCs w:val="21"/>
    </w:rPr>
  </w:style>
  <w:style w:type="paragraph" w:styleId="Index9">
    <w:name w:val="index 9"/>
    <w:basedOn w:val="Normal"/>
    <w:next w:val="Normal"/>
    <w:autoRedefine/>
    <w:uiPriority w:val="99"/>
    <w:semiHidden/>
    <w:rsid w:val="00EE2EAF"/>
    <w:pPr>
      <w:ind w:left="2160" w:hanging="240"/>
    </w:pPr>
    <w:rPr>
      <w:szCs w:val="21"/>
    </w:rPr>
  </w:style>
  <w:style w:type="paragraph" w:styleId="IndexHeading">
    <w:name w:val="index heading"/>
    <w:next w:val="Index1"/>
    <w:uiPriority w:val="99"/>
    <w:semiHidden/>
    <w:rsid w:val="00EE2EAF"/>
    <w:pPr>
      <w:spacing w:before="240" w:after="120"/>
      <w:ind w:left="720"/>
    </w:pPr>
    <w:rPr>
      <w:b/>
      <w:bCs/>
      <w:sz w:val="24"/>
      <w:szCs w:val="24"/>
    </w:rPr>
  </w:style>
  <w:style w:type="paragraph" w:customStyle="1" w:styleId="ToDo">
    <w:name w:val="ToDo"/>
    <w:next w:val="BodyText"/>
    <w:rsid w:val="00EE2EAF"/>
    <w:pPr>
      <w:keepNext/>
      <w:spacing w:before="80" w:after="80"/>
      <w:ind w:left="1440"/>
    </w:pPr>
    <w:rPr>
      <w:b/>
      <w:bCs/>
      <w:sz w:val="22"/>
      <w:szCs w:val="22"/>
    </w:rPr>
  </w:style>
  <w:style w:type="paragraph" w:styleId="BodyTextIndent3">
    <w:name w:val="Body Text Indent 3"/>
    <w:link w:val="BodyTextIndent3Char"/>
    <w:uiPriority w:val="99"/>
    <w:rsid w:val="00EE2EAF"/>
    <w:pPr>
      <w:spacing w:before="80" w:after="80"/>
      <w:ind w:left="2520"/>
    </w:pPr>
    <w:rPr>
      <w:sz w:val="22"/>
      <w:szCs w:val="22"/>
    </w:rPr>
  </w:style>
  <w:style w:type="character" w:styleId="LineNumber">
    <w:name w:val="line number"/>
    <w:basedOn w:val="DefaultParagraphFont"/>
    <w:uiPriority w:val="99"/>
    <w:rsid w:val="00EE2EAF"/>
  </w:style>
  <w:style w:type="paragraph" w:customStyle="1" w:styleId="TableList1number">
    <w:name w:val="Table List 1 (number)"/>
    <w:rsid w:val="00EE2EAF"/>
    <w:pPr>
      <w:numPr>
        <w:numId w:val="7"/>
      </w:numPr>
      <w:spacing w:before="80" w:after="80"/>
    </w:pPr>
    <w:rPr>
      <w:sz w:val="22"/>
      <w:szCs w:val="22"/>
    </w:rPr>
  </w:style>
  <w:style w:type="paragraph" w:customStyle="1" w:styleId="TableList2alpha">
    <w:name w:val="Table List 2 (alpha)"/>
    <w:rsid w:val="00EE2EAF"/>
    <w:pPr>
      <w:numPr>
        <w:ilvl w:val="1"/>
        <w:numId w:val="7"/>
      </w:numPr>
      <w:spacing w:before="80" w:after="80"/>
    </w:pPr>
    <w:rPr>
      <w:sz w:val="22"/>
      <w:szCs w:val="22"/>
    </w:rPr>
  </w:style>
  <w:style w:type="paragraph" w:customStyle="1" w:styleId="TableList3roman">
    <w:name w:val="Table List 3 (roman)"/>
    <w:rsid w:val="00EE2EAF"/>
    <w:pPr>
      <w:numPr>
        <w:ilvl w:val="2"/>
        <w:numId w:val="7"/>
      </w:numPr>
      <w:tabs>
        <w:tab w:val="left" w:pos="1080"/>
      </w:tabs>
      <w:spacing w:before="80" w:after="80"/>
    </w:pPr>
    <w:rPr>
      <w:sz w:val="22"/>
      <w:szCs w:val="22"/>
    </w:rPr>
  </w:style>
  <w:style w:type="paragraph" w:customStyle="1" w:styleId="BodyTextIndentTable">
    <w:name w:val="Body Text Indent Table"/>
    <w:rsid w:val="00EE2EAF"/>
    <w:pPr>
      <w:spacing w:before="80" w:after="80"/>
      <w:ind w:left="432"/>
    </w:pPr>
    <w:rPr>
      <w:sz w:val="22"/>
      <w:szCs w:val="22"/>
    </w:rPr>
  </w:style>
  <w:style w:type="paragraph" w:customStyle="1" w:styleId="BodyTextIndent2Table">
    <w:name w:val="Body Text Indent 2 Table"/>
    <w:rsid w:val="00EE2EAF"/>
    <w:pPr>
      <w:spacing w:before="80" w:after="80"/>
      <w:ind w:left="720"/>
    </w:pPr>
    <w:rPr>
      <w:sz w:val="22"/>
      <w:szCs w:val="22"/>
    </w:rPr>
  </w:style>
  <w:style w:type="paragraph" w:customStyle="1" w:styleId="BodyTextIndent3Table">
    <w:name w:val="Body Text Indent 3 Table"/>
    <w:rsid w:val="00EE2EAF"/>
    <w:pPr>
      <w:spacing w:before="80" w:after="80"/>
      <w:ind w:left="1094"/>
    </w:pPr>
    <w:rPr>
      <w:sz w:val="22"/>
      <w:szCs w:val="22"/>
    </w:rPr>
  </w:style>
  <w:style w:type="paragraph" w:customStyle="1" w:styleId="Step">
    <w:name w:val="Step"/>
    <w:rsid w:val="00EE2EAF"/>
    <w:pPr>
      <w:numPr>
        <w:numId w:val="5"/>
      </w:numPr>
      <w:spacing w:before="80" w:after="80"/>
    </w:pPr>
    <w:rPr>
      <w:sz w:val="22"/>
      <w:szCs w:val="22"/>
    </w:rPr>
  </w:style>
  <w:style w:type="paragraph" w:customStyle="1" w:styleId="SubStep">
    <w:name w:val="SubStep"/>
    <w:rsid w:val="00EE2EAF"/>
    <w:pPr>
      <w:numPr>
        <w:numId w:val="6"/>
      </w:numPr>
      <w:spacing w:before="80" w:after="80"/>
    </w:pPr>
    <w:rPr>
      <w:sz w:val="22"/>
      <w:szCs w:val="22"/>
    </w:rPr>
  </w:style>
  <w:style w:type="paragraph" w:customStyle="1" w:styleId="HeaderOdd">
    <w:name w:val="Header Odd"/>
    <w:rsid w:val="00EE2EAF"/>
    <w:pPr>
      <w:pBdr>
        <w:bottom w:val="single" w:sz="8" w:space="1" w:color="auto"/>
      </w:pBdr>
      <w:jc w:val="right"/>
    </w:pPr>
    <w:rPr>
      <w:rFonts w:ascii="Verdana" w:hAnsi="Verdana" w:cs="Arial"/>
      <w:b/>
      <w:bCs/>
      <w:color w:val="003366"/>
      <w:sz w:val="18"/>
      <w:szCs w:val="18"/>
    </w:rPr>
  </w:style>
  <w:style w:type="paragraph" w:customStyle="1" w:styleId="HeaderEven">
    <w:name w:val="Header Even"/>
    <w:basedOn w:val="Header"/>
    <w:rsid w:val="00EE2EAF"/>
    <w:pPr>
      <w:pBdr>
        <w:bottom w:val="single" w:sz="8" w:space="1" w:color="auto"/>
      </w:pBdr>
      <w:tabs>
        <w:tab w:val="clear" w:pos="4320"/>
        <w:tab w:val="clear" w:pos="8640"/>
      </w:tabs>
    </w:pPr>
    <w:rPr>
      <w:rFonts w:ascii="Verdana" w:hAnsi="Verdana" w:cs="Arial"/>
      <w:b/>
      <w:color w:val="003366"/>
      <w:sz w:val="18"/>
      <w:szCs w:val="18"/>
    </w:rPr>
  </w:style>
  <w:style w:type="paragraph" w:customStyle="1" w:styleId="FooterOdd">
    <w:name w:val="Footer Odd"/>
    <w:basedOn w:val="Footer"/>
    <w:rsid w:val="00EE2EAF"/>
    <w:pPr>
      <w:keepLines/>
      <w:tabs>
        <w:tab w:val="clear" w:pos="4320"/>
        <w:tab w:val="clear" w:pos="8640"/>
      </w:tabs>
      <w:jc w:val="right"/>
    </w:pPr>
    <w:rPr>
      <w:rFonts w:ascii="Arial" w:hAnsi="Arial"/>
      <w:sz w:val="18"/>
      <w:szCs w:val="18"/>
    </w:rPr>
  </w:style>
  <w:style w:type="paragraph" w:customStyle="1" w:styleId="NoteIcon">
    <w:name w:val="Note Icon"/>
    <w:rsid w:val="00EE2EAF"/>
    <w:pPr>
      <w:tabs>
        <w:tab w:val="left" w:pos="3220"/>
      </w:tabs>
      <w:spacing w:before="80" w:after="80"/>
      <w:ind w:left="2880"/>
    </w:pPr>
    <w:rPr>
      <w:sz w:val="22"/>
      <w:szCs w:val="22"/>
    </w:rPr>
  </w:style>
  <w:style w:type="paragraph" w:customStyle="1" w:styleId="FooterEven">
    <w:name w:val="Footer Even"/>
    <w:basedOn w:val="Footer"/>
    <w:rsid w:val="00EE2EAF"/>
    <w:pPr>
      <w:keepLines/>
      <w:tabs>
        <w:tab w:val="clear" w:pos="4320"/>
        <w:tab w:val="clear" w:pos="8640"/>
      </w:tabs>
    </w:pPr>
    <w:rPr>
      <w:rFonts w:ascii="Arial" w:hAnsi="Arial"/>
      <w:sz w:val="18"/>
      <w:szCs w:val="18"/>
    </w:rPr>
  </w:style>
  <w:style w:type="numbering" w:customStyle="1" w:styleId="UBullet">
    <w:name w:val="UBullet"/>
    <w:basedOn w:val="NoList"/>
    <w:rsid w:val="00EE2EAF"/>
    <w:pPr>
      <w:numPr>
        <w:numId w:val="8"/>
      </w:numPr>
    </w:pPr>
  </w:style>
  <w:style w:type="numbering" w:customStyle="1" w:styleId="UBulletTable">
    <w:name w:val="UBullet Table"/>
    <w:basedOn w:val="NoList"/>
    <w:rsid w:val="00EE2EAF"/>
    <w:pPr>
      <w:numPr>
        <w:numId w:val="9"/>
      </w:numPr>
    </w:pPr>
  </w:style>
  <w:style w:type="numbering" w:customStyle="1" w:styleId="UList">
    <w:name w:val="UList"/>
    <w:basedOn w:val="1ai"/>
    <w:rsid w:val="00EE2EAF"/>
    <w:pPr>
      <w:numPr>
        <w:numId w:val="10"/>
      </w:numPr>
    </w:pPr>
  </w:style>
  <w:style w:type="numbering" w:styleId="1ai">
    <w:name w:val="Outline List 1"/>
    <w:basedOn w:val="NoList"/>
    <w:rsid w:val="00EE2EAF"/>
    <w:pPr>
      <w:numPr>
        <w:numId w:val="1"/>
      </w:numPr>
    </w:pPr>
  </w:style>
  <w:style w:type="numbering" w:customStyle="1" w:styleId="UListTable">
    <w:name w:val="UList Table"/>
    <w:basedOn w:val="NoList"/>
    <w:rsid w:val="00EE2EAF"/>
    <w:pPr>
      <w:numPr>
        <w:numId w:val="11"/>
      </w:numPr>
    </w:pPr>
  </w:style>
  <w:style w:type="character" w:customStyle="1" w:styleId="List1numberChar">
    <w:name w:val="List 1 (number) Char"/>
    <w:basedOn w:val="DefaultParagraphFont"/>
    <w:link w:val="List1number"/>
    <w:locked/>
    <w:rsid w:val="00B041E2"/>
    <w:rPr>
      <w:sz w:val="22"/>
      <w:szCs w:val="22"/>
    </w:rPr>
  </w:style>
  <w:style w:type="character" w:customStyle="1" w:styleId="TableHeaderChar">
    <w:name w:val="Table Header Char"/>
    <w:basedOn w:val="DefaultParagraphFont"/>
    <w:link w:val="TableHeader"/>
    <w:locked/>
    <w:rsid w:val="009E36FB"/>
    <w:rPr>
      <w:rFonts w:ascii="Arial" w:hAnsi="Arial" w:cs="Arial"/>
      <w:b/>
      <w:bCs/>
      <w:color w:val="003366"/>
      <w:sz w:val="18"/>
      <w:szCs w:val="18"/>
      <w:lang w:val="en-US" w:eastAsia="en-US" w:bidi="he-IL"/>
    </w:rPr>
  </w:style>
  <w:style w:type="character" w:customStyle="1" w:styleId="BodyTextChar">
    <w:name w:val="Body Text Char"/>
    <w:basedOn w:val="DefaultParagraphFont"/>
    <w:link w:val="BodyText"/>
    <w:rsid w:val="00E64011"/>
    <w:rPr>
      <w:sz w:val="22"/>
      <w:szCs w:val="22"/>
      <w:lang w:val="en-US" w:eastAsia="en-US" w:bidi="he-IL"/>
    </w:rPr>
  </w:style>
  <w:style w:type="character" w:customStyle="1" w:styleId="BodyTextIndentChar">
    <w:name w:val="Body Text Indent Char"/>
    <w:basedOn w:val="DefaultParagraphFont"/>
    <w:link w:val="BodyTextIndent"/>
    <w:uiPriority w:val="99"/>
    <w:rsid w:val="00E64011"/>
    <w:rPr>
      <w:sz w:val="22"/>
      <w:szCs w:val="22"/>
      <w:lang w:val="en-US" w:eastAsia="en-US" w:bidi="he-IL"/>
    </w:rPr>
  </w:style>
  <w:style w:type="character" w:customStyle="1" w:styleId="TableBodyChar">
    <w:name w:val="Table Body Char"/>
    <w:basedOn w:val="DefaultParagraphFont"/>
    <w:link w:val="TableBody"/>
    <w:locked/>
    <w:rsid w:val="00E64011"/>
    <w:rPr>
      <w:lang w:val="en-US" w:eastAsia="en-US" w:bidi="he-IL"/>
    </w:rPr>
  </w:style>
  <w:style w:type="character" w:customStyle="1" w:styleId="Bullet1squareChar">
    <w:name w:val="Bullet 1 (square) Char"/>
    <w:basedOn w:val="DefaultParagraphFont"/>
    <w:link w:val="Bullet1square"/>
    <w:locked/>
    <w:rsid w:val="00E64011"/>
    <w:rPr>
      <w:sz w:val="22"/>
      <w:szCs w:val="22"/>
    </w:rPr>
  </w:style>
  <w:style w:type="character" w:customStyle="1" w:styleId="Heading1Char">
    <w:name w:val="Heading 1 Char"/>
    <w:basedOn w:val="DefaultParagraphFont"/>
    <w:link w:val="Heading1"/>
    <w:uiPriority w:val="1"/>
    <w:rsid w:val="003B4816"/>
    <w:rPr>
      <w:rFonts w:ascii="Arial" w:hAnsi="Arial" w:cs="Arial"/>
      <w:b/>
      <w:bCs/>
      <w:smallCaps/>
      <w:color w:val="005827" w:themeColor="accent5" w:themeShade="80"/>
      <w:kern w:val="32"/>
      <w:sz w:val="48"/>
      <w:szCs w:val="48"/>
    </w:rPr>
  </w:style>
  <w:style w:type="character" w:customStyle="1" w:styleId="Heading2Char">
    <w:name w:val="Heading 2 Char"/>
    <w:basedOn w:val="DefaultParagraphFont"/>
    <w:link w:val="Heading2"/>
    <w:uiPriority w:val="1"/>
    <w:rsid w:val="00E650B8"/>
    <w:rPr>
      <w:rFonts w:ascii="Arial" w:hAnsi="Arial" w:cs="Arial"/>
      <w:b/>
      <w:bCs/>
      <w:color w:val="00833B" w:themeColor="accent5" w:themeShade="BF"/>
      <w:sz w:val="32"/>
      <w:szCs w:val="32"/>
    </w:rPr>
  </w:style>
  <w:style w:type="character" w:customStyle="1" w:styleId="Heading3Char">
    <w:name w:val="Heading 3 Char"/>
    <w:basedOn w:val="DefaultParagraphFont"/>
    <w:link w:val="Heading3"/>
    <w:uiPriority w:val="1"/>
    <w:rsid w:val="008C10B1"/>
    <w:rPr>
      <w:rFonts w:ascii="Arial" w:hAnsi="Arial" w:cs="Arial"/>
      <w:b/>
      <w:bCs/>
      <w:color w:val="239E12"/>
      <w:sz w:val="28"/>
      <w:szCs w:val="28"/>
    </w:rPr>
  </w:style>
  <w:style w:type="character" w:customStyle="1" w:styleId="Heading4Char">
    <w:name w:val="Heading 4 Char"/>
    <w:basedOn w:val="DefaultParagraphFont"/>
    <w:link w:val="Heading4"/>
    <w:uiPriority w:val="18"/>
    <w:rsid w:val="00AF176E"/>
    <w:rPr>
      <w:rFonts w:ascii="Arial" w:hAnsi="Arial" w:cs="Arial"/>
      <w:b/>
      <w:bCs/>
      <w:color w:val="239E12"/>
      <w:sz w:val="22"/>
      <w:szCs w:val="22"/>
    </w:rPr>
  </w:style>
  <w:style w:type="paragraph" w:styleId="Revision">
    <w:name w:val="Revision"/>
    <w:hidden/>
    <w:uiPriority w:val="99"/>
    <w:semiHidden/>
    <w:rsid w:val="00A863B8"/>
    <w:rPr>
      <w:sz w:val="24"/>
      <w:szCs w:val="24"/>
    </w:rPr>
  </w:style>
  <w:style w:type="paragraph" w:styleId="NormalWeb">
    <w:name w:val="Normal (Web)"/>
    <w:basedOn w:val="Normal"/>
    <w:uiPriority w:val="99"/>
    <w:unhideWhenUsed/>
    <w:rsid w:val="002E054D"/>
    <w:pPr>
      <w:spacing w:before="100" w:beforeAutospacing="1" w:after="100" w:afterAutospacing="1"/>
    </w:pPr>
    <w:rPr>
      <w:rFonts w:eastAsiaTheme="minorEastAsia"/>
      <w:lang w:bidi="ar-SA"/>
    </w:rPr>
  </w:style>
  <w:style w:type="paragraph" w:styleId="BalloonText">
    <w:name w:val="Balloon Text"/>
    <w:basedOn w:val="Normal"/>
    <w:link w:val="BalloonTextChar"/>
    <w:uiPriority w:val="99"/>
    <w:rsid w:val="000320BF"/>
    <w:rPr>
      <w:rFonts w:ascii="Tahoma" w:hAnsi="Tahoma" w:cs="Tahoma"/>
      <w:sz w:val="16"/>
      <w:szCs w:val="16"/>
    </w:rPr>
  </w:style>
  <w:style w:type="character" w:customStyle="1" w:styleId="BalloonTextChar">
    <w:name w:val="Balloon Text Char"/>
    <w:basedOn w:val="DefaultParagraphFont"/>
    <w:link w:val="BalloonText"/>
    <w:uiPriority w:val="99"/>
    <w:rsid w:val="000320BF"/>
    <w:rPr>
      <w:rFonts w:ascii="Tahoma" w:hAnsi="Tahoma" w:cs="Tahoma"/>
      <w:sz w:val="16"/>
      <w:szCs w:val="16"/>
    </w:rPr>
  </w:style>
  <w:style w:type="character" w:customStyle="1" w:styleId="HighlightedVariable">
    <w:name w:val="Highlighted Variable"/>
    <w:basedOn w:val="DefaultParagraphFont"/>
    <w:rsid w:val="005A3514"/>
    <w:rPr>
      <w:color w:val="0000FF"/>
    </w:rPr>
  </w:style>
  <w:style w:type="paragraph" w:customStyle="1" w:styleId="TableHeading">
    <w:name w:val="Table Heading"/>
    <w:basedOn w:val="Normal"/>
    <w:uiPriority w:val="10"/>
    <w:qFormat/>
    <w:rsid w:val="00EC283C"/>
    <w:pPr>
      <w:keepLines/>
      <w:spacing w:before="120" w:after="120"/>
    </w:pPr>
    <w:rPr>
      <w:rFonts w:ascii="Book Antiqua" w:hAnsi="Book Antiqua"/>
      <w:b/>
      <w:sz w:val="16"/>
      <w:szCs w:val="20"/>
      <w:lang w:bidi="ar-SA"/>
    </w:rPr>
  </w:style>
  <w:style w:type="table" w:styleId="TableGrid">
    <w:name w:val="Table Grid"/>
    <w:basedOn w:val="TableNormal"/>
    <w:uiPriority w:val="59"/>
    <w:rsid w:val="00CD7C8A"/>
    <w:rPr>
      <w:sz w:val="24"/>
      <w:szCs w:val="24"/>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D7C8A"/>
    <w:pPr>
      <w:ind w:left="720"/>
      <w:contextualSpacing/>
    </w:pPr>
    <w:rPr>
      <w:rFonts w:ascii="Calibri" w:hAnsi="Calibri"/>
      <w:sz w:val="22"/>
      <w:szCs w:val="22"/>
      <w:lang w:bidi="ar-SA"/>
    </w:rPr>
  </w:style>
  <w:style w:type="character" w:customStyle="1" w:styleId="InfoBlue">
    <w:name w:val="InfoBlue"/>
    <w:basedOn w:val="DefaultParagraphFont"/>
    <w:uiPriority w:val="99"/>
    <w:rsid w:val="00414A9B"/>
    <w:rPr>
      <w:rFonts w:ascii="Arial" w:hAnsi="Arial" w:cs="Times New Roman"/>
      <w:i/>
      <w:iCs/>
      <w:color w:val="0000FF"/>
      <w:sz w:val="16"/>
      <w:szCs w:val="16"/>
    </w:rPr>
  </w:style>
  <w:style w:type="table" w:customStyle="1" w:styleId="TableGrid1">
    <w:name w:val="Table Grid1"/>
    <w:basedOn w:val="TableNormal"/>
    <w:next w:val="TableGrid"/>
    <w:rsid w:val="00F64B5B"/>
    <w:rPr>
      <w:rFonts w:ascii="Calibri" w:eastAsia="Calibri" w:hAnsi="Calibri"/>
      <w:sz w:val="22"/>
      <w:szCs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EE4CB4"/>
  </w:style>
  <w:style w:type="character" w:styleId="Emphasis">
    <w:name w:val="Emphasis"/>
    <w:basedOn w:val="DefaultParagraphFont"/>
    <w:uiPriority w:val="20"/>
    <w:qFormat/>
    <w:rsid w:val="000A5E1F"/>
    <w:rPr>
      <w:i/>
      <w:iCs/>
    </w:rPr>
  </w:style>
  <w:style w:type="paragraph" w:styleId="Quote">
    <w:name w:val="Quote"/>
    <w:basedOn w:val="Normal"/>
    <w:next w:val="Normal"/>
    <w:link w:val="QuoteChar"/>
    <w:uiPriority w:val="9"/>
    <w:qFormat/>
    <w:rsid w:val="000A5E1F"/>
    <w:rPr>
      <w:i/>
      <w:iCs/>
      <w:color w:val="000000" w:themeColor="text1"/>
    </w:rPr>
  </w:style>
  <w:style w:type="character" w:customStyle="1" w:styleId="QuoteChar">
    <w:name w:val="Quote Char"/>
    <w:basedOn w:val="DefaultParagraphFont"/>
    <w:link w:val="Quote"/>
    <w:uiPriority w:val="9"/>
    <w:rsid w:val="000A5E1F"/>
    <w:rPr>
      <w:i/>
      <w:iCs/>
      <w:color w:val="000000" w:themeColor="text1"/>
      <w:sz w:val="24"/>
      <w:szCs w:val="24"/>
    </w:rPr>
  </w:style>
  <w:style w:type="paragraph" w:styleId="ListBullet">
    <w:name w:val="List Bullet"/>
    <w:basedOn w:val="Normal"/>
    <w:uiPriority w:val="1"/>
    <w:qFormat/>
    <w:rsid w:val="00221F02"/>
    <w:pPr>
      <w:numPr>
        <w:numId w:val="14"/>
      </w:numPr>
      <w:contextualSpacing/>
    </w:pPr>
  </w:style>
  <w:style w:type="character" w:customStyle="1" w:styleId="block">
    <w:name w:val="block"/>
    <w:basedOn w:val="DefaultParagraphFont"/>
    <w:rsid w:val="0013366F"/>
  </w:style>
  <w:style w:type="paragraph" w:customStyle="1" w:styleId="ListAlpha">
    <w:name w:val="ListAlpha"/>
    <w:uiPriority w:val="99"/>
    <w:rsid w:val="005C0380"/>
    <w:pPr>
      <w:numPr>
        <w:numId w:val="15"/>
      </w:numPr>
      <w:spacing w:before="120" w:line="280" w:lineRule="atLeast"/>
    </w:pPr>
    <w:rPr>
      <w:rFonts w:ascii="Times" w:hAnsi="Times"/>
      <w:color w:val="000000"/>
      <w:sz w:val="24"/>
      <w:szCs w:val="24"/>
      <w:lang w:bidi="ar-SA"/>
    </w:rPr>
  </w:style>
  <w:style w:type="paragraph" w:customStyle="1" w:styleId="Bullet">
    <w:name w:val="Bullet"/>
    <w:basedOn w:val="BodyText"/>
    <w:rsid w:val="003C470A"/>
    <w:pPr>
      <w:keepLines/>
      <w:spacing w:before="60" w:after="60"/>
      <w:ind w:left="3096" w:hanging="216"/>
    </w:pPr>
    <w:rPr>
      <w:rFonts w:ascii="Book Antiqua" w:hAnsi="Book Antiqua"/>
      <w:sz w:val="20"/>
      <w:szCs w:val="20"/>
      <w:lang w:bidi="ar-SA"/>
    </w:rPr>
  </w:style>
  <w:style w:type="paragraph" w:customStyle="1" w:styleId="CellBody">
    <w:name w:val="CellBody"/>
    <w:link w:val="CellBodyChar"/>
    <w:rsid w:val="000C663B"/>
    <w:pPr>
      <w:spacing w:before="40" w:after="40" w:line="240" w:lineRule="atLeast"/>
    </w:pPr>
    <w:rPr>
      <w:rFonts w:ascii="Times" w:hAnsi="Times"/>
      <w:color w:val="000000"/>
      <w:lang w:bidi="ar-SA"/>
    </w:rPr>
  </w:style>
  <w:style w:type="character" w:customStyle="1" w:styleId="CellBodyChar">
    <w:name w:val="CellBody Char"/>
    <w:basedOn w:val="DefaultParagraphFont"/>
    <w:link w:val="CellBody"/>
    <w:locked/>
    <w:rsid w:val="000C663B"/>
    <w:rPr>
      <w:rFonts w:ascii="Times" w:hAnsi="Times"/>
      <w:color w:val="000000"/>
      <w:lang w:bidi="ar-SA"/>
    </w:rPr>
  </w:style>
  <w:style w:type="paragraph" w:styleId="Title">
    <w:name w:val="Title"/>
    <w:basedOn w:val="Normal"/>
    <w:next w:val="Normal"/>
    <w:link w:val="TitleChar"/>
    <w:uiPriority w:val="19"/>
    <w:qFormat/>
    <w:rsid w:val="004664FE"/>
    <w:pPr>
      <w:pBdr>
        <w:bottom w:val="single" w:sz="8" w:space="4" w:color="0F6FC6" w:themeColor="accent1"/>
      </w:pBdr>
      <w:spacing w:after="300"/>
      <w:contextualSpacing/>
    </w:pPr>
    <w:rPr>
      <w:rFonts w:asciiTheme="majorHAnsi" w:eastAsiaTheme="majorEastAsia" w:hAnsiTheme="majorHAnsi" w:cstheme="majorBidi"/>
      <w:color w:val="03485B" w:themeColor="text2" w:themeShade="BF"/>
      <w:spacing w:val="5"/>
      <w:kern w:val="28"/>
      <w:sz w:val="52"/>
      <w:szCs w:val="52"/>
      <w:lang w:eastAsia="ja-JP" w:bidi="ar-SA"/>
    </w:rPr>
  </w:style>
  <w:style w:type="character" w:customStyle="1" w:styleId="TitleChar">
    <w:name w:val="Title Char"/>
    <w:basedOn w:val="DefaultParagraphFont"/>
    <w:link w:val="Title"/>
    <w:uiPriority w:val="19"/>
    <w:rsid w:val="004664FE"/>
    <w:rPr>
      <w:rFonts w:asciiTheme="majorHAnsi" w:eastAsiaTheme="majorEastAsia" w:hAnsiTheme="majorHAnsi" w:cstheme="majorBidi"/>
      <w:color w:val="03485B" w:themeColor="text2" w:themeShade="BF"/>
      <w:spacing w:val="5"/>
      <w:kern w:val="28"/>
      <w:sz w:val="52"/>
      <w:szCs w:val="52"/>
      <w:lang w:eastAsia="ja-JP" w:bidi="ar-SA"/>
    </w:rPr>
  </w:style>
  <w:style w:type="paragraph" w:styleId="Subtitle">
    <w:name w:val="Subtitle"/>
    <w:basedOn w:val="Normal"/>
    <w:next w:val="Normal"/>
    <w:link w:val="SubtitleChar"/>
    <w:uiPriority w:val="19"/>
    <w:qFormat/>
    <w:rsid w:val="004664FE"/>
    <w:pPr>
      <w:numPr>
        <w:ilvl w:val="1"/>
      </w:numPr>
      <w:spacing w:after="200" w:line="276" w:lineRule="auto"/>
    </w:pPr>
    <w:rPr>
      <w:rFonts w:asciiTheme="majorHAnsi" w:eastAsiaTheme="majorEastAsia" w:hAnsiTheme="majorHAnsi" w:cstheme="majorBidi"/>
      <w:i/>
      <w:iCs/>
      <w:color w:val="0F6FC6" w:themeColor="accent1"/>
      <w:spacing w:val="15"/>
      <w:lang w:eastAsia="ja-JP" w:bidi="ar-SA"/>
    </w:rPr>
  </w:style>
  <w:style w:type="character" w:customStyle="1" w:styleId="SubtitleChar">
    <w:name w:val="Subtitle Char"/>
    <w:basedOn w:val="DefaultParagraphFont"/>
    <w:link w:val="Subtitle"/>
    <w:uiPriority w:val="19"/>
    <w:rsid w:val="004664FE"/>
    <w:rPr>
      <w:rFonts w:asciiTheme="majorHAnsi" w:eastAsiaTheme="majorEastAsia" w:hAnsiTheme="majorHAnsi" w:cstheme="majorBidi"/>
      <w:i/>
      <w:iCs/>
      <w:color w:val="0F6FC6" w:themeColor="accent1"/>
      <w:spacing w:val="15"/>
      <w:sz w:val="24"/>
      <w:szCs w:val="24"/>
      <w:lang w:eastAsia="ja-JP" w:bidi="ar-SA"/>
    </w:rPr>
  </w:style>
  <w:style w:type="paragraph" w:styleId="NoSpacing">
    <w:name w:val="No Spacing"/>
    <w:link w:val="NoSpacingChar"/>
    <w:uiPriority w:val="1"/>
    <w:qFormat/>
    <w:rsid w:val="004664FE"/>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4664FE"/>
    <w:rPr>
      <w:rFonts w:asciiTheme="minorHAnsi" w:eastAsiaTheme="minorEastAsia" w:hAnsiTheme="minorHAnsi" w:cstheme="minorBidi"/>
      <w:sz w:val="22"/>
      <w:szCs w:val="22"/>
      <w:lang w:eastAsia="ja-JP" w:bidi="ar-SA"/>
    </w:rPr>
  </w:style>
  <w:style w:type="character" w:customStyle="1" w:styleId="FooterChar">
    <w:name w:val="Footer Char"/>
    <w:basedOn w:val="DefaultParagraphFont"/>
    <w:link w:val="Footer"/>
    <w:uiPriority w:val="99"/>
    <w:rsid w:val="00C64EE1"/>
  </w:style>
  <w:style w:type="character" w:styleId="PlaceholderText">
    <w:name w:val="Placeholder Text"/>
    <w:basedOn w:val="DefaultParagraphFont"/>
    <w:uiPriority w:val="99"/>
    <w:semiHidden/>
    <w:rsid w:val="00932DEB"/>
    <w:rPr>
      <w:color w:val="808080"/>
    </w:rPr>
  </w:style>
  <w:style w:type="paragraph" w:styleId="Bibliography">
    <w:name w:val="Bibliography"/>
    <w:basedOn w:val="Normal"/>
    <w:next w:val="Normal"/>
    <w:uiPriority w:val="37"/>
    <w:semiHidden/>
    <w:unhideWhenUsed/>
    <w:rsid w:val="00932DEB"/>
    <w:p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BlockText">
    <w:name w:val="Block Text"/>
    <w:basedOn w:val="Normal"/>
    <w:uiPriority w:val="99"/>
    <w:unhideWhenUsed/>
    <w:rsid w:val="00932DEB"/>
    <w:pPr>
      <w:pBdr>
        <w:top w:val="single" w:sz="2" w:space="10" w:color="0F6FC6" w:themeColor="accent1" w:frame="1"/>
        <w:left w:val="single" w:sz="2" w:space="10" w:color="0F6FC6" w:themeColor="accent1" w:frame="1"/>
        <w:bottom w:val="single" w:sz="2" w:space="10" w:color="0F6FC6" w:themeColor="accent1" w:frame="1"/>
        <w:right w:val="single" w:sz="2" w:space="10" w:color="0F6FC6" w:themeColor="accent1" w:frame="1"/>
      </w:pBdr>
      <w:spacing w:line="288" w:lineRule="auto"/>
      <w:ind w:left="1152" w:right="1152"/>
      <w:contextualSpacing/>
    </w:pPr>
    <w:rPr>
      <w:rFonts w:ascii="Tahoma" w:eastAsiaTheme="minorHAnsi" w:hAnsi="Tahoma" w:cstheme="minorBidi"/>
      <w:i/>
      <w:iCs/>
      <w:color w:val="0F6FC6" w:themeColor="accent1"/>
      <w:kern w:val="20"/>
      <w:sz w:val="22"/>
      <w:szCs w:val="20"/>
      <w:lang w:eastAsia="ja-JP" w:bidi="ar-SA"/>
    </w:rPr>
  </w:style>
  <w:style w:type="paragraph" w:styleId="BodyText2">
    <w:name w:val="Body Text 2"/>
    <w:basedOn w:val="Normal"/>
    <w:link w:val="BodyText2Char"/>
    <w:uiPriority w:val="99"/>
    <w:unhideWhenUsed/>
    <w:rsid w:val="00932DEB"/>
    <w:pPr>
      <w:spacing w:after="120" w:line="480" w:lineRule="auto"/>
      <w:contextualSpacing/>
    </w:pPr>
    <w:rPr>
      <w:rFonts w:ascii="Tahoma" w:eastAsiaTheme="minorHAnsi" w:hAnsi="Tahoma" w:cstheme="minorBidi"/>
      <w:color w:val="07AAD7" w:themeColor="text2" w:themeTint="BF"/>
      <w:kern w:val="20"/>
      <w:sz w:val="22"/>
      <w:szCs w:val="20"/>
      <w:lang w:eastAsia="ja-JP" w:bidi="ar-SA"/>
    </w:rPr>
  </w:style>
  <w:style w:type="character" w:customStyle="1" w:styleId="BodyText2Char">
    <w:name w:val="Body Text 2 Char"/>
    <w:basedOn w:val="DefaultParagraphFont"/>
    <w:link w:val="BodyText2"/>
    <w:uiPriority w:val="99"/>
    <w:rsid w:val="00932DEB"/>
    <w:rPr>
      <w:rFonts w:ascii="Tahoma" w:eastAsiaTheme="minorHAnsi" w:hAnsi="Tahoma" w:cstheme="minorBidi"/>
      <w:color w:val="07AAD7" w:themeColor="text2" w:themeTint="BF"/>
      <w:kern w:val="20"/>
      <w:sz w:val="22"/>
      <w:lang w:eastAsia="ja-JP" w:bidi="ar-SA"/>
    </w:rPr>
  </w:style>
  <w:style w:type="paragraph" w:styleId="BodyText3">
    <w:name w:val="Body Text 3"/>
    <w:basedOn w:val="Normal"/>
    <w:link w:val="BodyText3Char"/>
    <w:uiPriority w:val="99"/>
    <w:unhideWhenUsed/>
    <w:rsid w:val="00932DEB"/>
    <w:pPr>
      <w:spacing w:after="120" w:line="288" w:lineRule="auto"/>
      <w:contextualSpacing/>
    </w:pPr>
    <w:rPr>
      <w:rFonts w:ascii="Tahoma" w:eastAsiaTheme="minorHAnsi" w:hAnsi="Tahoma" w:cstheme="minorBidi"/>
      <w:color w:val="07AAD7" w:themeColor="text2" w:themeTint="BF"/>
      <w:kern w:val="20"/>
      <w:sz w:val="16"/>
      <w:szCs w:val="20"/>
      <w:lang w:eastAsia="ja-JP" w:bidi="ar-SA"/>
    </w:rPr>
  </w:style>
  <w:style w:type="character" w:customStyle="1" w:styleId="BodyText3Char">
    <w:name w:val="Body Text 3 Char"/>
    <w:basedOn w:val="DefaultParagraphFont"/>
    <w:link w:val="BodyText3"/>
    <w:uiPriority w:val="99"/>
    <w:rsid w:val="00932DEB"/>
    <w:rPr>
      <w:rFonts w:ascii="Tahoma" w:eastAsiaTheme="minorHAnsi" w:hAnsi="Tahoma" w:cstheme="minorBidi"/>
      <w:color w:val="07AAD7" w:themeColor="text2" w:themeTint="BF"/>
      <w:kern w:val="20"/>
      <w:sz w:val="16"/>
      <w:lang w:eastAsia="ja-JP" w:bidi="ar-SA"/>
    </w:rPr>
  </w:style>
  <w:style w:type="paragraph" w:styleId="BodyTextFirstIndent">
    <w:name w:val="Body Text First Indent"/>
    <w:basedOn w:val="BodyText"/>
    <w:link w:val="BodyTextFirstIndentChar"/>
    <w:uiPriority w:val="99"/>
    <w:unhideWhenUsed/>
    <w:rsid w:val="00932DEB"/>
    <w:pPr>
      <w:spacing w:before="0" w:after="200" w:line="288" w:lineRule="auto"/>
      <w:ind w:left="0" w:firstLine="360"/>
      <w:contextualSpacing/>
    </w:pPr>
    <w:rPr>
      <w:rFonts w:ascii="Tahoma" w:eastAsiaTheme="minorHAnsi" w:hAnsi="Tahoma" w:cstheme="minorBidi"/>
      <w:color w:val="07AAD7" w:themeColor="text2" w:themeTint="BF"/>
      <w:kern w:val="20"/>
      <w:szCs w:val="20"/>
      <w:lang w:eastAsia="ja-JP" w:bidi="ar-SA"/>
    </w:rPr>
  </w:style>
  <w:style w:type="character" w:customStyle="1" w:styleId="BodyTextFirstIndentChar">
    <w:name w:val="Body Text First Indent Char"/>
    <w:basedOn w:val="BodyTextChar"/>
    <w:link w:val="BodyTextFirstIndent"/>
    <w:uiPriority w:val="99"/>
    <w:rsid w:val="00932DEB"/>
    <w:rPr>
      <w:rFonts w:ascii="Tahoma" w:eastAsiaTheme="minorHAnsi" w:hAnsi="Tahoma" w:cstheme="minorBidi"/>
      <w:color w:val="07AAD7" w:themeColor="text2" w:themeTint="BF"/>
      <w:kern w:val="20"/>
      <w:sz w:val="22"/>
      <w:szCs w:val="22"/>
      <w:lang w:val="en-US" w:eastAsia="ja-JP" w:bidi="ar-SA"/>
    </w:rPr>
  </w:style>
  <w:style w:type="paragraph" w:styleId="BodyTextFirstIndent2">
    <w:name w:val="Body Text First Indent 2"/>
    <w:basedOn w:val="BodyTextIndent"/>
    <w:link w:val="BodyTextFirstIndent2Char"/>
    <w:uiPriority w:val="99"/>
    <w:unhideWhenUsed/>
    <w:rsid w:val="00932DEB"/>
    <w:pPr>
      <w:spacing w:before="0" w:after="200" w:line="288" w:lineRule="auto"/>
      <w:ind w:left="360" w:firstLine="360"/>
      <w:contextualSpacing/>
    </w:pPr>
    <w:rPr>
      <w:rFonts w:ascii="Tahoma" w:eastAsiaTheme="minorHAnsi" w:hAnsi="Tahoma" w:cstheme="minorBidi"/>
      <w:color w:val="07AAD7" w:themeColor="text2" w:themeTint="BF"/>
      <w:kern w:val="20"/>
      <w:szCs w:val="20"/>
      <w:lang w:eastAsia="ja-JP" w:bidi="ar-SA"/>
    </w:rPr>
  </w:style>
  <w:style w:type="character" w:customStyle="1" w:styleId="BodyTextFirstIndent2Char">
    <w:name w:val="Body Text First Indent 2 Char"/>
    <w:basedOn w:val="BodyTextIndentChar"/>
    <w:link w:val="BodyTextFirstIndent2"/>
    <w:uiPriority w:val="99"/>
    <w:rsid w:val="00932DEB"/>
    <w:rPr>
      <w:rFonts w:ascii="Tahoma" w:eastAsiaTheme="minorHAnsi" w:hAnsi="Tahoma" w:cstheme="minorBidi"/>
      <w:color w:val="07AAD7" w:themeColor="text2" w:themeTint="BF"/>
      <w:kern w:val="20"/>
      <w:sz w:val="22"/>
      <w:szCs w:val="22"/>
      <w:lang w:val="en-US" w:eastAsia="ja-JP" w:bidi="ar-SA"/>
    </w:rPr>
  </w:style>
  <w:style w:type="character" w:customStyle="1" w:styleId="BodyTextIndent2Char">
    <w:name w:val="Body Text Indent 2 Char"/>
    <w:basedOn w:val="DefaultParagraphFont"/>
    <w:link w:val="BodyTextIndent2"/>
    <w:uiPriority w:val="99"/>
    <w:rsid w:val="00932DEB"/>
    <w:rPr>
      <w:sz w:val="22"/>
      <w:szCs w:val="22"/>
    </w:rPr>
  </w:style>
  <w:style w:type="character" w:customStyle="1" w:styleId="BodyTextIndent3Char">
    <w:name w:val="Body Text Indent 3 Char"/>
    <w:basedOn w:val="DefaultParagraphFont"/>
    <w:link w:val="BodyTextIndent3"/>
    <w:uiPriority w:val="99"/>
    <w:rsid w:val="00932DEB"/>
    <w:rPr>
      <w:sz w:val="22"/>
      <w:szCs w:val="22"/>
    </w:rPr>
  </w:style>
  <w:style w:type="character" w:styleId="BookTitle">
    <w:name w:val="Book Title"/>
    <w:basedOn w:val="DefaultParagraphFont"/>
    <w:uiPriority w:val="33"/>
    <w:unhideWhenUsed/>
    <w:rsid w:val="00932DEB"/>
    <w:rPr>
      <w:b/>
      <w:bCs/>
      <w:smallCaps/>
      <w:spacing w:val="5"/>
    </w:rPr>
  </w:style>
  <w:style w:type="paragraph" w:styleId="Closing">
    <w:name w:val="Closing"/>
    <w:basedOn w:val="Normal"/>
    <w:link w:val="ClosingChar"/>
    <w:uiPriority w:val="99"/>
    <w:unhideWhenUsed/>
    <w:rsid w:val="00932DEB"/>
    <w:pPr>
      <w:ind w:left="4320"/>
      <w:contextualSpacing/>
    </w:pPr>
    <w:rPr>
      <w:rFonts w:ascii="Tahoma" w:eastAsiaTheme="minorHAnsi" w:hAnsi="Tahoma" w:cstheme="minorBidi"/>
      <w:color w:val="07AAD7" w:themeColor="text2" w:themeTint="BF"/>
      <w:kern w:val="20"/>
      <w:sz w:val="22"/>
      <w:szCs w:val="20"/>
      <w:lang w:eastAsia="ja-JP" w:bidi="ar-SA"/>
    </w:rPr>
  </w:style>
  <w:style w:type="character" w:customStyle="1" w:styleId="ClosingChar">
    <w:name w:val="Closing Char"/>
    <w:basedOn w:val="DefaultParagraphFont"/>
    <w:link w:val="Closing"/>
    <w:uiPriority w:val="99"/>
    <w:rsid w:val="00932DEB"/>
    <w:rPr>
      <w:rFonts w:ascii="Tahoma" w:eastAsiaTheme="minorHAnsi" w:hAnsi="Tahoma" w:cstheme="minorBidi"/>
      <w:color w:val="07AAD7" w:themeColor="text2" w:themeTint="BF"/>
      <w:kern w:val="20"/>
      <w:sz w:val="22"/>
      <w:lang w:eastAsia="ja-JP" w:bidi="ar-SA"/>
    </w:rPr>
  </w:style>
  <w:style w:type="table" w:styleId="ColorfulGrid">
    <w:name w:val="Colorful Grid"/>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7E2FA" w:themeFill="accent1" w:themeFillTint="33"/>
    </w:tcPr>
    <w:tblStylePr w:type="firstRow">
      <w:rPr>
        <w:b/>
        <w:bCs/>
      </w:rPr>
      <w:tblPr/>
      <w:tcPr>
        <w:shd w:val="clear" w:color="auto" w:fill="90C5F6" w:themeFill="accent1" w:themeFillTint="66"/>
      </w:tcPr>
    </w:tblStylePr>
    <w:tblStylePr w:type="lastRow">
      <w:rPr>
        <w:b/>
        <w:bCs/>
        <w:color w:val="000000" w:themeColor="text1"/>
      </w:rPr>
      <w:tblPr/>
      <w:tcPr>
        <w:shd w:val="clear" w:color="auto" w:fill="90C5F6" w:themeFill="accent1" w:themeFillTint="66"/>
      </w:tcPr>
    </w:tblStylePr>
    <w:tblStylePr w:type="firstCol">
      <w:rPr>
        <w:color w:val="FFFFFF" w:themeColor="background1"/>
      </w:rPr>
      <w:tblPr/>
      <w:tcPr>
        <w:shd w:val="clear" w:color="auto" w:fill="0B5294" w:themeFill="accent1" w:themeFillShade="BF"/>
      </w:tcPr>
    </w:tblStylePr>
    <w:tblStylePr w:type="lastCol">
      <w:rPr>
        <w:color w:val="FFFFFF" w:themeColor="background1"/>
      </w:rPr>
      <w:tblPr/>
      <w:tcPr>
        <w:shd w:val="clear" w:color="auto" w:fill="0B5294" w:themeFill="accent1" w:themeFillShade="BF"/>
      </w:tc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ColorfulGrid-Accent2">
    <w:name w:val="Colorful Grid Accent 2"/>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4EEFF" w:themeFill="accent2" w:themeFillTint="33"/>
    </w:tcPr>
    <w:tblStylePr w:type="firstRow">
      <w:rPr>
        <w:b/>
        <w:bCs/>
      </w:rPr>
      <w:tblPr/>
      <w:tcPr>
        <w:shd w:val="clear" w:color="auto" w:fill="89DEFF" w:themeFill="accent2" w:themeFillTint="66"/>
      </w:tcPr>
    </w:tblStylePr>
    <w:tblStylePr w:type="lastRow">
      <w:rPr>
        <w:b/>
        <w:bCs/>
        <w:color w:val="000000" w:themeColor="text1"/>
      </w:rPr>
      <w:tblPr/>
      <w:tcPr>
        <w:shd w:val="clear" w:color="auto" w:fill="89DEFF" w:themeFill="accent2" w:themeFillTint="66"/>
      </w:tcPr>
    </w:tblStylePr>
    <w:tblStylePr w:type="firstCol">
      <w:rPr>
        <w:color w:val="FFFFFF" w:themeColor="background1"/>
      </w:rPr>
      <w:tblPr/>
      <w:tcPr>
        <w:shd w:val="clear" w:color="auto" w:fill="0075A2" w:themeFill="accent2" w:themeFillShade="BF"/>
      </w:tcPr>
    </w:tblStylePr>
    <w:tblStylePr w:type="lastCol">
      <w:rPr>
        <w:color w:val="FFFFFF" w:themeColor="background1"/>
      </w:rPr>
      <w:tblPr/>
      <w:tcPr>
        <w:shd w:val="clear" w:color="auto" w:fill="0075A2" w:themeFill="accent2" w:themeFillShade="BF"/>
      </w:tcPr>
    </w:tblStylePr>
    <w:tblStylePr w:type="band1Vert">
      <w:tblPr/>
      <w:tcPr>
        <w:shd w:val="clear" w:color="auto" w:fill="6DD6FF" w:themeFill="accent2" w:themeFillTint="7F"/>
      </w:tcPr>
    </w:tblStylePr>
    <w:tblStylePr w:type="band1Horz">
      <w:tblPr/>
      <w:tcPr>
        <w:shd w:val="clear" w:color="auto" w:fill="6DD6FF" w:themeFill="accent2" w:themeFillTint="7F"/>
      </w:tcPr>
    </w:tblStylePr>
  </w:style>
  <w:style w:type="table" w:styleId="ColorfulGrid-Accent3">
    <w:name w:val="Colorful Grid Accent 3"/>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9F9FC" w:themeFill="accent3" w:themeFillTint="33"/>
    </w:tcPr>
    <w:tblStylePr w:type="firstRow">
      <w:rPr>
        <w:b/>
        <w:bCs/>
      </w:rPr>
      <w:tblPr/>
      <w:tcPr>
        <w:shd w:val="clear" w:color="auto" w:fill="93F4F9" w:themeFill="accent3" w:themeFillTint="66"/>
      </w:tcPr>
    </w:tblStylePr>
    <w:tblStylePr w:type="lastRow">
      <w:rPr>
        <w:b/>
        <w:bCs/>
        <w:color w:val="000000" w:themeColor="text1"/>
      </w:rPr>
      <w:tblPr/>
      <w:tcPr>
        <w:shd w:val="clear" w:color="auto" w:fill="93F4F9" w:themeFill="accent3" w:themeFillTint="66"/>
      </w:tcPr>
    </w:tblStylePr>
    <w:tblStylePr w:type="firstCol">
      <w:rPr>
        <w:color w:val="FFFFFF" w:themeColor="background1"/>
      </w:rPr>
      <w:tblPr/>
      <w:tcPr>
        <w:shd w:val="clear" w:color="auto" w:fill="089BA2" w:themeFill="accent3" w:themeFillShade="BF"/>
      </w:tcPr>
    </w:tblStylePr>
    <w:tblStylePr w:type="lastCol">
      <w:rPr>
        <w:color w:val="FFFFFF" w:themeColor="background1"/>
      </w:rPr>
      <w:tblPr/>
      <w:tcPr>
        <w:shd w:val="clear" w:color="auto" w:fill="089BA2" w:themeFill="accent3" w:themeFillShade="BF"/>
      </w:tc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ColorfulGrid-Accent4">
    <w:name w:val="Colorful Grid Accent 4"/>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9FBED" w:themeFill="accent4" w:themeFillTint="33"/>
    </w:tcPr>
    <w:tblStylePr w:type="firstRow">
      <w:rPr>
        <w:b/>
        <w:bCs/>
      </w:rPr>
      <w:tblPr/>
      <w:tcPr>
        <w:shd w:val="clear" w:color="auto" w:fill="94F6DB" w:themeFill="accent4" w:themeFillTint="66"/>
      </w:tcPr>
    </w:tblStylePr>
    <w:tblStylePr w:type="lastRow">
      <w:rPr>
        <w:b/>
        <w:bCs/>
        <w:color w:val="000000" w:themeColor="text1"/>
      </w:rPr>
      <w:tblPr/>
      <w:tcPr>
        <w:shd w:val="clear" w:color="auto" w:fill="94F6DB" w:themeFill="accent4" w:themeFillTint="66"/>
      </w:tcPr>
    </w:tblStylePr>
    <w:tblStylePr w:type="firstCol">
      <w:rPr>
        <w:color w:val="FFFFFF" w:themeColor="background1"/>
      </w:rPr>
      <w:tblPr/>
      <w:tcPr>
        <w:shd w:val="clear" w:color="auto" w:fill="0C9A73" w:themeFill="accent4" w:themeFillShade="BF"/>
      </w:tcPr>
    </w:tblStylePr>
    <w:tblStylePr w:type="lastCol">
      <w:rPr>
        <w:color w:val="FFFFFF" w:themeColor="background1"/>
      </w:rPr>
      <w:tblPr/>
      <w:tcPr>
        <w:shd w:val="clear" w:color="auto" w:fill="0C9A73" w:themeFill="accent4" w:themeFillShade="BF"/>
      </w:tc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ColorfulGrid-Accent5">
    <w:name w:val="Colorful Grid Accent 5"/>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CFFDA" w:themeFill="accent5" w:themeFillTint="33"/>
    </w:tcPr>
    <w:tblStylePr w:type="firstRow">
      <w:rPr>
        <w:b/>
        <w:bCs/>
      </w:rPr>
      <w:tblPr/>
      <w:tcPr>
        <w:shd w:val="clear" w:color="auto" w:fill="79FFB5" w:themeFill="accent5" w:themeFillTint="66"/>
      </w:tcPr>
    </w:tblStylePr>
    <w:tblStylePr w:type="lastRow">
      <w:rPr>
        <w:b/>
        <w:bCs/>
        <w:color w:val="000000" w:themeColor="text1"/>
      </w:rPr>
      <w:tblPr/>
      <w:tcPr>
        <w:shd w:val="clear" w:color="auto" w:fill="79FFB5" w:themeFill="accent5" w:themeFillTint="66"/>
      </w:tcPr>
    </w:tblStylePr>
    <w:tblStylePr w:type="firstCol">
      <w:rPr>
        <w:color w:val="FFFFFF" w:themeColor="background1"/>
      </w:rPr>
      <w:tblPr/>
      <w:tcPr>
        <w:shd w:val="clear" w:color="auto" w:fill="00833B" w:themeFill="accent5" w:themeFillShade="BF"/>
      </w:tcPr>
    </w:tblStylePr>
    <w:tblStylePr w:type="lastCol">
      <w:rPr>
        <w:color w:val="FFFFFF" w:themeColor="background1"/>
      </w:rPr>
      <w:tblPr/>
      <w:tcPr>
        <w:shd w:val="clear" w:color="auto" w:fill="00833B" w:themeFill="accent5" w:themeFillShade="BF"/>
      </w:tcPr>
    </w:tblStylePr>
    <w:tblStylePr w:type="band1Vert">
      <w:tblPr/>
      <w:tcPr>
        <w:shd w:val="clear" w:color="auto" w:fill="58FFA3" w:themeFill="accent5" w:themeFillTint="7F"/>
      </w:tcPr>
    </w:tblStylePr>
    <w:tblStylePr w:type="band1Horz">
      <w:tblPr/>
      <w:tcPr>
        <w:shd w:val="clear" w:color="auto" w:fill="58FFA3" w:themeFill="accent5" w:themeFillTint="7F"/>
      </w:tcPr>
    </w:tblStylePr>
  </w:style>
  <w:style w:type="table" w:styleId="ColorfulGrid-Accent6">
    <w:name w:val="Colorful Grid Accent 6"/>
    <w:basedOn w:val="TableNormal"/>
    <w:uiPriority w:val="73"/>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F2DA" w:themeFill="accent6" w:themeFillTint="33"/>
    </w:tcPr>
    <w:tblStylePr w:type="firstRow">
      <w:rPr>
        <w:b/>
        <w:bCs/>
      </w:rPr>
      <w:tblPr/>
      <w:tcPr>
        <w:shd w:val="clear" w:color="auto" w:fill="DAE6B6" w:themeFill="accent6" w:themeFillTint="66"/>
      </w:tcPr>
    </w:tblStylePr>
    <w:tblStylePr w:type="lastRow">
      <w:rPr>
        <w:b/>
        <w:bCs/>
        <w:color w:val="000000" w:themeColor="text1"/>
      </w:rPr>
      <w:tblPr/>
      <w:tcPr>
        <w:shd w:val="clear" w:color="auto" w:fill="DAE6B6" w:themeFill="accent6" w:themeFillTint="66"/>
      </w:tcPr>
    </w:tblStylePr>
    <w:tblStylePr w:type="firstCol">
      <w:rPr>
        <w:color w:val="FFFFFF" w:themeColor="background1"/>
      </w:rPr>
      <w:tblPr/>
      <w:tcPr>
        <w:shd w:val="clear" w:color="auto" w:fill="7D9532" w:themeFill="accent6" w:themeFillShade="BF"/>
      </w:tcPr>
    </w:tblStylePr>
    <w:tblStylePr w:type="lastCol">
      <w:rPr>
        <w:color w:val="FFFFFF" w:themeColor="background1"/>
      </w:rPr>
      <w:tblPr/>
      <w:tcPr>
        <w:shd w:val="clear" w:color="auto" w:fill="7D9532" w:themeFill="accent6" w:themeFillShade="BF"/>
      </w:tc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table" w:styleId="ColorfulList">
    <w:name w:val="Colorful List"/>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E3F0FD" w:themeFill="accent1"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table" w:styleId="ColorfulList-Accent2">
    <w:name w:val="Colorful List Accent 2"/>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E2F6FF" w:themeFill="accent2"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AFF" w:themeFill="accent2" w:themeFillTint="3F"/>
      </w:tcPr>
    </w:tblStylePr>
    <w:tblStylePr w:type="band1Horz">
      <w:tblPr/>
      <w:tcPr>
        <w:shd w:val="clear" w:color="auto" w:fill="C4EEFF" w:themeFill="accent2" w:themeFillTint="33"/>
      </w:tcPr>
    </w:tblStylePr>
  </w:style>
  <w:style w:type="table" w:styleId="ColorfulList-Accent3">
    <w:name w:val="Colorful List Accent 3"/>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E4FCFD" w:themeFill="accent3" w:themeFillTint="19"/>
    </w:tcPr>
    <w:tblStylePr w:type="firstRow">
      <w:rPr>
        <w:b/>
        <w:bCs/>
        <w:color w:val="FFFFFF" w:themeColor="background1"/>
      </w:rPr>
      <w:tblPr/>
      <w:tcPr>
        <w:tcBorders>
          <w:bottom w:val="single" w:sz="12" w:space="0" w:color="FFFFFF" w:themeColor="background1"/>
        </w:tcBorders>
        <w:shd w:val="clear" w:color="auto" w:fill="0CA57B" w:themeFill="accent4" w:themeFillShade="CC"/>
      </w:tcPr>
    </w:tblStylePr>
    <w:tblStylePr w:type="lastRow">
      <w:rPr>
        <w:b/>
        <w:bCs/>
        <w:color w:val="0CA57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8FB" w:themeFill="accent3" w:themeFillTint="3F"/>
      </w:tcPr>
    </w:tblStylePr>
    <w:tblStylePr w:type="band1Horz">
      <w:tblPr/>
      <w:tcPr>
        <w:shd w:val="clear" w:color="auto" w:fill="C9F9FC" w:themeFill="accent3" w:themeFillTint="33"/>
      </w:tcPr>
    </w:tblStylePr>
  </w:style>
  <w:style w:type="table" w:styleId="ColorfulList-Accent4">
    <w:name w:val="Colorful List Accent 4"/>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E4FDF6" w:themeFill="accent4" w:themeFillTint="19"/>
    </w:tcPr>
    <w:tblStylePr w:type="firstRow">
      <w:rPr>
        <w:b/>
        <w:bCs/>
        <w:color w:val="FFFFFF" w:themeColor="background1"/>
      </w:rPr>
      <w:tblPr/>
      <w:tcPr>
        <w:tcBorders>
          <w:bottom w:val="single" w:sz="12" w:space="0" w:color="FFFFFF" w:themeColor="background1"/>
        </w:tcBorders>
        <w:shd w:val="clear" w:color="auto" w:fill="08A5AD" w:themeFill="accent3" w:themeFillShade="CC"/>
      </w:tcPr>
    </w:tblStylePr>
    <w:tblStylePr w:type="lastRow">
      <w:rPr>
        <w:b/>
        <w:bCs/>
        <w:color w:val="08A5A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FAE9" w:themeFill="accent4" w:themeFillTint="3F"/>
      </w:tcPr>
    </w:tblStylePr>
    <w:tblStylePr w:type="band1Horz">
      <w:tblPr/>
      <w:tcPr>
        <w:shd w:val="clear" w:color="auto" w:fill="C9FBED" w:themeFill="accent4" w:themeFillTint="33"/>
      </w:tcPr>
    </w:tblStylePr>
  </w:style>
  <w:style w:type="table" w:styleId="ColorfulList-Accent5">
    <w:name w:val="Colorful List Accent 5"/>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DEFFEC" w:themeFill="accent5" w:themeFillTint="19"/>
    </w:tcPr>
    <w:tblStylePr w:type="firstRow">
      <w:rPr>
        <w:b/>
        <w:bCs/>
        <w:color w:val="FFFFFF" w:themeColor="background1"/>
      </w:rPr>
      <w:tblPr/>
      <w:tcPr>
        <w:tcBorders>
          <w:bottom w:val="single" w:sz="12" w:space="0" w:color="FFFFFF" w:themeColor="background1"/>
        </w:tcBorders>
        <w:shd w:val="clear" w:color="auto" w:fill="859F35" w:themeFill="accent6" w:themeFillShade="CC"/>
      </w:tcPr>
    </w:tblStylePr>
    <w:tblStylePr w:type="lastRow">
      <w:rPr>
        <w:b/>
        <w:bCs/>
        <w:color w:val="859F3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FFD1" w:themeFill="accent5" w:themeFillTint="3F"/>
      </w:tcPr>
    </w:tblStylePr>
    <w:tblStylePr w:type="band1Horz">
      <w:tblPr/>
      <w:tcPr>
        <w:shd w:val="clear" w:color="auto" w:fill="BCFFDA" w:themeFill="accent5" w:themeFillTint="33"/>
      </w:tcPr>
    </w:tblStylePr>
  </w:style>
  <w:style w:type="table" w:styleId="ColorfulList-Accent6">
    <w:name w:val="Colorful List Accent 6"/>
    <w:basedOn w:val="TableNormal"/>
    <w:uiPriority w:val="72"/>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F6F9ED" w:themeFill="accent6" w:themeFillTint="19"/>
    </w:tcPr>
    <w:tblStylePr w:type="firstRow">
      <w:rPr>
        <w:b/>
        <w:bCs/>
        <w:color w:val="FFFFFF" w:themeColor="background1"/>
      </w:rPr>
      <w:tblPr/>
      <w:tcPr>
        <w:tcBorders>
          <w:bottom w:val="single" w:sz="12" w:space="0" w:color="FFFFFF" w:themeColor="background1"/>
        </w:tcBorders>
        <w:shd w:val="clear" w:color="auto" w:fill="008C3F" w:themeFill="accent5" w:themeFillShade="CC"/>
      </w:tcPr>
    </w:tblStylePr>
    <w:tblStylePr w:type="lastRow">
      <w:rPr>
        <w:b/>
        <w:bCs/>
        <w:color w:val="008C3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F0D1" w:themeFill="accent6" w:themeFillTint="3F"/>
      </w:tcPr>
    </w:tblStylePr>
    <w:tblStylePr w:type="band1Horz">
      <w:tblPr/>
      <w:tcPr>
        <w:shd w:val="clear" w:color="auto" w:fill="ECF2DA" w:themeFill="accent6" w:themeFillTint="33"/>
      </w:tcPr>
    </w:tblStylePr>
  </w:style>
  <w:style w:type="table" w:styleId="ColorfulShading">
    <w:name w:val="Colorful Shading"/>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009DD9"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009DD9" w:themeColor="accent2"/>
        <w:left w:val="single" w:sz="4" w:space="0" w:color="0F6FC6" w:themeColor="accent1"/>
        <w:bottom w:val="single" w:sz="4" w:space="0" w:color="0F6FC6" w:themeColor="accent1"/>
        <w:right w:val="single" w:sz="4" w:space="0" w:color="0F6FC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3F0FD" w:themeFill="accent1" w:themeFillTint="19"/>
    </w:tcPr>
    <w:tblStylePr w:type="firstRow">
      <w:rPr>
        <w:b/>
        <w:bCs/>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76" w:themeFill="accent1" w:themeFillShade="99"/>
      </w:tcPr>
    </w:tblStylePr>
    <w:tblStylePr w:type="firstCol">
      <w:rPr>
        <w:color w:val="FFFFFF" w:themeColor="background1"/>
      </w:rPr>
      <w:tblPr/>
      <w:tcPr>
        <w:tcBorders>
          <w:top w:val="nil"/>
          <w:left w:val="nil"/>
          <w:bottom w:val="nil"/>
          <w:right w:val="nil"/>
          <w:insideH w:val="single" w:sz="4" w:space="0" w:color="094276" w:themeColor="accent1" w:themeShade="99"/>
          <w:insideV w:val="nil"/>
        </w:tcBorders>
        <w:shd w:val="clear" w:color="auto" w:fill="09427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94276" w:themeFill="accent1" w:themeFillShade="99"/>
      </w:tcPr>
    </w:tblStylePr>
    <w:tblStylePr w:type="band1Vert">
      <w:tblPr/>
      <w:tcPr>
        <w:shd w:val="clear" w:color="auto" w:fill="90C5F6" w:themeFill="accent1" w:themeFillTint="66"/>
      </w:tcPr>
    </w:tblStylePr>
    <w:tblStylePr w:type="band1Horz">
      <w:tblPr/>
      <w:tcPr>
        <w:shd w:val="clear" w:color="auto" w:fill="75B7F4"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009DD9" w:themeColor="accent2"/>
        <w:left w:val="single" w:sz="4" w:space="0" w:color="009DD9" w:themeColor="accent2"/>
        <w:bottom w:val="single" w:sz="4" w:space="0" w:color="009DD9" w:themeColor="accent2"/>
        <w:right w:val="single" w:sz="4" w:space="0" w:color="009DD9"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F6FF" w:themeFill="accent2" w:themeFillTint="19"/>
    </w:tcPr>
    <w:tblStylePr w:type="firstRow">
      <w:rPr>
        <w:b/>
        <w:bCs/>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82" w:themeFill="accent2" w:themeFillShade="99"/>
      </w:tcPr>
    </w:tblStylePr>
    <w:tblStylePr w:type="firstCol">
      <w:rPr>
        <w:color w:val="FFFFFF" w:themeColor="background1"/>
      </w:rPr>
      <w:tblPr/>
      <w:tcPr>
        <w:tcBorders>
          <w:top w:val="nil"/>
          <w:left w:val="nil"/>
          <w:bottom w:val="nil"/>
          <w:right w:val="nil"/>
          <w:insideH w:val="single" w:sz="4" w:space="0" w:color="005D82" w:themeColor="accent2" w:themeShade="99"/>
          <w:insideV w:val="nil"/>
        </w:tcBorders>
        <w:shd w:val="clear" w:color="auto" w:fill="005D8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5D82" w:themeFill="accent2" w:themeFillShade="99"/>
      </w:tcPr>
    </w:tblStylePr>
    <w:tblStylePr w:type="band1Vert">
      <w:tblPr/>
      <w:tcPr>
        <w:shd w:val="clear" w:color="auto" w:fill="89DEFF" w:themeFill="accent2" w:themeFillTint="66"/>
      </w:tcPr>
    </w:tblStylePr>
    <w:tblStylePr w:type="band1Horz">
      <w:tblPr/>
      <w:tcPr>
        <w:shd w:val="clear" w:color="auto" w:fill="6DD6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10CF9B" w:themeColor="accent4"/>
        <w:left w:val="single" w:sz="4" w:space="0" w:color="0BD0D9" w:themeColor="accent3"/>
        <w:bottom w:val="single" w:sz="4" w:space="0" w:color="0BD0D9" w:themeColor="accent3"/>
        <w:right w:val="single" w:sz="4" w:space="0" w:color="0BD0D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CFD" w:themeFill="accent3" w:themeFillTint="19"/>
    </w:tcPr>
    <w:tblStylePr w:type="firstRow">
      <w:rPr>
        <w:b/>
        <w:bCs/>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7C82" w:themeFill="accent3" w:themeFillShade="99"/>
      </w:tcPr>
    </w:tblStylePr>
    <w:tblStylePr w:type="firstCol">
      <w:rPr>
        <w:color w:val="FFFFFF" w:themeColor="background1"/>
      </w:rPr>
      <w:tblPr/>
      <w:tcPr>
        <w:tcBorders>
          <w:top w:val="nil"/>
          <w:left w:val="nil"/>
          <w:bottom w:val="nil"/>
          <w:right w:val="nil"/>
          <w:insideH w:val="single" w:sz="4" w:space="0" w:color="067C82" w:themeColor="accent3" w:themeShade="99"/>
          <w:insideV w:val="nil"/>
        </w:tcBorders>
        <w:shd w:val="clear" w:color="auto" w:fill="067C8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67C82" w:themeFill="accent3" w:themeFillShade="99"/>
      </w:tcPr>
    </w:tblStylePr>
    <w:tblStylePr w:type="band1Vert">
      <w:tblPr/>
      <w:tcPr>
        <w:shd w:val="clear" w:color="auto" w:fill="93F4F9" w:themeFill="accent3" w:themeFillTint="66"/>
      </w:tcPr>
    </w:tblStylePr>
    <w:tblStylePr w:type="band1Horz">
      <w:tblPr/>
      <w:tcPr>
        <w:shd w:val="clear" w:color="auto" w:fill="79F2F8" w:themeFill="accent3" w:themeFillTint="7F"/>
      </w:tcPr>
    </w:tblStylePr>
  </w:style>
  <w:style w:type="table" w:styleId="ColorfulShading-Accent4">
    <w:name w:val="Colorful Shading Accent 4"/>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0BD0D9" w:themeColor="accent3"/>
        <w:left w:val="single" w:sz="4" w:space="0" w:color="10CF9B" w:themeColor="accent4"/>
        <w:bottom w:val="single" w:sz="4" w:space="0" w:color="10CF9B" w:themeColor="accent4"/>
        <w:right w:val="single" w:sz="4" w:space="0" w:color="10CF9B"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DF6" w:themeFill="accent4" w:themeFillTint="19"/>
    </w:tcPr>
    <w:tblStylePr w:type="firstRow">
      <w:rPr>
        <w:b/>
        <w:bCs/>
      </w:rPr>
      <w:tblPr/>
      <w:tcPr>
        <w:tcBorders>
          <w:top w:val="nil"/>
          <w:left w:val="nil"/>
          <w:bottom w:val="single" w:sz="24" w:space="0" w:color="0BD0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7C5C" w:themeFill="accent4" w:themeFillShade="99"/>
      </w:tcPr>
    </w:tblStylePr>
    <w:tblStylePr w:type="firstCol">
      <w:rPr>
        <w:color w:val="FFFFFF" w:themeColor="background1"/>
      </w:rPr>
      <w:tblPr/>
      <w:tcPr>
        <w:tcBorders>
          <w:top w:val="nil"/>
          <w:left w:val="nil"/>
          <w:bottom w:val="nil"/>
          <w:right w:val="nil"/>
          <w:insideH w:val="single" w:sz="4" w:space="0" w:color="097C5C" w:themeColor="accent4" w:themeShade="99"/>
          <w:insideV w:val="nil"/>
        </w:tcBorders>
        <w:shd w:val="clear" w:color="auto" w:fill="097C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7C5C" w:themeFill="accent4" w:themeFillShade="99"/>
      </w:tcPr>
    </w:tblStylePr>
    <w:tblStylePr w:type="band1Vert">
      <w:tblPr/>
      <w:tcPr>
        <w:shd w:val="clear" w:color="auto" w:fill="94F6DB" w:themeFill="accent4" w:themeFillTint="66"/>
      </w:tcPr>
    </w:tblStylePr>
    <w:tblStylePr w:type="band1Horz">
      <w:tblPr/>
      <w:tcPr>
        <w:shd w:val="clear" w:color="auto" w:fill="7AF4D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A5C249" w:themeColor="accent6"/>
        <w:left w:val="single" w:sz="4" w:space="0" w:color="00B050" w:themeColor="accent5"/>
        <w:bottom w:val="single" w:sz="4" w:space="0" w:color="00B050" w:themeColor="accent5"/>
        <w:right w:val="single" w:sz="4" w:space="0" w:color="00B050"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FFEC" w:themeFill="accent5" w:themeFillTint="19"/>
    </w:tcPr>
    <w:tblStylePr w:type="firstRow">
      <w:rPr>
        <w:b/>
        <w:bCs/>
      </w:rPr>
      <w:tblPr/>
      <w:tcPr>
        <w:tcBorders>
          <w:top w:val="nil"/>
          <w:left w:val="nil"/>
          <w:bottom w:val="single" w:sz="24" w:space="0" w:color="A5C24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92F" w:themeFill="accent5" w:themeFillShade="99"/>
      </w:tcPr>
    </w:tblStylePr>
    <w:tblStylePr w:type="firstCol">
      <w:rPr>
        <w:color w:val="FFFFFF" w:themeColor="background1"/>
      </w:rPr>
      <w:tblPr/>
      <w:tcPr>
        <w:tcBorders>
          <w:top w:val="nil"/>
          <w:left w:val="nil"/>
          <w:bottom w:val="nil"/>
          <w:right w:val="nil"/>
          <w:insideH w:val="single" w:sz="4" w:space="0" w:color="00692F" w:themeColor="accent5" w:themeShade="99"/>
          <w:insideV w:val="nil"/>
        </w:tcBorders>
        <w:shd w:val="clear" w:color="auto" w:fill="00692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92F" w:themeFill="accent5" w:themeFillShade="99"/>
      </w:tcPr>
    </w:tblStylePr>
    <w:tblStylePr w:type="band1Vert">
      <w:tblPr/>
      <w:tcPr>
        <w:shd w:val="clear" w:color="auto" w:fill="79FFB5" w:themeFill="accent5" w:themeFillTint="66"/>
      </w:tcPr>
    </w:tblStylePr>
    <w:tblStylePr w:type="band1Horz">
      <w:tblPr/>
      <w:tcPr>
        <w:shd w:val="clear" w:color="auto" w:fill="58FFA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24" w:space="0" w:color="00B050" w:themeColor="accent5"/>
        <w:left w:val="single" w:sz="4" w:space="0" w:color="A5C249" w:themeColor="accent6"/>
        <w:bottom w:val="single" w:sz="4" w:space="0" w:color="A5C249" w:themeColor="accent6"/>
        <w:right w:val="single" w:sz="4" w:space="0" w:color="A5C2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9ED" w:themeFill="accent6" w:themeFillTint="19"/>
    </w:tcPr>
    <w:tblStylePr w:type="firstRow">
      <w:rPr>
        <w:b/>
        <w:bCs/>
      </w:rPr>
      <w:tblPr/>
      <w:tcPr>
        <w:tcBorders>
          <w:top w:val="nil"/>
          <w:left w:val="nil"/>
          <w:bottom w:val="single" w:sz="24" w:space="0" w:color="00B05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47728" w:themeFill="accent6" w:themeFillShade="99"/>
      </w:tcPr>
    </w:tblStylePr>
    <w:tblStylePr w:type="firstCol">
      <w:rPr>
        <w:color w:val="FFFFFF" w:themeColor="background1"/>
      </w:rPr>
      <w:tblPr/>
      <w:tcPr>
        <w:tcBorders>
          <w:top w:val="nil"/>
          <w:left w:val="nil"/>
          <w:bottom w:val="nil"/>
          <w:right w:val="nil"/>
          <w:insideH w:val="single" w:sz="4" w:space="0" w:color="647728" w:themeColor="accent6" w:themeShade="99"/>
          <w:insideV w:val="nil"/>
        </w:tcBorders>
        <w:shd w:val="clear" w:color="auto" w:fill="64772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47728" w:themeFill="accent6" w:themeFillShade="99"/>
      </w:tcPr>
    </w:tblStylePr>
    <w:tblStylePr w:type="band1Vert">
      <w:tblPr/>
      <w:tcPr>
        <w:shd w:val="clear" w:color="auto" w:fill="DAE6B6" w:themeFill="accent6" w:themeFillTint="66"/>
      </w:tcPr>
    </w:tblStylePr>
    <w:tblStylePr w:type="band1Horz">
      <w:tblPr/>
      <w:tcPr>
        <w:shd w:val="clear" w:color="auto" w:fill="D1E0A4"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unhideWhenUsed/>
    <w:rsid w:val="00932DEB"/>
    <w:rPr>
      <w:sz w:val="16"/>
    </w:rPr>
  </w:style>
  <w:style w:type="paragraph" w:styleId="CommentText">
    <w:name w:val="annotation text"/>
    <w:basedOn w:val="Normal"/>
    <w:link w:val="CommentTextChar"/>
    <w:uiPriority w:val="99"/>
    <w:unhideWhenUsed/>
    <w:rsid w:val="00932DEB"/>
    <w:pPr>
      <w:contextualSpacing/>
    </w:pPr>
    <w:rPr>
      <w:rFonts w:ascii="Tahoma" w:eastAsiaTheme="minorHAnsi" w:hAnsi="Tahoma" w:cstheme="minorBidi"/>
      <w:color w:val="07AAD7" w:themeColor="text2" w:themeTint="BF"/>
      <w:kern w:val="20"/>
      <w:sz w:val="22"/>
      <w:szCs w:val="20"/>
      <w:lang w:eastAsia="ja-JP" w:bidi="ar-SA"/>
    </w:rPr>
  </w:style>
  <w:style w:type="character" w:customStyle="1" w:styleId="CommentTextChar">
    <w:name w:val="Comment Text Char"/>
    <w:basedOn w:val="DefaultParagraphFont"/>
    <w:link w:val="CommentText"/>
    <w:uiPriority w:val="99"/>
    <w:rsid w:val="00932DEB"/>
    <w:rPr>
      <w:rFonts w:ascii="Tahoma" w:eastAsiaTheme="minorHAnsi" w:hAnsi="Tahoma" w:cstheme="minorBidi"/>
      <w:color w:val="07AAD7" w:themeColor="text2" w:themeTint="BF"/>
      <w:kern w:val="20"/>
      <w:sz w:val="22"/>
      <w:lang w:eastAsia="ja-JP" w:bidi="ar-SA"/>
    </w:rPr>
  </w:style>
  <w:style w:type="paragraph" w:styleId="CommentSubject">
    <w:name w:val="annotation subject"/>
    <w:basedOn w:val="CommentText"/>
    <w:next w:val="CommentText"/>
    <w:link w:val="CommentSubjectChar"/>
    <w:uiPriority w:val="99"/>
    <w:unhideWhenUsed/>
    <w:rsid w:val="00932DEB"/>
    <w:rPr>
      <w:b/>
      <w:bCs/>
    </w:rPr>
  </w:style>
  <w:style w:type="character" w:customStyle="1" w:styleId="CommentSubjectChar">
    <w:name w:val="Comment Subject Char"/>
    <w:basedOn w:val="CommentTextChar"/>
    <w:link w:val="CommentSubject"/>
    <w:uiPriority w:val="99"/>
    <w:rsid w:val="00932DEB"/>
    <w:rPr>
      <w:rFonts w:ascii="Tahoma" w:eastAsiaTheme="minorHAnsi" w:hAnsi="Tahoma" w:cstheme="minorBidi"/>
      <w:b/>
      <w:bCs/>
      <w:color w:val="07AAD7" w:themeColor="text2" w:themeTint="BF"/>
      <w:kern w:val="20"/>
      <w:sz w:val="22"/>
      <w:lang w:eastAsia="ja-JP" w:bidi="ar-SA"/>
    </w:rPr>
  </w:style>
  <w:style w:type="table" w:styleId="DarkList">
    <w:name w:val="Dark List"/>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0F6FC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366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B5294"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B5294" w:themeFill="accent1" w:themeFillShade="BF"/>
      </w:tcPr>
    </w:tblStylePr>
    <w:tblStylePr w:type="band1Vert">
      <w:tblPr/>
      <w:tcPr>
        <w:tcBorders>
          <w:top w:val="nil"/>
          <w:left w:val="nil"/>
          <w:bottom w:val="nil"/>
          <w:right w:val="nil"/>
          <w:insideH w:val="nil"/>
          <w:insideV w:val="nil"/>
        </w:tcBorders>
        <w:shd w:val="clear" w:color="auto" w:fill="0B5294" w:themeFill="accent1" w:themeFillShade="BF"/>
      </w:tcPr>
    </w:tblStylePr>
    <w:tblStylePr w:type="band1Horz">
      <w:tblPr/>
      <w:tcPr>
        <w:tcBorders>
          <w:top w:val="nil"/>
          <w:left w:val="nil"/>
          <w:bottom w:val="nil"/>
          <w:right w:val="nil"/>
          <w:insideH w:val="nil"/>
          <w:insideV w:val="nil"/>
        </w:tcBorders>
        <w:shd w:val="clear" w:color="auto" w:fill="0B5294" w:themeFill="accent1" w:themeFillShade="BF"/>
      </w:tcPr>
    </w:tblStylePr>
  </w:style>
  <w:style w:type="table" w:styleId="DarkList-Accent2">
    <w:name w:val="Dark List Accent 2"/>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009D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D6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5A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5A2" w:themeFill="accent2" w:themeFillShade="BF"/>
      </w:tcPr>
    </w:tblStylePr>
    <w:tblStylePr w:type="band1Vert">
      <w:tblPr/>
      <w:tcPr>
        <w:tcBorders>
          <w:top w:val="nil"/>
          <w:left w:val="nil"/>
          <w:bottom w:val="nil"/>
          <w:right w:val="nil"/>
          <w:insideH w:val="nil"/>
          <w:insideV w:val="nil"/>
        </w:tcBorders>
        <w:shd w:val="clear" w:color="auto" w:fill="0075A2" w:themeFill="accent2" w:themeFillShade="BF"/>
      </w:tcPr>
    </w:tblStylePr>
    <w:tblStylePr w:type="band1Horz">
      <w:tblPr/>
      <w:tcPr>
        <w:tcBorders>
          <w:top w:val="nil"/>
          <w:left w:val="nil"/>
          <w:bottom w:val="nil"/>
          <w:right w:val="nil"/>
          <w:insideH w:val="nil"/>
          <w:insideV w:val="nil"/>
        </w:tcBorders>
        <w:shd w:val="clear" w:color="auto" w:fill="0075A2" w:themeFill="accent2" w:themeFillShade="BF"/>
      </w:tcPr>
    </w:tblStylePr>
  </w:style>
  <w:style w:type="table" w:styleId="DarkList-Accent3">
    <w:name w:val="Dark List Accent 3"/>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0BD0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676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89BA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89BA2" w:themeFill="accent3" w:themeFillShade="BF"/>
      </w:tcPr>
    </w:tblStylePr>
    <w:tblStylePr w:type="band1Vert">
      <w:tblPr/>
      <w:tcPr>
        <w:tcBorders>
          <w:top w:val="nil"/>
          <w:left w:val="nil"/>
          <w:bottom w:val="nil"/>
          <w:right w:val="nil"/>
          <w:insideH w:val="nil"/>
          <w:insideV w:val="nil"/>
        </w:tcBorders>
        <w:shd w:val="clear" w:color="auto" w:fill="089BA2" w:themeFill="accent3" w:themeFillShade="BF"/>
      </w:tcPr>
    </w:tblStylePr>
    <w:tblStylePr w:type="band1Horz">
      <w:tblPr/>
      <w:tcPr>
        <w:tcBorders>
          <w:top w:val="nil"/>
          <w:left w:val="nil"/>
          <w:bottom w:val="nil"/>
          <w:right w:val="nil"/>
          <w:insideH w:val="nil"/>
          <w:insideV w:val="nil"/>
        </w:tcBorders>
        <w:shd w:val="clear" w:color="auto" w:fill="089BA2" w:themeFill="accent3" w:themeFillShade="BF"/>
      </w:tcPr>
    </w:tblStylePr>
  </w:style>
  <w:style w:type="table" w:styleId="DarkList-Accent4">
    <w:name w:val="Dark List Accent 4"/>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10CF9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8674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C9A7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C9A73" w:themeFill="accent4" w:themeFillShade="BF"/>
      </w:tcPr>
    </w:tblStylePr>
    <w:tblStylePr w:type="band1Vert">
      <w:tblPr/>
      <w:tcPr>
        <w:tcBorders>
          <w:top w:val="nil"/>
          <w:left w:val="nil"/>
          <w:bottom w:val="nil"/>
          <w:right w:val="nil"/>
          <w:insideH w:val="nil"/>
          <w:insideV w:val="nil"/>
        </w:tcBorders>
        <w:shd w:val="clear" w:color="auto" w:fill="0C9A73" w:themeFill="accent4" w:themeFillShade="BF"/>
      </w:tcPr>
    </w:tblStylePr>
    <w:tblStylePr w:type="band1Horz">
      <w:tblPr/>
      <w:tcPr>
        <w:tcBorders>
          <w:top w:val="nil"/>
          <w:left w:val="nil"/>
          <w:bottom w:val="nil"/>
          <w:right w:val="nil"/>
          <w:insideH w:val="nil"/>
          <w:insideV w:val="nil"/>
        </w:tcBorders>
        <w:shd w:val="clear" w:color="auto" w:fill="0C9A73" w:themeFill="accent4" w:themeFillShade="BF"/>
      </w:tcPr>
    </w:tblStylePr>
  </w:style>
  <w:style w:type="table" w:styleId="DarkList-Accent5">
    <w:name w:val="Dark List Accent 5"/>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00B05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72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833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833B" w:themeFill="accent5" w:themeFillShade="BF"/>
      </w:tcPr>
    </w:tblStylePr>
    <w:tblStylePr w:type="band1Vert">
      <w:tblPr/>
      <w:tcPr>
        <w:tcBorders>
          <w:top w:val="nil"/>
          <w:left w:val="nil"/>
          <w:bottom w:val="nil"/>
          <w:right w:val="nil"/>
          <w:insideH w:val="nil"/>
          <w:insideV w:val="nil"/>
        </w:tcBorders>
        <w:shd w:val="clear" w:color="auto" w:fill="00833B" w:themeFill="accent5" w:themeFillShade="BF"/>
      </w:tcPr>
    </w:tblStylePr>
    <w:tblStylePr w:type="band1Horz">
      <w:tblPr/>
      <w:tcPr>
        <w:tcBorders>
          <w:top w:val="nil"/>
          <w:left w:val="nil"/>
          <w:bottom w:val="nil"/>
          <w:right w:val="nil"/>
          <w:insideH w:val="nil"/>
          <w:insideV w:val="nil"/>
        </w:tcBorders>
        <w:shd w:val="clear" w:color="auto" w:fill="00833B" w:themeFill="accent5" w:themeFillShade="BF"/>
      </w:tcPr>
    </w:tblStylePr>
  </w:style>
  <w:style w:type="table" w:styleId="DarkList-Accent6">
    <w:name w:val="Dark List Accent 6"/>
    <w:basedOn w:val="TableNormal"/>
    <w:uiPriority w:val="70"/>
    <w:rsid w:val="00932DEB"/>
    <w:pPr>
      <w:spacing w:before="40"/>
    </w:pPr>
    <w:rPr>
      <w:rFonts w:ascii="Tahoma" w:eastAsiaTheme="minorHAnsi" w:hAnsi="Tahoma" w:cstheme="minorBidi"/>
      <w:color w:val="FFFFFF" w:themeColor="background1"/>
      <w:kern w:val="20"/>
      <w:sz w:val="24"/>
      <w:lang w:eastAsia="ja-JP" w:bidi="ar-SA"/>
    </w:rPr>
    <w:tblPr>
      <w:tblStyleRowBandSize w:val="1"/>
      <w:tblStyleColBandSize w:val="1"/>
      <w:tblInd w:w="0" w:type="dxa"/>
      <w:tblCellMar>
        <w:top w:w="0" w:type="dxa"/>
        <w:left w:w="108" w:type="dxa"/>
        <w:bottom w:w="0" w:type="dxa"/>
        <w:right w:w="108" w:type="dxa"/>
      </w:tblCellMar>
    </w:tblPr>
    <w:tcPr>
      <w:shd w:val="clear" w:color="auto" w:fill="A5C2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3632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D953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D9532" w:themeFill="accent6" w:themeFillShade="BF"/>
      </w:tcPr>
    </w:tblStylePr>
    <w:tblStylePr w:type="band1Vert">
      <w:tblPr/>
      <w:tcPr>
        <w:tcBorders>
          <w:top w:val="nil"/>
          <w:left w:val="nil"/>
          <w:bottom w:val="nil"/>
          <w:right w:val="nil"/>
          <w:insideH w:val="nil"/>
          <w:insideV w:val="nil"/>
        </w:tcBorders>
        <w:shd w:val="clear" w:color="auto" w:fill="7D9532" w:themeFill="accent6" w:themeFillShade="BF"/>
      </w:tcPr>
    </w:tblStylePr>
    <w:tblStylePr w:type="band1Horz">
      <w:tblPr/>
      <w:tcPr>
        <w:tcBorders>
          <w:top w:val="nil"/>
          <w:left w:val="nil"/>
          <w:bottom w:val="nil"/>
          <w:right w:val="nil"/>
          <w:insideH w:val="nil"/>
          <w:insideV w:val="nil"/>
        </w:tcBorders>
        <w:shd w:val="clear" w:color="auto" w:fill="7D9532" w:themeFill="accent6" w:themeFillShade="BF"/>
      </w:tcPr>
    </w:tblStylePr>
  </w:style>
  <w:style w:type="paragraph" w:styleId="Date">
    <w:name w:val="Date"/>
    <w:basedOn w:val="Normal"/>
    <w:next w:val="Normal"/>
    <w:link w:val="DateChar"/>
    <w:uiPriority w:val="99"/>
    <w:unhideWhenUsed/>
    <w:rsid w:val="00932DEB"/>
    <w:p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character" w:customStyle="1" w:styleId="DateChar">
    <w:name w:val="Date Char"/>
    <w:basedOn w:val="DefaultParagraphFont"/>
    <w:link w:val="Date"/>
    <w:uiPriority w:val="99"/>
    <w:rsid w:val="00932DEB"/>
    <w:rPr>
      <w:rFonts w:ascii="Tahoma" w:eastAsiaTheme="minorHAnsi" w:hAnsi="Tahoma" w:cstheme="minorBidi"/>
      <w:color w:val="07AAD7" w:themeColor="text2" w:themeTint="BF"/>
      <w:kern w:val="20"/>
      <w:sz w:val="22"/>
      <w:lang w:eastAsia="ja-JP" w:bidi="ar-SA"/>
    </w:rPr>
  </w:style>
  <w:style w:type="character" w:customStyle="1" w:styleId="DocumentMapChar">
    <w:name w:val="Document Map Char"/>
    <w:basedOn w:val="DefaultParagraphFont"/>
    <w:link w:val="DocumentMap"/>
    <w:uiPriority w:val="99"/>
    <w:semiHidden/>
    <w:rsid w:val="00932DEB"/>
    <w:rPr>
      <w:rFonts w:ascii="Tahoma" w:hAnsi="Tahoma" w:cs="Tahoma"/>
      <w:sz w:val="16"/>
      <w:szCs w:val="16"/>
      <w:shd w:val="clear" w:color="auto" w:fill="000080"/>
    </w:rPr>
  </w:style>
  <w:style w:type="paragraph" w:styleId="E-mailSignature">
    <w:name w:val="E-mail Signature"/>
    <w:basedOn w:val="Normal"/>
    <w:link w:val="E-mailSignatureChar"/>
    <w:uiPriority w:val="99"/>
    <w:unhideWhenUsed/>
    <w:rsid w:val="00932DEB"/>
    <w:pPr>
      <w:contextualSpacing/>
    </w:pPr>
    <w:rPr>
      <w:rFonts w:ascii="Tahoma" w:eastAsiaTheme="minorHAnsi" w:hAnsi="Tahoma" w:cstheme="minorBidi"/>
      <w:color w:val="07AAD7" w:themeColor="text2" w:themeTint="BF"/>
      <w:kern w:val="20"/>
      <w:sz w:val="22"/>
      <w:szCs w:val="20"/>
      <w:lang w:eastAsia="ja-JP" w:bidi="ar-SA"/>
    </w:rPr>
  </w:style>
  <w:style w:type="character" w:customStyle="1" w:styleId="E-mailSignatureChar">
    <w:name w:val="E-mail Signature Char"/>
    <w:basedOn w:val="DefaultParagraphFont"/>
    <w:link w:val="E-mailSignature"/>
    <w:uiPriority w:val="99"/>
    <w:rsid w:val="00932DEB"/>
    <w:rPr>
      <w:rFonts w:ascii="Tahoma" w:eastAsiaTheme="minorHAnsi" w:hAnsi="Tahoma" w:cstheme="minorBidi"/>
      <w:color w:val="07AAD7" w:themeColor="text2" w:themeTint="BF"/>
      <w:kern w:val="20"/>
      <w:sz w:val="22"/>
      <w:lang w:eastAsia="ja-JP" w:bidi="ar-SA"/>
    </w:rPr>
  </w:style>
  <w:style w:type="character" w:styleId="EndnoteReference">
    <w:name w:val="endnote reference"/>
    <w:basedOn w:val="DefaultParagraphFont"/>
    <w:uiPriority w:val="99"/>
    <w:unhideWhenUsed/>
    <w:rsid w:val="00932DEB"/>
    <w:rPr>
      <w:vertAlign w:val="superscript"/>
    </w:rPr>
  </w:style>
  <w:style w:type="paragraph" w:styleId="EndnoteText">
    <w:name w:val="endnote text"/>
    <w:basedOn w:val="Normal"/>
    <w:link w:val="EndnoteTextChar"/>
    <w:uiPriority w:val="99"/>
    <w:unhideWhenUsed/>
    <w:rsid w:val="00932DEB"/>
    <w:pPr>
      <w:contextualSpacing/>
    </w:pPr>
    <w:rPr>
      <w:rFonts w:ascii="Tahoma" w:eastAsiaTheme="minorHAnsi" w:hAnsi="Tahoma" w:cstheme="minorBidi"/>
      <w:color w:val="07AAD7" w:themeColor="text2" w:themeTint="BF"/>
      <w:kern w:val="20"/>
      <w:sz w:val="22"/>
      <w:szCs w:val="20"/>
      <w:lang w:eastAsia="ja-JP" w:bidi="ar-SA"/>
    </w:rPr>
  </w:style>
  <w:style w:type="character" w:customStyle="1" w:styleId="EndnoteTextChar">
    <w:name w:val="Endnote Text Char"/>
    <w:basedOn w:val="DefaultParagraphFont"/>
    <w:link w:val="EndnoteText"/>
    <w:uiPriority w:val="99"/>
    <w:rsid w:val="00932DEB"/>
    <w:rPr>
      <w:rFonts w:ascii="Tahoma" w:eastAsiaTheme="minorHAnsi" w:hAnsi="Tahoma" w:cstheme="minorBidi"/>
      <w:color w:val="07AAD7" w:themeColor="text2" w:themeTint="BF"/>
      <w:kern w:val="20"/>
      <w:sz w:val="22"/>
      <w:lang w:eastAsia="ja-JP" w:bidi="ar-SA"/>
    </w:rPr>
  </w:style>
  <w:style w:type="paragraph" w:styleId="EnvelopeAddress">
    <w:name w:val="envelope address"/>
    <w:basedOn w:val="Normal"/>
    <w:uiPriority w:val="99"/>
    <w:unhideWhenUsed/>
    <w:rsid w:val="00932DEB"/>
    <w:pPr>
      <w:framePr w:w="7920" w:h="1980" w:hRule="exact" w:hSpace="180" w:wrap="auto" w:hAnchor="page" w:xAlign="center" w:yAlign="bottom"/>
      <w:ind w:left="2880"/>
      <w:contextualSpacing/>
    </w:pPr>
    <w:rPr>
      <w:rFonts w:asciiTheme="majorHAnsi" w:eastAsiaTheme="majorEastAsia" w:hAnsiTheme="majorHAnsi" w:cstheme="majorBidi"/>
      <w:color w:val="07AAD7" w:themeColor="text2" w:themeTint="BF"/>
      <w:kern w:val="20"/>
      <w:sz w:val="22"/>
      <w:szCs w:val="20"/>
      <w:lang w:eastAsia="ja-JP" w:bidi="ar-SA"/>
    </w:rPr>
  </w:style>
  <w:style w:type="paragraph" w:styleId="EnvelopeReturn">
    <w:name w:val="envelope return"/>
    <w:basedOn w:val="Normal"/>
    <w:uiPriority w:val="99"/>
    <w:unhideWhenUsed/>
    <w:rsid w:val="00932DEB"/>
    <w:pPr>
      <w:contextualSpacing/>
    </w:pPr>
    <w:rPr>
      <w:rFonts w:asciiTheme="majorHAnsi" w:eastAsiaTheme="majorEastAsia" w:hAnsiTheme="majorHAnsi" w:cstheme="majorBidi"/>
      <w:color w:val="07AAD7" w:themeColor="text2" w:themeTint="BF"/>
      <w:kern w:val="20"/>
      <w:sz w:val="22"/>
      <w:szCs w:val="20"/>
      <w:lang w:eastAsia="ja-JP" w:bidi="ar-SA"/>
    </w:rPr>
  </w:style>
  <w:style w:type="character" w:styleId="FollowedHyperlink">
    <w:name w:val="FollowedHyperlink"/>
    <w:basedOn w:val="DefaultParagraphFont"/>
    <w:uiPriority w:val="99"/>
    <w:unhideWhenUsed/>
    <w:rsid w:val="00932DEB"/>
    <w:rPr>
      <w:color w:val="85DFD0" w:themeColor="followedHyperlink"/>
      <w:u w:val="single"/>
    </w:rPr>
  </w:style>
  <w:style w:type="character" w:styleId="FootnoteReference">
    <w:name w:val="footnote reference"/>
    <w:basedOn w:val="DefaultParagraphFont"/>
    <w:uiPriority w:val="99"/>
    <w:unhideWhenUsed/>
    <w:rsid w:val="00932DEB"/>
    <w:rPr>
      <w:vertAlign w:val="superscript"/>
    </w:rPr>
  </w:style>
  <w:style w:type="paragraph" w:styleId="FootnoteText">
    <w:name w:val="footnote text"/>
    <w:basedOn w:val="Normal"/>
    <w:link w:val="FootnoteTextChar"/>
    <w:uiPriority w:val="99"/>
    <w:unhideWhenUsed/>
    <w:rsid w:val="00932DEB"/>
    <w:pPr>
      <w:contextualSpacing/>
    </w:pPr>
    <w:rPr>
      <w:rFonts w:ascii="Tahoma" w:eastAsiaTheme="minorHAnsi" w:hAnsi="Tahoma" w:cstheme="minorBidi"/>
      <w:color w:val="07AAD7" w:themeColor="text2" w:themeTint="BF"/>
      <w:kern w:val="20"/>
      <w:sz w:val="22"/>
      <w:szCs w:val="20"/>
      <w:lang w:eastAsia="ja-JP" w:bidi="ar-SA"/>
    </w:rPr>
  </w:style>
  <w:style w:type="character" w:customStyle="1" w:styleId="FootnoteTextChar">
    <w:name w:val="Footnote Text Char"/>
    <w:basedOn w:val="DefaultParagraphFont"/>
    <w:link w:val="FootnoteText"/>
    <w:uiPriority w:val="99"/>
    <w:rsid w:val="00932DEB"/>
    <w:rPr>
      <w:rFonts w:ascii="Tahoma" w:eastAsiaTheme="minorHAnsi" w:hAnsi="Tahoma" w:cstheme="minorBidi"/>
      <w:color w:val="07AAD7" w:themeColor="text2" w:themeTint="BF"/>
      <w:kern w:val="20"/>
      <w:sz w:val="22"/>
      <w:lang w:eastAsia="ja-JP" w:bidi="ar-SA"/>
    </w:rPr>
  </w:style>
  <w:style w:type="character" w:customStyle="1" w:styleId="Heading5Char">
    <w:name w:val="Heading 5 Char"/>
    <w:basedOn w:val="DefaultParagraphFont"/>
    <w:link w:val="Heading5"/>
    <w:uiPriority w:val="18"/>
    <w:rsid w:val="00932DEB"/>
    <w:rPr>
      <w:b/>
      <w:bCs/>
      <w:i/>
      <w:iCs/>
      <w:sz w:val="26"/>
      <w:szCs w:val="26"/>
    </w:rPr>
  </w:style>
  <w:style w:type="character" w:customStyle="1" w:styleId="Heading6Char">
    <w:name w:val="Heading 6 Char"/>
    <w:basedOn w:val="DefaultParagraphFont"/>
    <w:link w:val="Heading6"/>
    <w:uiPriority w:val="18"/>
    <w:rsid w:val="00932DEB"/>
    <w:rPr>
      <w:b/>
      <w:bCs/>
      <w:sz w:val="22"/>
      <w:szCs w:val="22"/>
    </w:rPr>
  </w:style>
  <w:style w:type="character" w:customStyle="1" w:styleId="Heading7Char">
    <w:name w:val="Heading 7 Char"/>
    <w:basedOn w:val="DefaultParagraphFont"/>
    <w:link w:val="Heading7"/>
    <w:uiPriority w:val="18"/>
    <w:rsid w:val="00932DEB"/>
    <w:rPr>
      <w:sz w:val="24"/>
      <w:szCs w:val="24"/>
    </w:rPr>
  </w:style>
  <w:style w:type="character" w:customStyle="1" w:styleId="Heading8Char">
    <w:name w:val="Heading 8 Char"/>
    <w:basedOn w:val="DefaultParagraphFont"/>
    <w:link w:val="Heading8"/>
    <w:uiPriority w:val="18"/>
    <w:rsid w:val="00932DEB"/>
    <w:rPr>
      <w:i/>
      <w:iCs/>
      <w:sz w:val="24"/>
      <w:szCs w:val="24"/>
    </w:rPr>
  </w:style>
  <w:style w:type="character" w:customStyle="1" w:styleId="Heading9Char">
    <w:name w:val="Heading 9 Char"/>
    <w:basedOn w:val="DefaultParagraphFont"/>
    <w:link w:val="Heading9"/>
    <w:uiPriority w:val="18"/>
    <w:rsid w:val="00932DEB"/>
    <w:rPr>
      <w:rFonts w:ascii="Arial" w:hAnsi="Arial" w:cs="Arial"/>
      <w:sz w:val="22"/>
      <w:szCs w:val="22"/>
    </w:rPr>
  </w:style>
  <w:style w:type="character" w:styleId="HTMLAcronym">
    <w:name w:val="HTML Acronym"/>
    <w:basedOn w:val="DefaultParagraphFont"/>
    <w:uiPriority w:val="99"/>
    <w:unhideWhenUsed/>
    <w:rsid w:val="00932DEB"/>
  </w:style>
  <w:style w:type="paragraph" w:styleId="HTMLAddress">
    <w:name w:val="HTML Address"/>
    <w:basedOn w:val="Normal"/>
    <w:link w:val="HTMLAddressChar"/>
    <w:uiPriority w:val="99"/>
    <w:unhideWhenUsed/>
    <w:rsid w:val="00932DEB"/>
    <w:pPr>
      <w:contextualSpacing/>
    </w:pPr>
    <w:rPr>
      <w:rFonts w:ascii="Tahoma" w:eastAsiaTheme="minorHAnsi" w:hAnsi="Tahoma" w:cstheme="minorBidi"/>
      <w:i/>
      <w:iCs/>
      <w:color w:val="07AAD7" w:themeColor="text2" w:themeTint="BF"/>
      <w:kern w:val="20"/>
      <w:sz w:val="22"/>
      <w:szCs w:val="20"/>
      <w:lang w:eastAsia="ja-JP" w:bidi="ar-SA"/>
    </w:rPr>
  </w:style>
  <w:style w:type="character" w:customStyle="1" w:styleId="HTMLAddressChar">
    <w:name w:val="HTML Address Char"/>
    <w:basedOn w:val="DefaultParagraphFont"/>
    <w:link w:val="HTMLAddress"/>
    <w:uiPriority w:val="99"/>
    <w:rsid w:val="00932DEB"/>
    <w:rPr>
      <w:rFonts w:ascii="Tahoma" w:eastAsiaTheme="minorHAnsi" w:hAnsi="Tahoma" w:cstheme="minorBidi"/>
      <w:i/>
      <w:iCs/>
      <w:color w:val="07AAD7" w:themeColor="text2" w:themeTint="BF"/>
      <w:kern w:val="20"/>
      <w:sz w:val="22"/>
      <w:lang w:eastAsia="ja-JP" w:bidi="ar-SA"/>
    </w:rPr>
  </w:style>
  <w:style w:type="character" w:styleId="HTMLCite">
    <w:name w:val="HTML Cite"/>
    <w:basedOn w:val="DefaultParagraphFont"/>
    <w:uiPriority w:val="99"/>
    <w:unhideWhenUsed/>
    <w:rsid w:val="00932DEB"/>
    <w:rPr>
      <w:i/>
      <w:iCs/>
    </w:rPr>
  </w:style>
  <w:style w:type="character" w:styleId="HTMLCode">
    <w:name w:val="HTML Code"/>
    <w:basedOn w:val="DefaultParagraphFont"/>
    <w:uiPriority w:val="99"/>
    <w:unhideWhenUsed/>
    <w:rsid w:val="00932DEB"/>
    <w:rPr>
      <w:rFonts w:ascii="Consolas" w:hAnsi="Consolas" w:cs="Consolas"/>
      <w:sz w:val="20"/>
    </w:rPr>
  </w:style>
  <w:style w:type="character" w:styleId="HTMLDefinition">
    <w:name w:val="HTML Definition"/>
    <w:basedOn w:val="DefaultParagraphFont"/>
    <w:uiPriority w:val="99"/>
    <w:unhideWhenUsed/>
    <w:rsid w:val="00932DEB"/>
    <w:rPr>
      <w:i/>
      <w:iCs/>
    </w:rPr>
  </w:style>
  <w:style w:type="character" w:styleId="HTMLKeyboard">
    <w:name w:val="HTML Keyboard"/>
    <w:basedOn w:val="DefaultParagraphFont"/>
    <w:uiPriority w:val="99"/>
    <w:unhideWhenUsed/>
    <w:rsid w:val="00932DEB"/>
    <w:rPr>
      <w:rFonts w:ascii="Consolas" w:hAnsi="Consolas" w:cs="Consolas"/>
      <w:sz w:val="20"/>
    </w:rPr>
  </w:style>
  <w:style w:type="paragraph" w:styleId="HTMLPreformatted">
    <w:name w:val="HTML Preformatted"/>
    <w:basedOn w:val="Normal"/>
    <w:link w:val="HTMLPreformattedChar"/>
    <w:uiPriority w:val="99"/>
    <w:unhideWhenUsed/>
    <w:rsid w:val="00932DEB"/>
    <w:pPr>
      <w:contextualSpacing/>
    </w:pPr>
    <w:rPr>
      <w:rFonts w:ascii="Consolas" w:eastAsiaTheme="minorHAnsi" w:hAnsi="Consolas" w:cs="Consolas"/>
      <w:color w:val="07AAD7" w:themeColor="text2" w:themeTint="BF"/>
      <w:kern w:val="20"/>
      <w:sz w:val="22"/>
      <w:szCs w:val="20"/>
      <w:lang w:eastAsia="ja-JP" w:bidi="ar-SA"/>
    </w:rPr>
  </w:style>
  <w:style w:type="character" w:customStyle="1" w:styleId="HTMLPreformattedChar">
    <w:name w:val="HTML Preformatted Char"/>
    <w:basedOn w:val="DefaultParagraphFont"/>
    <w:link w:val="HTMLPreformatted"/>
    <w:uiPriority w:val="99"/>
    <w:rsid w:val="00932DEB"/>
    <w:rPr>
      <w:rFonts w:ascii="Consolas" w:eastAsiaTheme="minorHAnsi" w:hAnsi="Consolas" w:cs="Consolas"/>
      <w:color w:val="07AAD7" w:themeColor="text2" w:themeTint="BF"/>
      <w:kern w:val="20"/>
      <w:sz w:val="22"/>
      <w:lang w:eastAsia="ja-JP" w:bidi="ar-SA"/>
    </w:rPr>
  </w:style>
  <w:style w:type="character" w:styleId="HTMLSample">
    <w:name w:val="HTML Sample"/>
    <w:basedOn w:val="DefaultParagraphFont"/>
    <w:uiPriority w:val="99"/>
    <w:unhideWhenUsed/>
    <w:rsid w:val="00932DEB"/>
    <w:rPr>
      <w:rFonts w:ascii="Consolas" w:hAnsi="Consolas" w:cs="Consolas"/>
      <w:sz w:val="24"/>
    </w:rPr>
  </w:style>
  <w:style w:type="character" w:styleId="HTMLTypewriter">
    <w:name w:val="HTML Typewriter"/>
    <w:basedOn w:val="DefaultParagraphFont"/>
    <w:uiPriority w:val="99"/>
    <w:unhideWhenUsed/>
    <w:rsid w:val="00932DEB"/>
    <w:rPr>
      <w:rFonts w:ascii="Consolas" w:hAnsi="Consolas" w:cs="Consolas"/>
      <w:sz w:val="20"/>
    </w:rPr>
  </w:style>
  <w:style w:type="character" w:styleId="HTMLVariable">
    <w:name w:val="HTML Variable"/>
    <w:basedOn w:val="DefaultParagraphFont"/>
    <w:uiPriority w:val="99"/>
    <w:unhideWhenUsed/>
    <w:rsid w:val="00932DEB"/>
    <w:rPr>
      <w:i/>
      <w:iCs/>
    </w:rPr>
  </w:style>
  <w:style w:type="character" w:styleId="IntenseEmphasis">
    <w:name w:val="Intense Emphasis"/>
    <w:basedOn w:val="DefaultParagraphFont"/>
    <w:uiPriority w:val="21"/>
    <w:unhideWhenUsed/>
    <w:rsid w:val="00932DEB"/>
    <w:rPr>
      <w:b/>
      <w:bCs/>
      <w:i/>
      <w:iCs/>
      <w:color w:val="0F6FC6" w:themeColor="accent1"/>
    </w:rPr>
  </w:style>
  <w:style w:type="paragraph" w:styleId="IntenseQuote">
    <w:name w:val="Intense Quote"/>
    <w:basedOn w:val="Normal"/>
    <w:next w:val="Normal"/>
    <w:link w:val="IntenseQuoteChar"/>
    <w:uiPriority w:val="30"/>
    <w:unhideWhenUsed/>
    <w:rsid w:val="00932DEB"/>
    <w:pPr>
      <w:pBdr>
        <w:bottom w:val="single" w:sz="4" w:space="4" w:color="0F6FC6" w:themeColor="accent1"/>
      </w:pBdr>
      <w:spacing w:before="200" w:after="280" w:line="288" w:lineRule="auto"/>
      <w:ind w:left="936" w:right="936"/>
      <w:contextualSpacing/>
    </w:pPr>
    <w:rPr>
      <w:rFonts w:ascii="Tahoma" w:eastAsiaTheme="minorHAnsi" w:hAnsi="Tahoma" w:cstheme="minorBidi"/>
      <w:b/>
      <w:bCs/>
      <w:i/>
      <w:iCs/>
      <w:color w:val="0F6FC6" w:themeColor="accent1"/>
      <w:kern w:val="20"/>
      <w:sz w:val="22"/>
      <w:szCs w:val="20"/>
      <w:lang w:eastAsia="ja-JP" w:bidi="ar-SA"/>
    </w:rPr>
  </w:style>
  <w:style w:type="character" w:customStyle="1" w:styleId="IntenseQuoteChar">
    <w:name w:val="Intense Quote Char"/>
    <w:basedOn w:val="DefaultParagraphFont"/>
    <w:link w:val="IntenseQuote"/>
    <w:uiPriority w:val="30"/>
    <w:rsid w:val="00932DEB"/>
    <w:rPr>
      <w:rFonts w:ascii="Tahoma" w:eastAsiaTheme="minorHAnsi" w:hAnsi="Tahoma" w:cstheme="minorBidi"/>
      <w:b/>
      <w:bCs/>
      <w:i/>
      <w:iCs/>
      <w:color w:val="0F6FC6" w:themeColor="accent1"/>
      <w:kern w:val="20"/>
      <w:sz w:val="22"/>
      <w:lang w:eastAsia="ja-JP" w:bidi="ar-SA"/>
    </w:rPr>
  </w:style>
  <w:style w:type="character" w:styleId="IntenseReference">
    <w:name w:val="Intense Reference"/>
    <w:basedOn w:val="DefaultParagraphFont"/>
    <w:uiPriority w:val="32"/>
    <w:unhideWhenUsed/>
    <w:rsid w:val="00932DEB"/>
    <w:rPr>
      <w:b/>
      <w:bCs/>
      <w:smallCaps/>
      <w:color w:val="009DD9" w:themeColor="accent2"/>
      <w:spacing w:val="5"/>
      <w:u w:val="single"/>
    </w:rPr>
  </w:style>
  <w:style w:type="table" w:styleId="LightGrid">
    <w:name w:val="Light Grid"/>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ghtGrid-Accent2">
    <w:name w:val="Light Grid Accent 2"/>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LightGrid-Accent3">
    <w:name w:val="Light Grid Accent 3"/>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table" w:styleId="LightGrid-Accent4">
    <w:name w:val="Light Grid Accent 4"/>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LightGrid-Accent5">
    <w:name w:val="Light Grid Accent 5"/>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0B050" w:themeColor="accent5"/>
        <w:left w:val="single" w:sz="8" w:space="0" w:color="00B050" w:themeColor="accent5"/>
        <w:bottom w:val="single" w:sz="8" w:space="0" w:color="00B050" w:themeColor="accent5"/>
        <w:right w:val="single" w:sz="8" w:space="0" w:color="00B050" w:themeColor="accent5"/>
        <w:insideH w:val="single" w:sz="8" w:space="0" w:color="00B050" w:themeColor="accent5"/>
        <w:insideV w:val="single" w:sz="8" w:space="0" w:color="00B05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B050" w:themeColor="accent5"/>
          <w:left w:val="single" w:sz="8" w:space="0" w:color="00B050" w:themeColor="accent5"/>
          <w:bottom w:val="single" w:sz="18" w:space="0" w:color="00B050" w:themeColor="accent5"/>
          <w:right w:val="single" w:sz="8" w:space="0" w:color="00B050" w:themeColor="accent5"/>
          <w:insideH w:val="nil"/>
          <w:insideV w:val="single" w:sz="8" w:space="0" w:color="00B05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050" w:themeColor="accent5"/>
          <w:left w:val="single" w:sz="8" w:space="0" w:color="00B050" w:themeColor="accent5"/>
          <w:bottom w:val="single" w:sz="8" w:space="0" w:color="00B050" w:themeColor="accent5"/>
          <w:right w:val="single" w:sz="8" w:space="0" w:color="00B050" w:themeColor="accent5"/>
          <w:insideH w:val="nil"/>
          <w:insideV w:val="single" w:sz="8" w:space="0" w:color="00B05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050" w:themeColor="accent5"/>
          <w:left w:val="single" w:sz="8" w:space="0" w:color="00B050" w:themeColor="accent5"/>
          <w:bottom w:val="single" w:sz="8" w:space="0" w:color="00B050" w:themeColor="accent5"/>
          <w:right w:val="single" w:sz="8" w:space="0" w:color="00B050" w:themeColor="accent5"/>
        </w:tcBorders>
      </w:tcPr>
    </w:tblStylePr>
    <w:tblStylePr w:type="band1Vert">
      <w:tblPr/>
      <w:tcPr>
        <w:tcBorders>
          <w:top w:val="single" w:sz="8" w:space="0" w:color="00B050" w:themeColor="accent5"/>
          <w:left w:val="single" w:sz="8" w:space="0" w:color="00B050" w:themeColor="accent5"/>
          <w:bottom w:val="single" w:sz="8" w:space="0" w:color="00B050" w:themeColor="accent5"/>
          <w:right w:val="single" w:sz="8" w:space="0" w:color="00B050" w:themeColor="accent5"/>
        </w:tcBorders>
        <w:shd w:val="clear" w:color="auto" w:fill="ACFFD1" w:themeFill="accent5" w:themeFillTint="3F"/>
      </w:tcPr>
    </w:tblStylePr>
    <w:tblStylePr w:type="band1Horz">
      <w:tblPr/>
      <w:tcPr>
        <w:tcBorders>
          <w:top w:val="single" w:sz="8" w:space="0" w:color="00B050" w:themeColor="accent5"/>
          <w:left w:val="single" w:sz="8" w:space="0" w:color="00B050" w:themeColor="accent5"/>
          <w:bottom w:val="single" w:sz="8" w:space="0" w:color="00B050" w:themeColor="accent5"/>
          <w:right w:val="single" w:sz="8" w:space="0" w:color="00B050" w:themeColor="accent5"/>
          <w:insideV w:val="single" w:sz="8" w:space="0" w:color="00B050" w:themeColor="accent5"/>
        </w:tcBorders>
        <w:shd w:val="clear" w:color="auto" w:fill="ACFFD1" w:themeFill="accent5" w:themeFillTint="3F"/>
      </w:tcPr>
    </w:tblStylePr>
    <w:tblStylePr w:type="band2Horz">
      <w:tblPr/>
      <w:tcPr>
        <w:tcBorders>
          <w:top w:val="single" w:sz="8" w:space="0" w:color="00B050" w:themeColor="accent5"/>
          <w:left w:val="single" w:sz="8" w:space="0" w:color="00B050" w:themeColor="accent5"/>
          <w:bottom w:val="single" w:sz="8" w:space="0" w:color="00B050" w:themeColor="accent5"/>
          <w:right w:val="single" w:sz="8" w:space="0" w:color="00B050" w:themeColor="accent5"/>
          <w:insideV w:val="single" w:sz="8" w:space="0" w:color="00B050" w:themeColor="accent5"/>
        </w:tcBorders>
      </w:tcPr>
    </w:tblStylePr>
  </w:style>
  <w:style w:type="table" w:styleId="LightGrid-Accent6">
    <w:name w:val="Light Grid Accent 6"/>
    <w:basedOn w:val="TableNormal"/>
    <w:uiPriority w:val="62"/>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insideH w:val="single" w:sz="8" w:space="0" w:color="A5C249" w:themeColor="accent6"/>
        <w:insideV w:val="single" w:sz="8" w:space="0" w:color="A5C24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C249" w:themeColor="accent6"/>
          <w:left w:val="single" w:sz="8" w:space="0" w:color="A5C249" w:themeColor="accent6"/>
          <w:bottom w:val="single" w:sz="18" w:space="0" w:color="A5C249" w:themeColor="accent6"/>
          <w:right w:val="single" w:sz="8" w:space="0" w:color="A5C249" w:themeColor="accent6"/>
          <w:insideH w:val="nil"/>
          <w:insideV w:val="single" w:sz="8" w:space="0" w:color="A5C24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C249" w:themeColor="accent6"/>
          <w:left w:val="single" w:sz="8" w:space="0" w:color="A5C249" w:themeColor="accent6"/>
          <w:bottom w:val="single" w:sz="8" w:space="0" w:color="A5C249" w:themeColor="accent6"/>
          <w:right w:val="single" w:sz="8" w:space="0" w:color="A5C249" w:themeColor="accent6"/>
          <w:insideH w:val="nil"/>
          <w:insideV w:val="single" w:sz="8" w:space="0" w:color="A5C24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tblStylePr w:type="band1Vert">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shd w:val="clear" w:color="auto" w:fill="E8F0D1" w:themeFill="accent6" w:themeFillTint="3F"/>
      </w:tcPr>
    </w:tblStylePr>
    <w:tblStylePr w:type="band1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insideV w:val="single" w:sz="8" w:space="0" w:color="A5C249" w:themeColor="accent6"/>
        </w:tcBorders>
        <w:shd w:val="clear" w:color="auto" w:fill="E8F0D1" w:themeFill="accent6" w:themeFillTint="3F"/>
      </w:tcPr>
    </w:tblStylePr>
    <w:tblStylePr w:type="band2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insideV w:val="single" w:sz="8" w:space="0" w:color="A5C249" w:themeColor="accent6"/>
        </w:tcBorders>
      </w:tcPr>
    </w:tblStylePr>
  </w:style>
  <w:style w:type="table" w:styleId="LightList">
    <w:name w:val="Light List"/>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List-Accent2">
    <w:name w:val="Light List Accent 2"/>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table" w:styleId="LightList-Accent3">
    <w:name w:val="Light List Accent 3"/>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LightList-Accent4">
    <w:name w:val="Light List Accent 4"/>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0CF9B" w:themeFill="accent4"/>
      </w:tcPr>
    </w:tblStylePr>
    <w:tblStylePr w:type="lastRow">
      <w:pPr>
        <w:spacing w:before="0" w:after="0" w:line="240" w:lineRule="auto"/>
      </w:pPr>
      <w:rPr>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tcBorders>
      </w:tcPr>
    </w:tblStylePr>
    <w:tblStylePr w:type="firstCol">
      <w:rPr>
        <w:b/>
        <w:bCs/>
      </w:rPr>
    </w:tblStylePr>
    <w:tblStylePr w:type="lastCol">
      <w:rPr>
        <w:b/>
        <w:bCs/>
      </w:r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style>
  <w:style w:type="table" w:styleId="LightList-Accent5">
    <w:name w:val="Light List Accent 5"/>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0B050" w:themeColor="accent5"/>
        <w:left w:val="single" w:sz="8" w:space="0" w:color="00B050" w:themeColor="accent5"/>
        <w:bottom w:val="single" w:sz="8" w:space="0" w:color="00B050" w:themeColor="accent5"/>
        <w:right w:val="single" w:sz="8" w:space="0" w:color="00B05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B050" w:themeFill="accent5"/>
      </w:tcPr>
    </w:tblStylePr>
    <w:tblStylePr w:type="lastRow">
      <w:pPr>
        <w:spacing w:before="0" w:after="0" w:line="240" w:lineRule="auto"/>
      </w:pPr>
      <w:rPr>
        <w:b/>
        <w:bCs/>
      </w:rPr>
      <w:tblPr/>
      <w:tcPr>
        <w:tcBorders>
          <w:top w:val="double" w:sz="6" w:space="0" w:color="00B050" w:themeColor="accent5"/>
          <w:left w:val="single" w:sz="8" w:space="0" w:color="00B050" w:themeColor="accent5"/>
          <w:bottom w:val="single" w:sz="8" w:space="0" w:color="00B050" w:themeColor="accent5"/>
          <w:right w:val="single" w:sz="8" w:space="0" w:color="00B050" w:themeColor="accent5"/>
        </w:tcBorders>
      </w:tcPr>
    </w:tblStylePr>
    <w:tblStylePr w:type="firstCol">
      <w:rPr>
        <w:b/>
        <w:bCs/>
      </w:rPr>
    </w:tblStylePr>
    <w:tblStylePr w:type="lastCol">
      <w:rPr>
        <w:b/>
        <w:bCs/>
      </w:rPr>
    </w:tblStylePr>
    <w:tblStylePr w:type="band1Vert">
      <w:tblPr/>
      <w:tcPr>
        <w:tcBorders>
          <w:top w:val="single" w:sz="8" w:space="0" w:color="00B050" w:themeColor="accent5"/>
          <w:left w:val="single" w:sz="8" w:space="0" w:color="00B050" w:themeColor="accent5"/>
          <w:bottom w:val="single" w:sz="8" w:space="0" w:color="00B050" w:themeColor="accent5"/>
          <w:right w:val="single" w:sz="8" w:space="0" w:color="00B050" w:themeColor="accent5"/>
        </w:tcBorders>
      </w:tcPr>
    </w:tblStylePr>
    <w:tblStylePr w:type="band1Horz">
      <w:tblPr/>
      <w:tcPr>
        <w:tcBorders>
          <w:top w:val="single" w:sz="8" w:space="0" w:color="00B050" w:themeColor="accent5"/>
          <w:left w:val="single" w:sz="8" w:space="0" w:color="00B050" w:themeColor="accent5"/>
          <w:bottom w:val="single" w:sz="8" w:space="0" w:color="00B050" w:themeColor="accent5"/>
          <w:right w:val="single" w:sz="8" w:space="0" w:color="00B050" w:themeColor="accent5"/>
        </w:tcBorders>
      </w:tcPr>
    </w:tblStylePr>
  </w:style>
  <w:style w:type="table" w:styleId="LightList-Accent6">
    <w:name w:val="Light List Accent 6"/>
    <w:basedOn w:val="TableNormal"/>
    <w:uiPriority w:val="61"/>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C249" w:themeFill="accent6"/>
      </w:tcPr>
    </w:tblStylePr>
    <w:tblStylePr w:type="lastRow">
      <w:pPr>
        <w:spacing w:before="0" w:after="0" w:line="240" w:lineRule="auto"/>
      </w:pPr>
      <w:rPr>
        <w:b/>
        <w:bCs/>
      </w:rPr>
      <w:tblPr/>
      <w:tcPr>
        <w:tcBorders>
          <w:top w:val="double" w:sz="6" w:space="0" w:color="A5C249" w:themeColor="accent6"/>
          <w:left w:val="single" w:sz="8" w:space="0" w:color="A5C249" w:themeColor="accent6"/>
          <w:bottom w:val="single" w:sz="8" w:space="0" w:color="A5C249" w:themeColor="accent6"/>
          <w:right w:val="single" w:sz="8" w:space="0" w:color="A5C249" w:themeColor="accent6"/>
        </w:tcBorders>
      </w:tcPr>
    </w:tblStylePr>
    <w:tblStylePr w:type="firstCol">
      <w:rPr>
        <w:b/>
        <w:bCs/>
      </w:rPr>
    </w:tblStylePr>
    <w:tblStylePr w:type="lastCol">
      <w:rPr>
        <w:b/>
        <w:bCs/>
      </w:rPr>
    </w:tblStylePr>
    <w:tblStylePr w:type="band1Vert">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tblStylePr w:type="band1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style>
  <w:style w:type="table" w:styleId="LightShading">
    <w:name w:val="Light Shading"/>
    <w:basedOn w:val="TableNormal"/>
    <w:uiPriority w:val="60"/>
    <w:rsid w:val="00932DEB"/>
    <w:pPr>
      <w:spacing w:before="40"/>
    </w:pPr>
    <w:rPr>
      <w:rFonts w:ascii="Tahoma" w:eastAsiaTheme="minorHAnsi" w:hAnsi="Tahoma" w:cstheme="minorBidi"/>
      <w:color w:val="000000" w:themeColor="text1" w:themeShade="BF"/>
      <w:kern w:val="20"/>
      <w:sz w:val="24"/>
      <w:lang w:eastAsia="ja-JP"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32DEB"/>
    <w:pPr>
      <w:spacing w:before="40"/>
    </w:pPr>
    <w:rPr>
      <w:rFonts w:ascii="Tahoma" w:eastAsiaTheme="minorHAnsi" w:hAnsi="Tahoma" w:cstheme="minorBidi"/>
      <w:color w:val="0B5294" w:themeColor="accent1" w:themeShade="BF"/>
      <w:kern w:val="20"/>
      <w:sz w:val="24"/>
      <w:lang w:eastAsia="ja-JP" w:bidi="ar-SA"/>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Shading-Accent2">
    <w:name w:val="Light Shading Accent 2"/>
    <w:basedOn w:val="TableNormal"/>
    <w:uiPriority w:val="60"/>
    <w:rsid w:val="00932DEB"/>
    <w:pPr>
      <w:spacing w:before="40"/>
    </w:pPr>
    <w:rPr>
      <w:rFonts w:ascii="Tahoma" w:eastAsiaTheme="minorHAnsi" w:hAnsi="Tahoma" w:cstheme="minorBidi"/>
      <w:color w:val="0075A2" w:themeColor="accent2" w:themeShade="BF"/>
      <w:kern w:val="20"/>
      <w:sz w:val="24"/>
      <w:lang w:eastAsia="ja-JP" w:bidi="ar-SA"/>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LightShading-Accent3">
    <w:name w:val="Light Shading Accent 3"/>
    <w:basedOn w:val="TableNormal"/>
    <w:uiPriority w:val="60"/>
    <w:rsid w:val="00932DEB"/>
    <w:pPr>
      <w:spacing w:before="40"/>
    </w:pPr>
    <w:rPr>
      <w:rFonts w:ascii="Tahoma" w:eastAsiaTheme="minorHAnsi" w:hAnsi="Tahoma" w:cstheme="minorBidi"/>
      <w:color w:val="089BA2" w:themeColor="accent3" w:themeShade="BF"/>
      <w:kern w:val="20"/>
      <w:sz w:val="24"/>
      <w:lang w:eastAsia="ja-JP" w:bidi="ar-SA"/>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LightShading-Accent4">
    <w:name w:val="Light Shading Accent 4"/>
    <w:basedOn w:val="TableNormal"/>
    <w:uiPriority w:val="60"/>
    <w:rsid w:val="00932DEB"/>
    <w:pPr>
      <w:spacing w:before="40"/>
    </w:pPr>
    <w:rPr>
      <w:rFonts w:ascii="Tahoma" w:eastAsiaTheme="minorHAnsi" w:hAnsi="Tahoma" w:cstheme="minorBidi"/>
      <w:color w:val="0C9A73" w:themeColor="accent4" w:themeShade="BF"/>
      <w:kern w:val="20"/>
      <w:sz w:val="24"/>
      <w:lang w:eastAsia="ja-JP" w:bidi="ar-SA"/>
    </w:rPr>
    <w:tblPr>
      <w:tblStyleRowBandSize w:val="1"/>
      <w:tblStyleColBandSize w:val="1"/>
      <w:tblInd w:w="0" w:type="dxa"/>
      <w:tblBorders>
        <w:top w:val="single" w:sz="8" w:space="0" w:color="10CF9B" w:themeColor="accent4"/>
        <w:bottom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LightShading-Accent5">
    <w:name w:val="Light Shading Accent 5"/>
    <w:basedOn w:val="TableNormal"/>
    <w:uiPriority w:val="60"/>
    <w:rsid w:val="00932DEB"/>
    <w:pPr>
      <w:spacing w:before="40"/>
    </w:pPr>
    <w:rPr>
      <w:rFonts w:ascii="Tahoma" w:eastAsiaTheme="minorHAnsi" w:hAnsi="Tahoma" w:cstheme="minorBidi"/>
      <w:color w:val="00833B" w:themeColor="accent5" w:themeShade="BF"/>
      <w:kern w:val="20"/>
      <w:sz w:val="24"/>
      <w:lang w:eastAsia="ja-JP" w:bidi="ar-SA"/>
    </w:rPr>
    <w:tblPr>
      <w:tblStyleRowBandSize w:val="1"/>
      <w:tblStyleColBandSize w:val="1"/>
      <w:tblInd w:w="0" w:type="dxa"/>
      <w:tblBorders>
        <w:top w:val="single" w:sz="8" w:space="0" w:color="00B050" w:themeColor="accent5"/>
        <w:bottom w:val="single" w:sz="8" w:space="0" w:color="00B05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050" w:themeColor="accent5"/>
          <w:left w:val="nil"/>
          <w:bottom w:val="single" w:sz="8" w:space="0" w:color="00B050" w:themeColor="accent5"/>
          <w:right w:val="nil"/>
          <w:insideH w:val="nil"/>
          <w:insideV w:val="nil"/>
        </w:tcBorders>
      </w:tcPr>
    </w:tblStylePr>
    <w:tblStylePr w:type="lastRow">
      <w:pPr>
        <w:spacing w:before="0" w:after="0" w:line="240" w:lineRule="auto"/>
      </w:pPr>
      <w:rPr>
        <w:b/>
        <w:bCs/>
      </w:rPr>
      <w:tblPr/>
      <w:tcPr>
        <w:tcBorders>
          <w:top w:val="single" w:sz="8" w:space="0" w:color="00B050" w:themeColor="accent5"/>
          <w:left w:val="nil"/>
          <w:bottom w:val="single" w:sz="8" w:space="0" w:color="00B05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D1" w:themeFill="accent5" w:themeFillTint="3F"/>
      </w:tcPr>
    </w:tblStylePr>
    <w:tblStylePr w:type="band1Horz">
      <w:tblPr/>
      <w:tcPr>
        <w:tcBorders>
          <w:left w:val="nil"/>
          <w:right w:val="nil"/>
          <w:insideH w:val="nil"/>
          <w:insideV w:val="nil"/>
        </w:tcBorders>
        <w:shd w:val="clear" w:color="auto" w:fill="ACFFD1" w:themeFill="accent5" w:themeFillTint="3F"/>
      </w:tcPr>
    </w:tblStylePr>
  </w:style>
  <w:style w:type="table" w:styleId="LightShading-Accent6">
    <w:name w:val="Light Shading Accent 6"/>
    <w:basedOn w:val="TableNormal"/>
    <w:uiPriority w:val="60"/>
    <w:rsid w:val="00932DEB"/>
    <w:pPr>
      <w:spacing w:before="40"/>
    </w:pPr>
    <w:rPr>
      <w:rFonts w:ascii="Tahoma" w:eastAsiaTheme="minorHAnsi" w:hAnsi="Tahoma" w:cstheme="minorBidi"/>
      <w:color w:val="7D9532" w:themeColor="accent6" w:themeShade="BF"/>
      <w:kern w:val="20"/>
      <w:sz w:val="24"/>
      <w:lang w:eastAsia="ja-JP" w:bidi="ar-SA"/>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paragraph" w:styleId="List">
    <w:name w:val="List"/>
    <w:basedOn w:val="Normal"/>
    <w:uiPriority w:val="99"/>
    <w:unhideWhenUsed/>
    <w:rsid w:val="00932DEB"/>
    <w:pPr>
      <w:spacing w:line="288" w:lineRule="auto"/>
      <w:ind w:left="360" w:hanging="360"/>
      <w:contextualSpacing/>
    </w:pPr>
    <w:rPr>
      <w:rFonts w:ascii="Tahoma" w:eastAsiaTheme="minorHAnsi" w:hAnsi="Tahoma" w:cstheme="minorBidi"/>
      <w:color w:val="07AAD7" w:themeColor="text2" w:themeTint="BF"/>
      <w:kern w:val="20"/>
      <w:sz w:val="22"/>
      <w:szCs w:val="20"/>
      <w:lang w:eastAsia="ja-JP" w:bidi="ar-SA"/>
    </w:rPr>
  </w:style>
  <w:style w:type="paragraph" w:styleId="List2">
    <w:name w:val="List 2"/>
    <w:basedOn w:val="Normal"/>
    <w:uiPriority w:val="99"/>
    <w:unhideWhenUsed/>
    <w:rsid w:val="00932DEB"/>
    <w:pPr>
      <w:spacing w:line="288" w:lineRule="auto"/>
      <w:ind w:left="720" w:hanging="360"/>
      <w:contextualSpacing/>
    </w:pPr>
    <w:rPr>
      <w:rFonts w:ascii="Tahoma" w:eastAsiaTheme="minorHAnsi" w:hAnsi="Tahoma" w:cstheme="minorBidi"/>
      <w:color w:val="07AAD7" w:themeColor="text2" w:themeTint="BF"/>
      <w:kern w:val="20"/>
      <w:sz w:val="22"/>
      <w:szCs w:val="20"/>
      <w:lang w:eastAsia="ja-JP" w:bidi="ar-SA"/>
    </w:rPr>
  </w:style>
  <w:style w:type="paragraph" w:styleId="List3">
    <w:name w:val="List 3"/>
    <w:basedOn w:val="Normal"/>
    <w:uiPriority w:val="99"/>
    <w:unhideWhenUsed/>
    <w:rsid w:val="00932DEB"/>
    <w:pPr>
      <w:spacing w:line="288" w:lineRule="auto"/>
      <w:ind w:left="1080" w:hanging="360"/>
      <w:contextualSpacing/>
    </w:pPr>
    <w:rPr>
      <w:rFonts w:ascii="Tahoma" w:eastAsiaTheme="minorHAnsi" w:hAnsi="Tahoma" w:cstheme="minorBidi"/>
      <w:color w:val="07AAD7" w:themeColor="text2" w:themeTint="BF"/>
      <w:kern w:val="20"/>
      <w:sz w:val="22"/>
      <w:szCs w:val="20"/>
      <w:lang w:eastAsia="ja-JP" w:bidi="ar-SA"/>
    </w:rPr>
  </w:style>
  <w:style w:type="paragraph" w:styleId="List4">
    <w:name w:val="List 4"/>
    <w:basedOn w:val="Normal"/>
    <w:uiPriority w:val="99"/>
    <w:unhideWhenUsed/>
    <w:rsid w:val="00932DEB"/>
    <w:pPr>
      <w:spacing w:line="288" w:lineRule="auto"/>
      <w:ind w:left="1440" w:hanging="360"/>
      <w:contextualSpacing/>
    </w:pPr>
    <w:rPr>
      <w:rFonts w:ascii="Tahoma" w:eastAsiaTheme="minorHAnsi" w:hAnsi="Tahoma" w:cstheme="minorBidi"/>
      <w:color w:val="07AAD7" w:themeColor="text2" w:themeTint="BF"/>
      <w:kern w:val="20"/>
      <w:sz w:val="22"/>
      <w:szCs w:val="20"/>
      <w:lang w:eastAsia="ja-JP" w:bidi="ar-SA"/>
    </w:rPr>
  </w:style>
  <w:style w:type="paragraph" w:styleId="List5">
    <w:name w:val="List 5"/>
    <w:basedOn w:val="Normal"/>
    <w:uiPriority w:val="99"/>
    <w:unhideWhenUsed/>
    <w:rsid w:val="00932DEB"/>
    <w:pPr>
      <w:spacing w:line="288" w:lineRule="auto"/>
      <w:ind w:left="1800" w:hanging="360"/>
      <w:contextualSpacing/>
    </w:pPr>
    <w:rPr>
      <w:rFonts w:ascii="Tahoma" w:eastAsiaTheme="minorHAnsi" w:hAnsi="Tahoma" w:cstheme="minorBidi"/>
      <w:color w:val="07AAD7" w:themeColor="text2" w:themeTint="BF"/>
      <w:kern w:val="20"/>
      <w:sz w:val="22"/>
      <w:szCs w:val="20"/>
      <w:lang w:eastAsia="ja-JP" w:bidi="ar-SA"/>
    </w:rPr>
  </w:style>
  <w:style w:type="paragraph" w:styleId="ListBullet2">
    <w:name w:val="List Bullet 2"/>
    <w:basedOn w:val="Normal"/>
    <w:uiPriority w:val="99"/>
    <w:unhideWhenUsed/>
    <w:rsid w:val="00932DEB"/>
    <w:pPr>
      <w:numPr>
        <w:numId w:val="16"/>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Bullet3">
    <w:name w:val="List Bullet 3"/>
    <w:basedOn w:val="Normal"/>
    <w:uiPriority w:val="99"/>
    <w:unhideWhenUsed/>
    <w:rsid w:val="00932DEB"/>
    <w:pPr>
      <w:numPr>
        <w:numId w:val="17"/>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Bullet4">
    <w:name w:val="List Bullet 4"/>
    <w:basedOn w:val="Normal"/>
    <w:uiPriority w:val="99"/>
    <w:unhideWhenUsed/>
    <w:rsid w:val="00932DEB"/>
    <w:pPr>
      <w:numPr>
        <w:numId w:val="18"/>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Bullet5">
    <w:name w:val="List Bullet 5"/>
    <w:basedOn w:val="Normal"/>
    <w:uiPriority w:val="99"/>
    <w:unhideWhenUsed/>
    <w:rsid w:val="00932DEB"/>
    <w:pPr>
      <w:numPr>
        <w:numId w:val="19"/>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Continue">
    <w:name w:val="List Continue"/>
    <w:basedOn w:val="Normal"/>
    <w:uiPriority w:val="99"/>
    <w:unhideWhenUsed/>
    <w:rsid w:val="00932DEB"/>
    <w:pPr>
      <w:spacing w:after="120" w:line="288" w:lineRule="auto"/>
      <w:ind w:left="360"/>
      <w:contextualSpacing/>
    </w:pPr>
    <w:rPr>
      <w:rFonts w:ascii="Tahoma" w:eastAsiaTheme="minorHAnsi" w:hAnsi="Tahoma" w:cstheme="minorBidi"/>
      <w:color w:val="07AAD7" w:themeColor="text2" w:themeTint="BF"/>
      <w:kern w:val="20"/>
      <w:sz w:val="22"/>
      <w:szCs w:val="20"/>
      <w:lang w:eastAsia="ja-JP" w:bidi="ar-SA"/>
    </w:rPr>
  </w:style>
  <w:style w:type="paragraph" w:styleId="ListContinue2">
    <w:name w:val="List Continue 2"/>
    <w:basedOn w:val="Normal"/>
    <w:uiPriority w:val="99"/>
    <w:unhideWhenUsed/>
    <w:rsid w:val="00932DEB"/>
    <w:pPr>
      <w:spacing w:after="120" w:line="288" w:lineRule="auto"/>
      <w:ind w:left="720"/>
      <w:contextualSpacing/>
    </w:pPr>
    <w:rPr>
      <w:rFonts w:ascii="Tahoma" w:eastAsiaTheme="minorHAnsi" w:hAnsi="Tahoma" w:cstheme="minorBidi"/>
      <w:color w:val="07AAD7" w:themeColor="text2" w:themeTint="BF"/>
      <w:kern w:val="20"/>
      <w:sz w:val="22"/>
      <w:szCs w:val="20"/>
      <w:lang w:eastAsia="ja-JP" w:bidi="ar-SA"/>
    </w:rPr>
  </w:style>
  <w:style w:type="paragraph" w:styleId="ListContinue3">
    <w:name w:val="List Continue 3"/>
    <w:basedOn w:val="Normal"/>
    <w:uiPriority w:val="99"/>
    <w:unhideWhenUsed/>
    <w:rsid w:val="00932DEB"/>
    <w:pPr>
      <w:spacing w:after="120" w:line="288" w:lineRule="auto"/>
      <w:ind w:left="1080"/>
      <w:contextualSpacing/>
    </w:pPr>
    <w:rPr>
      <w:rFonts w:ascii="Tahoma" w:eastAsiaTheme="minorHAnsi" w:hAnsi="Tahoma" w:cstheme="minorBidi"/>
      <w:color w:val="07AAD7" w:themeColor="text2" w:themeTint="BF"/>
      <w:kern w:val="20"/>
      <w:sz w:val="22"/>
      <w:szCs w:val="20"/>
      <w:lang w:eastAsia="ja-JP" w:bidi="ar-SA"/>
    </w:rPr>
  </w:style>
  <w:style w:type="paragraph" w:styleId="ListContinue4">
    <w:name w:val="List Continue 4"/>
    <w:basedOn w:val="Normal"/>
    <w:uiPriority w:val="99"/>
    <w:unhideWhenUsed/>
    <w:rsid w:val="00932DEB"/>
    <w:pPr>
      <w:spacing w:after="120" w:line="288" w:lineRule="auto"/>
      <w:ind w:left="1440"/>
      <w:contextualSpacing/>
    </w:pPr>
    <w:rPr>
      <w:rFonts w:ascii="Tahoma" w:eastAsiaTheme="minorHAnsi" w:hAnsi="Tahoma" w:cstheme="minorBidi"/>
      <w:color w:val="07AAD7" w:themeColor="text2" w:themeTint="BF"/>
      <w:kern w:val="20"/>
      <w:sz w:val="22"/>
      <w:szCs w:val="20"/>
      <w:lang w:eastAsia="ja-JP" w:bidi="ar-SA"/>
    </w:rPr>
  </w:style>
  <w:style w:type="paragraph" w:styleId="ListContinue5">
    <w:name w:val="List Continue 5"/>
    <w:basedOn w:val="Normal"/>
    <w:uiPriority w:val="99"/>
    <w:unhideWhenUsed/>
    <w:rsid w:val="00932DEB"/>
    <w:pPr>
      <w:spacing w:after="120" w:line="288" w:lineRule="auto"/>
      <w:ind w:left="1800"/>
      <w:contextualSpacing/>
    </w:pPr>
    <w:rPr>
      <w:rFonts w:ascii="Tahoma" w:eastAsiaTheme="minorHAnsi" w:hAnsi="Tahoma" w:cstheme="minorBidi"/>
      <w:color w:val="07AAD7" w:themeColor="text2" w:themeTint="BF"/>
      <w:kern w:val="20"/>
      <w:sz w:val="22"/>
      <w:szCs w:val="20"/>
      <w:lang w:eastAsia="ja-JP" w:bidi="ar-SA"/>
    </w:rPr>
  </w:style>
  <w:style w:type="paragraph" w:styleId="ListNumber">
    <w:name w:val="List Number"/>
    <w:basedOn w:val="Normal"/>
    <w:uiPriority w:val="1"/>
    <w:unhideWhenUsed/>
    <w:qFormat/>
    <w:rsid w:val="00932DEB"/>
    <w:pPr>
      <w:numPr>
        <w:numId w:val="21"/>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Number2">
    <w:name w:val="List Number 2"/>
    <w:basedOn w:val="Normal"/>
    <w:uiPriority w:val="1"/>
    <w:unhideWhenUsed/>
    <w:qFormat/>
    <w:rsid w:val="00932DEB"/>
    <w:pPr>
      <w:numPr>
        <w:ilvl w:val="1"/>
        <w:numId w:val="21"/>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Number3">
    <w:name w:val="List Number 3"/>
    <w:basedOn w:val="Normal"/>
    <w:uiPriority w:val="18"/>
    <w:unhideWhenUsed/>
    <w:qFormat/>
    <w:rsid w:val="00932DEB"/>
    <w:pPr>
      <w:numPr>
        <w:ilvl w:val="2"/>
        <w:numId w:val="21"/>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Number4">
    <w:name w:val="List Number 4"/>
    <w:basedOn w:val="Normal"/>
    <w:uiPriority w:val="18"/>
    <w:unhideWhenUsed/>
    <w:rsid w:val="00932DEB"/>
    <w:pPr>
      <w:numPr>
        <w:ilvl w:val="3"/>
        <w:numId w:val="21"/>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ListNumber5">
    <w:name w:val="List Number 5"/>
    <w:basedOn w:val="Normal"/>
    <w:uiPriority w:val="18"/>
    <w:unhideWhenUsed/>
    <w:rsid w:val="00932DEB"/>
    <w:pPr>
      <w:numPr>
        <w:ilvl w:val="4"/>
        <w:numId w:val="21"/>
      </w:num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paragraph" w:styleId="MacroText">
    <w:name w:val="macro"/>
    <w:link w:val="MacroTextChar"/>
    <w:uiPriority w:val="99"/>
    <w:unhideWhenUsed/>
    <w:rsid w:val="00932DEB"/>
    <w:pPr>
      <w:tabs>
        <w:tab w:val="left" w:pos="480"/>
        <w:tab w:val="left" w:pos="960"/>
        <w:tab w:val="left" w:pos="1440"/>
        <w:tab w:val="left" w:pos="1920"/>
        <w:tab w:val="left" w:pos="2400"/>
        <w:tab w:val="left" w:pos="2880"/>
        <w:tab w:val="left" w:pos="3360"/>
        <w:tab w:val="left" w:pos="3840"/>
        <w:tab w:val="left" w:pos="4320"/>
      </w:tabs>
      <w:spacing w:before="40" w:line="300" w:lineRule="auto"/>
    </w:pPr>
    <w:rPr>
      <w:rFonts w:ascii="Consolas" w:eastAsiaTheme="minorHAnsi" w:hAnsi="Consolas" w:cs="Consolas"/>
      <w:color w:val="07AAD7" w:themeColor="text2" w:themeTint="BF"/>
      <w:kern w:val="20"/>
      <w:sz w:val="24"/>
      <w:lang w:eastAsia="ja-JP" w:bidi="ar-SA"/>
    </w:rPr>
  </w:style>
  <w:style w:type="character" w:customStyle="1" w:styleId="MacroTextChar">
    <w:name w:val="Macro Text Char"/>
    <w:basedOn w:val="DefaultParagraphFont"/>
    <w:link w:val="MacroText"/>
    <w:uiPriority w:val="99"/>
    <w:rsid w:val="00932DEB"/>
    <w:rPr>
      <w:rFonts w:ascii="Consolas" w:eastAsiaTheme="minorHAnsi" w:hAnsi="Consolas" w:cs="Consolas"/>
      <w:color w:val="07AAD7" w:themeColor="text2" w:themeTint="BF"/>
      <w:kern w:val="20"/>
      <w:sz w:val="24"/>
      <w:lang w:eastAsia="ja-JP" w:bidi="ar-SA"/>
    </w:rPr>
  </w:style>
  <w:style w:type="table" w:styleId="MediumGrid1">
    <w:name w:val="Medium Grid 1"/>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MediumGrid1-Accent2">
    <w:name w:val="Medium Grid 1 Accent 2"/>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insideV w:val="single" w:sz="8" w:space="0" w:color="23C1FF" w:themeColor="accent2" w:themeTint="BF"/>
      </w:tblBorders>
      <w:tblCellMar>
        <w:top w:w="0" w:type="dxa"/>
        <w:left w:w="108" w:type="dxa"/>
        <w:bottom w:w="0" w:type="dxa"/>
        <w:right w:w="108" w:type="dxa"/>
      </w:tblCellMar>
    </w:tblPr>
    <w:tcPr>
      <w:shd w:val="clear" w:color="auto" w:fill="B6EAFF" w:themeFill="accent2" w:themeFillTint="3F"/>
    </w:tcPr>
    <w:tblStylePr w:type="firstRow">
      <w:rPr>
        <w:b/>
        <w:bCs/>
      </w:rPr>
    </w:tblStylePr>
    <w:tblStylePr w:type="lastRow">
      <w:rPr>
        <w:b/>
        <w:bCs/>
      </w:rPr>
      <w:tblPr/>
      <w:tcPr>
        <w:tcBorders>
          <w:top w:val="single" w:sz="18" w:space="0" w:color="23C1FF" w:themeColor="accent2" w:themeTint="BF"/>
        </w:tcBorders>
      </w:tcPr>
    </w:tblStylePr>
    <w:tblStylePr w:type="firstCol">
      <w:rPr>
        <w:b/>
        <w:bCs/>
      </w:rPr>
    </w:tblStylePr>
    <w:tblStylePr w:type="lastCol">
      <w:rPr>
        <w:b/>
        <w:bCs/>
      </w:rPr>
    </w:tblStylePr>
    <w:tblStylePr w:type="band1Vert">
      <w:tblPr/>
      <w:tcPr>
        <w:shd w:val="clear" w:color="auto" w:fill="6DD6FF" w:themeFill="accent2" w:themeFillTint="7F"/>
      </w:tcPr>
    </w:tblStylePr>
    <w:tblStylePr w:type="band1Horz">
      <w:tblPr/>
      <w:tcPr>
        <w:shd w:val="clear" w:color="auto" w:fill="6DD6FF" w:themeFill="accent2" w:themeFillTint="7F"/>
      </w:tcPr>
    </w:tblStylePr>
  </w:style>
  <w:style w:type="table" w:styleId="MediumGrid1-Accent3">
    <w:name w:val="Medium Grid 1 Accent 3"/>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CellMar>
        <w:top w:w="0" w:type="dxa"/>
        <w:left w:w="108" w:type="dxa"/>
        <w:bottom w:w="0" w:type="dxa"/>
        <w:right w:w="108" w:type="dxa"/>
      </w:tblCellMar>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MediumGrid1-Accent4">
    <w:name w:val="Medium Grid 1 Accent 4"/>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insideV w:val="single" w:sz="8" w:space="0" w:color="37EFBD" w:themeColor="accent4" w:themeTint="BF"/>
      </w:tblBorders>
      <w:tblCellMar>
        <w:top w:w="0" w:type="dxa"/>
        <w:left w:w="108" w:type="dxa"/>
        <w:bottom w:w="0" w:type="dxa"/>
        <w:right w:w="108" w:type="dxa"/>
      </w:tblCellMar>
    </w:tblPr>
    <w:tcPr>
      <w:shd w:val="clear" w:color="auto" w:fill="BDFAE9" w:themeFill="accent4" w:themeFillTint="3F"/>
    </w:tcPr>
    <w:tblStylePr w:type="firstRow">
      <w:rPr>
        <w:b/>
        <w:bCs/>
      </w:rPr>
    </w:tblStylePr>
    <w:tblStylePr w:type="lastRow">
      <w:rPr>
        <w:b/>
        <w:bCs/>
      </w:rPr>
      <w:tblPr/>
      <w:tcPr>
        <w:tcBorders>
          <w:top w:val="single" w:sz="18" w:space="0" w:color="37EFBD" w:themeColor="accent4" w:themeTint="BF"/>
        </w:tcBorders>
      </w:tcPr>
    </w:tblStylePr>
    <w:tblStylePr w:type="firstCol">
      <w:rPr>
        <w:b/>
        <w:bCs/>
      </w:rPr>
    </w:tblStylePr>
    <w:tblStylePr w:type="lastCol">
      <w:rPr>
        <w:b/>
        <w:bCs/>
      </w:r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MediumGrid1-Accent5">
    <w:name w:val="Medium Grid 1 Accent 5"/>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4FF75" w:themeColor="accent5" w:themeTint="BF"/>
        <w:left w:val="single" w:sz="8" w:space="0" w:color="04FF75" w:themeColor="accent5" w:themeTint="BF"/>
        <w:bottom w:val="single" w:sz="8" w:space="0" w:color="04FF75" w:themeColor="accent5" w:themeTint="BF"/>
        <w:right w:val="single" w:sz="8" w:space="0" w:color="04FF75" w:themeColor="accent5" w:themeTint="BF"/>
        <w:insideH w:val="single" w:sz="8" w:space="0" w:color="04FF75" w:themeColor="accent5" w:themeTint="BF"/>
        <w:insideV w:val="single" w:sz="8" w:space="0" w:color="04FF75" w:themeColor="accent5" w:themeTint="BF"/>
      </w:tblBorders>
      <w:tblCellMar>
        <w:top w:w="0" w:type="dxa"/>
        <w:left w:w="108" w:type="dxa"/>
        <w:bottom w:w="0" w:type="dxa"/>
        <w:right w:w="108" w:type="dxa"/>
      </w:tblCellMar>
    </w:tblPr>
    <w:tcPr>
      <w:shd w:val="clear" w:color="auto" w:fill="ACFFD1" w:themeFill="accent5" w:themeFillTint="3F"/>
    </w:tcPr>
    <w:tblStylePr w:type="firstRow">
      <w:rPr>
        <w:b/>
        <w:bCs/>
      </w:rPr>
    </w:tblStylePr>
    <w:tblStylePr w:type="lastRow">
      <w:rPr>
        <w:b/>
        <w:bCs/>
      </w:rPr>
      <w:tblPr/>
      <w:tcPr>
        <w:tcBorders>
          <w:top w:val="single" w:sz="18" w:space="0" w:color="04FF75" w:themeColor="accent5" w:themeTint="BF"/>
        </w:tcBorders>
      </w:tcPr>
    </w:tblStylePr>
    <w:tblStylePr w:type="firstCol">
      <w:rPr>
        <w:b/>
        <w:bCs/>
      </w:rPr>
    </w:tblStylePr>
    <w:tblStylePr w:type="lastCol">
      <w:rPr>
        <w:b/>
        <w:bCs/>
      </w:rPr>
    </w:tblStylePr>
    <w:tblStylePr w:type="band1Vert">
      <w:tblPr/>
      <w:tcPr>
        <w:shd w:val="clear" w:color="auto" w:fill="58FFA3" w:themeFill="accent5" w:themeFillTint="7F"/>
      </w:tcPr>
    </w:tblStylePr>
    <w:tblStylePr w:type="band1Horz">
      <w:tblPr/>
      <w:tcPr>
        <w:shd w:val="clear" w:color="auto" w:fill="58FFA3" w:themeFill="accent5" w:themeFillTint="7F"/>
      </w:tcPr>
    </w:tblStylePr>
  </w:style>
  <w:style w:type="table" w:styleId="MediumGrid1-Accent6">
    <w:name w:val="Medium Grid 1 Accent 6"/>
    <w:basedOn w:val="TableNormal"/>
    <w:uiPriority w:val="67"/>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insideV w:val="single" w:sz="8" w:space="0" w:color="BBD176" w:themeColor="accent6" w:themeTint="BF"/>
      </w:tblBorders>
      <w:tblCellMar>
        <w:top w:w="0" w:type="dxa"/>
        <w:left w:w="108" w:type="dxa"/>
        <w:bottom w:w="0" w:type="dxa"/>
        <w:right w:w="108" w:type="dxa"/>
      </w:tblCellMar>
    </w:tblPr>
    <w:tcPr>
      <w:shd w:val="clear" w:color="auto" w:fill="E8F0D1" w:themeFill="accent6" w:themeFillTint="3F"/>
    </w:tcPr>
    <w:tblStylePr w:type="firstRow">
      <w:rPr>
        <w:b/>
        <w:bCs/>
      </w:rPr>
    </w:tblStylePr>
    <w:tblStylePr w:type="lastRow">
      <w:rPr>
        <w:b/>
        <w:bCs/>
      </w:rPr>
      <w:tblPr/>
      <w:tcPr>
        <w:tcBorders>
          <w:top w:val="single" w:sz="18" w:space="0" w:color="BBD176" w:themeColor="accent6" w:themeTint="BF"/>
        </w:tcBorders>
      </w:tcPr>
    </w:tblStylePr>
    <w:tblStylePr w:type="firstCol">
      <w:rPr>
        <w:b/>
        <w:bCs/>
      </w:rPr>
    </w:tblStylePr>
    <w:tblStylePr w:type="lastCol">
      <w:rPr>
        <w:b/>
        <w:bCs/>
      </w:r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table" w:styleId="MediumGrid2">
    <w:name w:val="Medium Grid 2"/>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cPr>
      <w:shd w:val="clear" w:color="auto" w:fill="BADBF9" w:themeFill="accent1" w:themeFillTint="3F"/>
    </w:tcPr>
    <w:tblStylePr w:type="firstRow">
      <w:rPr>
        <w:b/>
        <w:bCs/>
        <w:color w:val="000000" w:themeColor="text1"/>
      </w:rPr>
      <w:tblPr/>
      <w:tcPr>
        <w:shd w:val="clear" w:color="auto" w:fill="E3F0F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2FA" w:themeFill="accent1" w:themeFillTint="33"/>
      </w:tcPr>
    </w:tblStylePr>
    <w:tblStylePr w:type="band1Vert">
      <w:tblPr/>
      <w:tcPr>
        <w:shd w:val="clear" w:color="auto" w:fill="75B7F4" w:themeFill="accent1" w:themeFillTint="7F"/>
      </w:tcPr>
    </w:tblStylePr>
    <w:tblStylePr w:type="band1Horz">
      <w:tblPr/>
      <w:tcPr>
        <w:tcBorders>
          <w:insideH w:val="single" w:sz="6" w:space="0" w:color="0F6FC6" w:themeColor="accent1"/>
          <w:insideV w:val="single" w:sz="6" w:space="0" w:color="0F6FC6" w:themeColor="accent1"/>
        </w:tcBorders>
        <w:shd w:val="clear" w:color="auto" w:fill="75B7F4"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cPr>
      <w:shd w:val="clear" w:color="auto" w:fill="B6EAFF" w:themeFill="accent2" w:themeFillTint="3F"/>
    </w:tcPr>
    <w:tblStylePr w:type="firstRow">
      <w:rPr>
        <w:b/>
        <w:bCs/>
        <w:color w:val="000000" w:themeColor="text1"/>
      </w:rPr>
      <w:tblPr/>
      <w:tcPr>
        <w:shd w:val="clear" w:color="auto" w:fill="E2F6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EFF" w:themeFill="accent2" w:themeFillTint="33"/>
      </w:tcPr>
    </w:tblStylePr>
    <w:tblStylePr w:type="band1Vert">
      <w:tblPr/>
      <w:tcPr>
        <w:shd w:val="clear" w:color="auto" w:fill="6DD6FF" w:themeFill="accent2" w:themeFillTint="7F"/>
      </w:tcPr>
    </w:tblStylePr>
    <w:tblStylePr w:type="band1Horz">
      <w:tblPr/>
      <w:tcPr>
        <w:tcBorders>
          <w:insideH w:val="single" w:sz="6" w:space="0" w:color="009DD9" w:themeColor="accent2"/>
          <w:insideV w:val="single" w:sz="6" w:space="0" w:color="009DD9" w:themeColor="accent2"/>
        </w:tcBorders>
        <w:shd w:val="clear" w:color="auto" w:fill="6DD6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cPr>
      <w:shd w:val="clear" w:color="auto" w:fill="BCF8FB" w:themeFill="accent3" w:themeFillTint="3F"/>
    </w:tcPr>
    <w:tblStylePr w:type="firstRow">
      <w:rPr>
        <w:b/>
        <w:bCs/>
        <w:color w:val="000000" w:themeColor="text1"/>
      </w:rPr>
      <w:tblPr/>
      <w:tcPr>
        <w:shd w:val="clear" w:color="auto" w:fill="E4FC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9FC" w:themeFill="accent3" w:themeFillTint="33"/>
      </w:tcPr>
    </w:tblStylePr>
    <w:tblStylePr w:type="band1Vert">
      <w:tblPr/>
      <w:tcPr>
        <w:shd w:val="clear" w:color="auto" w:fill="79F2F8" w:themeFill="accent3" w:themeFillTint="7F"/>
      </w:tcPr>
    </w:tblStylePr>
    <w:tblStylePr w:type="band1Horz">
      <w:tblPr/>
      <w:tcPr>
        <w:tcBorders>
          <w:insideH w:val="single" w:sz="6" w:space="0" w:color="0BD0D9" w:themeColor="accent3"/>
          <w:insideV w:val="single" w:sz="6" w:space="0" w:color="0BD0D9" w:themeColor="accent3"/>
        </w:tcBorders>
        <w:shd w:val="clear" w:color="auto" w:fill="79F2F8"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cPr>
      <w:shd w:val="clear" w:color="auto" w:fill="BDFAE9" w:themeFill="accent4" w:themeFillTint="3F"/>
    </w:tcPr>
    <w:tblStylePr w:type="firstRow">
      <w:rPr>
        <w:b/>
        <w:bCs/>
        <w:color w:val="000000" w:themeColor="text1"/>
      </w:rPr>
      <w:tblPr/>
      <w:tcPr>
        <w:shd w:val="clear" w:color="auto" w:fill="E4FD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BED" w:themeFill="accent4" w:themeFillTint="33"/>
      </w:tcPr>
    </w:tblStylePr>
    <w:tblStylePr w:type="band1Vert">
      <w:tblPr/>
      <w:tcPr>
        <w:shd w:val="clear" w:color="auto" w:fill="7AF4D3" w:themeFill="accent4" w:themeFillTint="7F"/>
      </w:tcPr>
    </w:tblStylePr>
    <w:tblStylePr w:type="band1Horz">
      <w:tblPr/>
      <w:tcPr>
        <w:tcBorders>
          <w:insideH w:val="single" w:sz="6" w:space="0" w:color="10CF9B" w:themeColor="accent4"/>
          <w:insideV w:val="single" w:sz="6" w:space="0" w:color="10CF9B" w:themeColor="accent4"/>
        </w:tcBorders>
        <w:shd w:val="clear" w:color="auto" w:fill="7AF4D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0B050" w:themeColor="accent5"/>
        <w:left w:val="single" w:sz="8" w:space="0" w:color="00B050" w:themeColor="accent5"/>
        <w:bottom w:val="single" w:sz="8" w:space="0" w:color="00B050" w:themeColor="accent5"/>
        <w:right w:val="single" w:sz="8" w:space="0" w:color="00B050" w:themeColor="accent5"/>
        <w:insideH w:val="single" w:sz="8" w:space="0" w:color="00B050" w:themeColor="accent5"/>
        <w:insideV w:val="single" w:sz="8" w:space="0" w:color="00B050" w:themeColor="accent5"/>
      </w:tblBorders>
      <w:tblCellMar>
        <w:top w:w="0" w:type="dxa"/>
        <w:left w:w="108" w:type="dxa"/>
        <w:bottom w:w="0" w:type="dxa"/>
        <w:right w:w="108" w:type="dxa"/>
      </w:tblCellMar>
    </w:tblPr>
    <w:tcPr>
      <w:shd w:val="clear" w:color="auto" w:fill="ACFFD1" w:themeFill="accent5" w:themeFillTint="3F"/>
    </w:tcPr>
    <w:tblStylePr w:type="firstRow">
      <w:rPr>
        <w:b/>
        <w:bCs/>
        <w:color w:val="000000" w:themeColor="text1"/>
      </w:rPr>
      <w:tblPr/>
      <w:tcPr>
        <w:shd w:val="clear" w:color="auto" w:fill="DEFF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FDA" w:themeFill="accent5" w:themeFillTint="33"/>
      </w:tcPr>
    </w:tblStylePr>
    <w:tblStylePr w:type="band1Vert">
      <w:tblPr/>
      <w:tcPr>
        <w:shd w:val="clear" w:color="auto" w:fill="58FFA3" w:themeFill="accent5" w:themeFillTint="7F"/>
      </w:tcPr>
    </w:tblStylePr>
    <w:tblStylePr w:type="band1Horz">
      <w:tblPr/>
      <w:tcPr>
        <w:tcBorders>
          <w:insideH w:val="single" w:sz="6" w:space="0" w:color="00B050" w:themeColor="accent5"/>
          <w:insideV w:val="single" w:sz="6" w:space="0" w:color="00B050" w:themeColor="accent5"/>
        </w:tcBorders>
        <w:shd w:val="clear" w:color="auto" w:fill="58FFA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insideH w:val="single" w:sz="8" w:space="0" w:color="A5C249" w:themeColor="accent6"/>
        <w:insideV w:val="single" w:sz="8" w:space="0" w:color="A5C249" w:themeColor="accent6"/>
      </w:tblBorders>
      <w:tblCellMar>
        <w:top w:w="0" w:type="dxa"/>
        <w:left w:w="108" w:type="dxa"/>
        <w:bottom w:w="0" w:type="dxa"/>
        <w:right w:w="108" w:type="dxa"/>
      </w:tblCellMar>
    </w:tblPr>
    <w:tcPr>
      <w:shd w:val="clear" w:color="auto" w:fill="E8F0D1" w:themeFill="accent6" w:themeFillTint="3F"/>
    </w:tcPr>
    <w:tblStylePr w:type="firstRow">
      <w:rPr>
        <w:b/>
        <w:bCs/>
        <w:color w:val="000000" w:themeColor="text1"/>
      </w:rPr>
      <w:tblPr/>
      <w:tcPr>
        <w:shd w:val="clear" w:color="auto" w:fill="F6F9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2DA" w:themeFill="accent6" w:themeFillTint="33"/>
      </w:tcPr>
    </w:tblStylePr>
    <w:tblStylePr w:type="band1Vert">
      <w:tblPr/>
      <w:tcPr>
        <w:shd w:val="clear" w:color="auto" w:fill="D1E0A4" w:themeFill="accent6" w:themeFillTint="7F"/>
      </w:tcPr>
    </w:tblStylePr>
    <w:tblStylePr w:type="band1Horz">
      <w:tblPr/>
      <w:tcPr>
        <w:tcBorders>
          <w:insideH w:val="single" w:sz="6" w:space="0" w:color="A5C249" w:themeColor="accent6"/>
          <w:insideV w:val="single" w:sz="6" w:space="0" w:color="A5C249" w:themeColor="accent6"/>
        </w:tcBorders>
        <w:shd w:val="clear" w:color="auto" w:fill="D1E0A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 w:type="table" w:styleId="MediumGrid3-Accent2">
    <w:name w:val="Medium Grid 3 Accent 2"/>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6EA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6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6FF" w:themeFill="accent2" w:themeFillTint="7F"/>
      </w:tcPr>
    </w:tblStylePr>
  </w:style>
  <w:style w:type="table" w:styleId="MediumGrid3-Accent3">
    <w:name w:val="Medium Grid 3 Accent 3"/>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8F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BD0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BD0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F2F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F2F8" w:themeFill="accent3" w:themeFillTint="7F"/>
      </w:tcPr>
    </w:tblStylePr>
  </w:style>
  <w:style w:type="table" w:styleId="MediumGrid3-Accent4">
    <w:name w:val="Medium Grid 3 Accent 4"/>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DFA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0CF9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0CF9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0CF9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0CF9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F4D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F4D3" w:themeFill="accent4" w:themeFillTint="7F"/>
      </w:tcPr>
    </w:tblStylePr>
  </w:style>
  <w:style w:type="table" w:styleId="MediumGrid3-Accent5">
    <w:name w:val="Medium Grid 3 Accent 5"/>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CFF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05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05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05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05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FF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FFA3" w:themeFill="accent5" w:themeFillTint="7F"/>
      </w:tcPr>
    </w:tblStylePr>
  </w:style>
  <w:style w:type="table" w:styleId="MediumGrid3-Accent6">
    <w:name w:val="Medium Grid 3 Accent 6"/>
    <w:basedOn w:val="TableNormal"/>
    <w:uiPriority w:val="69"/>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F0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C2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C2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C2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C2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E0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E0A4" w:themeFill="accent6" w:themeFillTint="7F"/>
      </w:tcPr>
    </w:tblStylePr>
  </w:style>
  <w:style w:type="table" w:styleId="MediumList1">
    <w:name w:val="Medium List 1"/>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MediumList1-Accent2">
    <w:name w:val="Medium List 1 Accent 2"/>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9DD9" w:themeColor="accent2"/>
        </w:tcBorders>
      </w:tcPr>
    </w:tblStylePr>
    <w:tblStylePr w:type="lastRow">
      <w:rPr>
        <w:b/>
        <w:bCs/>
        <w:color w:val="04617B" w:themeColor="text2"/>
      </w:rPr>
      <w:tblPr/>
      <w:tcPr>
        <w:tcBorders>
          <w:top w:val="single" w:sz="8" w:space="0" w:color="009DD9" w:themeColor="accent2"/>
          <w:bottom w:val="single" w:sz="8" w:space="0" w:color="009DD9" w:themeColor="accent2"/>
        </w:tcBorders>
      </w:tcPr>
    </w:tblStylePr>
    <w:tblStylePr w:type="firstCol">
      <w:rPr>
        <w:b/>
        <w:bCs/>
      </w:rPr>
    </w:tblStylePr>
    <w:tblStylePr w:type="lastCol">
      <w:rPr>
        <w:b/>
        <w:bCs/>
      </w:rPr>
      <w:tblPr/>
      <w:tcPr>
        <w:tcBorders>
          <w:top w:val="single" w:sz="8" w:space="0" w:color="009DD9" w:themeColor="accent2"/>
          <w:bottom w:val="single" w:sz="8" w:space="0" w:color="009DD9" w:themeColor="accent2"/>
        </w:tcBorders>
      </w:tcPr>
    </w:tblStylePr>
    <w:tblStylePr w:type="band1Vert">
      <w:tblPr/>
      <w:tcPr>
        <w:shd w:val="clear" w:color="auto" w:fill="B6EAFF" w:themeFill="accent2" w:themeFillTint="3F"/>
      </w:tcPr>
    </w:tblStylePr>
    <w:tblStylePr w:type="band1Horz">
      <w:tblPr/>
      <w:tcPr>
        <w:shd w:val="clear" w:color="auto" w:fill="B6EAFF" w:themeFill="accent2" w:themeFillTint="3F"/>
      </w:tcPr>
    </w:tblStylePr>
  </w:style>
  <w:style w:type="table" w:styleId="MediumList1-Accent3">
    <w:name w:val="Medium List 1 Accent 3"/>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BD0D9" w:themeColor="accent3"/>
        </w:tcBorders>
      </w:tcPr>
    </w:tblStylePr>
    <w:tblStylePr w:type="lastRow">
      <w:rPr>
        <w:b/>
        <w:bCs/>
        <w:color w:val="04617B" w:themeColor="text2"/>
      </w:rPr>
      <w:tblPr/>
      <w:tcPr>
        <w:tcBorders>
          <w:top w:val="single" w:sz="8" w:space="0" w:color="0BD0D9" w:themeColor="accent3"/>
          <w:bottom w:val="single" w:sz="8" w:space="0" w:color="0BD0D9" w:themeColor="accent3"/>
        </w:tcBorders>
      </w:tcPr>
    </w:tblStylePr>
    <w:tblStylePr w:type="firstCol">
      <w:rPr>
        <w:b/>
        <w:bCs/>
      </w:rPr>
    </w:tblStylePr>
    <w:tblStylePr w:type="lastCol">
      <w:rPr>
        <w:b/>
        <w:bCs/>
      </w:rPr>
      <w:tblPr/>
      <w:tcPr>
        <w:tcBorders>
          <w:top w:val="single" w:sz="8" w:space="0" w:color="0BD0D9" w:themeColor="accent3"/>
          <w:bottom w:val="single" w:sz="8" w:space="0" w:color="0BD0D9" w:themeColor="accent3"/>
        </w:tcBorders>
      </w:tcPr>
    </w:tblStylePr>
    <w:tblStylePr w:type="band1Vert">
      <w:tblPr/>
      <w:tcPr>
        <w:shd w:val="clear" w:color="auto" w:fill="BCF8FB" w:themeFill="accent3" w:themeFillTint="3F"/>
      </w:tcPr>
    </w:tblStylePr>
    <w:tblStylePr w:type="band1Horz">
      <w:tblPr/>
      <w:tcPr>
        <w:shd w:val="clear" w:color="auto" w:fill="BCF8FB" w:themeFill="accent3" w:themeFillTint="3F"/>
      </w:tcPr>
    </w:tblStylePr>
  </w:style>
  <w:style w:type="table" w:styleId="MediumList1-Accent4">
    <w:name w:val="Medium List 1 Accent 4"/>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10CF9B" w:themeColor="accent4"/>
        <w:bottom w:val="single" w:sz="8" w:space="0" w:color="10CF9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0CF9B" w:themeColor="accent4"/>
        </w:tcBorders>
      </w:tcPr>
    </w:tblStylePr>
    <w:tblStylePr w:type="lastRow">
      <w:rPr>
        <w:b/>
        <w:bCs/>
        <w:color w:val="04617B" w:themeColor="text2"/>
      </w:rPr>
      <w:tblPr/>
      <w:tcPr>
        <w:tcBorders>
          <w:top w:val="single" w:sz="8" w:space="0" w:color="10CF9B" w:themeColor="accent4"/>
          <w:bottom w:val="single" w:sz="8" w:space="0" w:color="10CF9B" w:themeColor="accent4"/>
        </w:tcBorders>
      </w:tcPr>
    </w:tblStylePr>
    <w:tblStylePr w:type="firstCol">
      <w:rPr>
        <w:b/>
        <w:bCs/>
      </w:rPr>
    </w:tblStylePr>
    <w:tblStylePr w:type="lastCol">
      <w:rPr>
        <w:b/>
        <w:bCs/>
      </w:rPr>
      <w:tblPr/>
      <w:tcPr>
        <w:tcBorders>
          <w:top w:val="single" w:sz="8" w:space="0" w:color="10CF9B" w:themeColor="accent4"/>
          <w:bottom w:val="single" w:sz="8" w:space="0" w:color="10CF9B" w:themeColor="accent4"/>
        </w:tcBorders>
      </w:tcPr>
    </w:tblStylePr>
    <w:tblStylePr w:type="band1Vert">
      <w:tblPr/>
      <w:tcPr>
        <w:shd w:val="clear" w:color="auto" w:fill="BDFAE9" w:themeFill="accent4" w:themeFillTint="3F"/>
      </w:tcPr>
    </w:tblStylePr>
    <w:tblStylePr w:type="band1Horz">
      <w:tblPr/>
      <w:tcPr>
        <w:shd w:val="clear" w:color="auto" w:fill="BDFAE9" w:themeFill="accent4" w:themeFillTint="3F"/>
      </w:tcPr>
    </w:tblStylePr>
  </w:style>
  <w:style w:type="table" w:styleId="MediumList1-Accent5">
    <w:name w:val="Medium List 1 Accent 5"/>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00B050" w:themeColor="accent5"/>
        <w:bottom w:val="single" w:sz="8" w:space="0" w:color="00B050"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B050" w:themeColor="accent5"/>
        </w:tcBorders>
      </w:tcPr>
    </w:tblStylePr>
    <w:tblStylePr w:type="lastRow">
      <w:rPr>
        <w:b/>
        <w:bCs/>
        <w:color w:val="04617B" w:themeColor="text2"/>
      </w:rPr>
      <w:tblPr/>
      <w:tcPr>
        <w:tcBorders>
          <w:top w:val="single" w:sz="8" w:space="0" w:color="00B050" w:themeColor="accent5"/>
          <w:bottom w:val="single" w:sz="8" w:space="0" w:color="00B050" w:themeColor="accent5"/>
        </w:tcBorders>
      </w:tcPr>
    </w:tblStylePr>
    <w:tblStylePr w:type="firstCol">
      <w:rPr>
        <w:b/>
        <w:bCs/>
      </w:rPr>
    </w:tblStylePr>
    <w:tblStylePr w:type="lastCol">
      <w:rPr>
        <w:b/>
        <w:bCs/>
      </w:rPr>
      <w:tblPr/>
      <w:tcPr>
        <w:tcBorders>
          <w:top w:val="single" w:sz="8" w:space="0" w:color="00B050" w:themeColor="accent5"/>
          <w:bottom w:val="single" w:sz="8" w:space="0" w:color="00B050" w:themeColor="accent5"/>
        </w:tcBorders>
      </w:tcPr>
    </w:tblStylePr>
    <w:tblStylePr w:type="band1Vert">
      <w:tblPr/>
      <w:tcPr>
        <w:shd w:val="clear" w:color="auto" w:fill="ACFFD1" w:themeFill="accent5" w:themeFillTint="3F"/>
      </w:tcPr>
    </w:tblStylePr>
    <w:tblStylePr w:type="band1Horz">
      <w:tblPr/>
      <w:tcPr>
        <w:shd w:val="clear" w:color="auto" w:fill="ACFFD1" w:themeFill="accent5" w:themeFillTint="3F"/>
      </w:tcPr>
    </w:tblStylePr>
  </w:style>
  <w:style w:type="table" w:styleId="MediumList1-Accent6">
    <w:name w:val="Medium List 1 Accent 6"/>
    <w:basedOn w:val="TableNormal"/>
    <w:uiPriority w:val="65"/>
    <w:rsid w:val="00932DEB"/>
    <w:pPr>
      <w:spacing w:before="40"/>
    </w:pPr>
    <w:rPr>
      <w:rFonts w:ascii="Tahoma" w:eastAsiaTheme="minorHAnsi" w:hAnsi="Tahoma" w:cstheme="minorBidi"/>
      <w:color w:val="000000" w:themeColor="text1"/>
      <w:kern w:val="20"/>
      <w:sz w:val="24"/>
      <w:lang w:eastAsia="ja-JP" w:bidi="ar-SA"/>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C249" w:themeColor="accent6"/>
        </w:tcBorders>
      </w:tcPr>
    </w:tblStylePr>
    <w:tblStylePr w:type="lastRow">
      <w:rPr>
        <w:b/>
        <w:bCs/>
        <w:color w:val="04617B" w:themeColor="text2"/>
      </w:rPr>
      <w:tblPr/>
      <w:tcPr>
        <w:tcBorders>
          <w:top w:val="single" w:sz="8" w:space="0" w:color="A5C249" w:themeColor="accent6"/>
          <w:bottom w:val="single" w:sz="8" w:space="0" w:color="A5C249" w:themeColor="accent6"/>
        </w:tcBorders>
      </w:tcPr>
    </w:tblStylePr>
    <w:tblStylePr w:type="firstCol">
      <w:rPr>
        <w:b/>
        <w:bCs/>
      </w:rPr>
    </w:tblStylePr>
    <w:tblStylePr w:type="lastCol">
      <w:rPr>
        <w:b/>
        <w:bCs/>
      </w:rPr>
      <w:tblPr/>
      <w:tcPr>
        <w:tcBorders>
          <w:top w:val="single" w:sz="8" w:space="0" w:color="A5C249" w:themeColor="accent6"/>
          <w:bottom w:val="single" w:sz="8" w:space="0" w:color="A5C249" w:themeColor="accent6"/>
        </w:tcBorders>
      </w:tcPr>
    </w:tblStylePr>
    <w:tblStylePr w:type="band1Vert">
      <w:tblPr/>
      <w:tcPr>
        <w:shd w:val="clear" w:color="auto" w:fill="E8F0D1" w:themeFill="accent6" w:themeFillTint="3F"/>
      </w:tcPr>
    </w:tblStylePr>
    <w:tblStylePr w:type="band1Horz">
      <w:tblPr/>
      <w:tcPr>
        <w:shd w:val="clear" w:color="auto" w:fill="E8F0D1" w:themeFill="accent6" w:themeFillTint="3F"/>
      </w:tcPr>
    </w:tblStylePr>
  </w:style>
  <w:style w:type="table" w:styleId="MediumList2">
    <w:name w:val="Medium List 2"/>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F6FC6" w:themeColor="accent1"/>
          <w:right w:val="nil"/>
          <w:insideH w:val="nil"/>
          <w:insideV w:val="nil"/>
        </w:tcBorders>
        <w:shd w:val="clear" w:color="auto" w:fill="FFFFFF" w:themeFill="background1"/>
      </w:tcPr>
    </w:tblStylePr>
    <w:tblStylePr w:type="lastRow">
      <w:tblPr/>
      <w:tcPr>
        <w:tcBorders>
          <w:top w:val="single" w:sz="8" w:space="0" w:color="0F6FC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6FC6" w:themeColor="accent1"/>
          <w:insideH w:val="nil"/>
          <w:insideV w:val="nil"/>
        </w:tcBorders>
        <w:shd w:val="clear" w:color="auto" w:fill="FFFFFF" w:themeFill="background1"/>
      </w:tcPr>
    </w:tblStylePr>
    <w:tblStylePr w:type="lastCol">
      <w:tblPr/>
      <w:tcPr>
        <w:tcBorders>
          <w:top w:val="nil"/>
          <w:left w:val="single" w:sz="8" w:space="0" w:color="0F6FC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top w:val="nil"/>
          <w:bottom w:val="nil"/>
          <w:insideH w:val="nil"/>
          <w:insideV w:val="nil"/>
        </w:tcBorders>
        <w:shd w:val="clear" w:color="auto" w:fill="BADBF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tblPr/>
      <w:tcPr>
        <w:tcBorders>
          <w:top w:val="single" w:sz="8" w:space="0" w:color="009D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9" w:themeColor="accent2"/>
          <w:insideH w:val="nil"/>
          <w:insideV w:val="nil"/>
        </w:tcBorders>
        <w:shd w:val="clear" w:color="auto" w:fill="FFFFFF" w:themeFill="background1"/>
      </w:tcPr>
    </w:tblStylePr>
    <w:tblStylePr w:type="lastCol">
      <w:tblPr/>
      <w:tcPr>
        <w:tcBorders>
          <w:top w:val="nil"/>
          <w:left w:val="single" w:sz="8" w:space="0" w:color="009D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top w:val="nil"/>
          <w:bottom w:val="nil"/>
          <w:insideH w:val="nil"/>
          <w:insideV w:val="nil"/>
        </w:tcBorders>
        <w:shd w:val="clear" w:color="auto" w:fill="B6EA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0BD0D9" w:themeColor="accent3"/>
          <w:right w:val="nil"/>
          <w:insideH w:val="nil"/>
          <w:insideV w:val="nil"/>
        </w:tcBorders>
        <w:shd w:val="clear" w:color="auto" w:fill="FFFFFF" w:themeFill="background1"/>
      </w:tcPr>
    </w:tblStylePr>
    <w:tblStylePr w:type="lastRow">
      <w:tblPr/>
      <w:tcPr>
        <w:tcBorders>
          <w:top w:val="single" w:sz="8" w:space="0" w:color="0BD0D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BD0D9" w:themeColor="accent3"/>
          <w:insideH w:val="nil"/>
          <w:insideV w:val="nil"/>
        </w:tcBorders>
        <w:shd w:val="clear" w:color="auto" w:fill="FFFFFF" w:themeFill="background1"/>
      </w:tcPr>
    </w:tblStylePr>
    <w:tblStylePr w:type="lastCol">
      <w:tblPr/>
      <w:tcPr>
        <w:tcBorders>
          <w:top w:val="nil"/>
          <w:left w:val="single" w:sz="8" w:space="0" w:color="0BD0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top w:val="nil"/>
          <w:bottom w:val="nil"/>
          <w:insideH w:val="nil"/>
          <w:insideV w:val="nil"/>
        </w:tcBorders>
        <w:shd w:val="clear" w:color="auto" w:fill="BCF8F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tblPr/>
      <w:tcPr>
        <w:tcBorders>
          <w:top w:val="single" w:sz="8" w:space="0" w:color="10CF9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CF9B" w:themeColor="accent4"/>
          <w:insideH w:val="nil"/>
          <w:insideV w:val="nil"/>
        </w:tcBorders>
        <w:shd w:val="clear" w:color="auto" w:fill="FFFFFF" w:themeFill="background1"/>
      </w:tcPr>
    </w:tblStylePr>
    <w:tblStylePr w:type="lastCol">
      <w:tblPr/>
      <w:tcPr>
        <w:tcBorders>
          <w:top w:val="nil"/>
          <w:left w:val="single" w:sz="8" w:space="0" w:color="10CF9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top w:val="nil"/>
          <w:bottom w:val="nil"/>
          <w:insideH w:val="nil"/>
          <w:insideV w:val="nil"/>
        </w:tcBorders>
        <w:shd w:val="clear" w:color="auto" w:fill="BDFA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00B050" w:themeColor="accent5"/>
        <w:left w:val="single" w:sz="8" w:space="0" w:color="00B050" w:themeColor="accent5"/>
        <w:bottom w:val="single" w:sz="8" w:space="0" w:color="00B050" w:themeColor="accent5"/>
        <w:right w:val="single" w:sz="8" w:space="0" w:color="00B050"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00B050" w:themeColor="accent5"/>
          <w:right w:val="nil"/>
          <w:insideH w:val="nil"/>
          <w:insideV w:val="nil"/>
        </w:tcBorders>
        <w:shd w:val="clear" w:color="auto" w:fill="FFFFFF" w:themeFill="background1"/>
      </w:tcPr>
    </w:tblStylePr>
    <w:tblStylePr w:type="lastRow">
      <w:tblPr/>
      <w:tcPr>
        <w:tcBorders>
          <w:top w:val="single" w:sz="8" w:space="0" w:color="00B05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050" w:themeColor="accent5"/>
          <w:insideH w:val="nil"/>
          <w:insideV w:val="nil"/>
        </w:tcBorders>
        <w:shd w:val="clear" w:color="auto" w:fill="FFFFFF" w:themeFill="background1"/>
      </w:tcPr>
    </w:tblStylePr>
    <w:tblStylePr w:type="lastCol">
      <w:tblPr/>
      <w:tcPr>
        <w:tcBorders>
          <w:top w:val="nil"/>
          <w:left w:val="single" w:sz="8" w:space="0" w:color="00B05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FD1" w:themeFill="accent5" w:themeFillTint="3F"/>
      </w:tcPr>
    </w:tblStylePr>
    <w:tblStylePr w:type="band1Horz">
      <w:tblPr/>
      <w:tcPr>
        <w:tcBorders>
          <w:top w:val="nil"/>
          <w:bottom w:val="nil"/>
          <w:insideH w:val="nil"/>
          <w:insideV w:val="nil"/>
        </w:tcBorders>
        <w:shd w:val="clear" w:color="auto" w:fill="ACFF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32DEB"/>
    <w:pPr>
      <w:spacing w:before="40"/>
    </w:pPr>
    <w:rPr>
      <w:rFonts w:asciiTheme="majorHAnsi" w:eastAsiaTheme="majorEastAsia" w:hAnsiTheme="majorHAnsi" w:cstheme="majorBidi"/>
      <w:color w:val="000000" w:themeColor="text1"/>
      <w:kern w:val="20"/>
      <w:sz w:val="24"/>
      <w:lang w:eastAsia="ja-JP" w:bidi="ar-SA"/>
    </w:r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A5C249" w:themeColor="accent6"/>
          <w:right w:val="nil"/>
          <w:insideH w:val="nil"/>
          <w:insideV w:val="nil"/>
        </w:tcBorders>
        <w:shd w:val="clear" w:color="auto" w:fill="FFFFFF" w:themeFill="background1"/>
      </w:tcPr>
    </w:tblStylePr>
    <w:tblStylePr w:type="lastRow">
      <w:tblPr/>
      <w:tcPr>
        <w:tcBorders>
          <w:top w:val="single" w:sz="8" w:space="0" w:color="A5C24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C249" w:themeColor="accent6"/>
          <w:insideH w:val="nil"/>
          <w:insideV w:val="nil"/>
        </w:tcBorders>
        <w:shd w:val="clear" w:color="auto" w:fill="FFFFFF" w:themeFill="background1"/>
      </w:tcPr>
    </w:tblStylePr>
    <w:tblStylePr w:type="lastCol">
      <w:tblPr/>
      <w:tcPr>
        <w:tcBorders>
          <w:top w:val="nil"/>
          <w:left w:val="single" w:sz="8" w:space="0" w:color="A5C24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top w:val="nil"/>
          <w:bottom w:val="nil"/>
          <w:insideH w:val="nil"/>
          <w:insideV w:val="nil"/>
        </w:tcBorders>
        <w:shd w:val="clear" w:color="auto" w:fill="E8F0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shd w:val="clear" w:color="auto" w:fill="0BD0D9" w:themeFill="accent3"/>
      </w:tcPr>
    </w:tblStylePr>
    <w:tblStylePr w:type="lastRow">
      <w:pPr>
        <w:spacing w:before="0" w:after="0" w:line="240" w:lineRule="auto"/>
      </w:pPr>
      <w:rPr>
        <w:b/>
        <w:bCs/>
      </w:rPr>
      <w:tblPr/>
      <w:tcPr>
        <w:tcBorders>
          <w:top w:val="double" w:sz="6"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8FB" w:themeFill="accent3" w:themeFillTint="3F"/>
      </w:tcPr>
    </w:tblStylePr>
    <w:tblStylePr w:type="band1Horz">
      <w:tblPr/>
      <w:tcPr>
        <w:tcBorders>
          <w:insideH w:val="nil"/>
          <w:insideV w:val="nil"/>
        </w:tcBorders>
        <w:shd w:val="clear" w:color="auto" w:fill="BCF8FB"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shd w:val="clear" w:color="auto" w:fill="10CF9B" w:themeFill="accent4"/>
      </w:tcPr>
    </w:tblStylePr>
    <w:tblStylePr w:type="lastRow">
      <w:pPr>
        <w:spacing w:before="0" w:after="0" w:line="240" w:lineRule="auto"/>
      </w:pPr>
      <w:rPr>
        <w:b/>
        <w:bCs/>
      </w:rPr>
      <w:tblPr/>
      <w:tcPr>
        <w:tcBorders>
          <w:top w:val="double" w:sz="6"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FAE9" w:themeFill="accent4" w:themeFillTint="3F"/>
      </w:tcPr>
    </w:tblStylePr>
    <w:tblStylePr w:type="band1Horz">
      <w:tblPr/>
      <w:tcPr>
        <w:tcBorders>
          <w:insideH w:val="nil"/>
          <w:insideV w:val="nil"/>
        </w:tcBorders>
        <w:shd w:val="clear" w:color="auto" w:fill="BDFA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04FF75" w:themeColor="accent5" w:themeTint="BF"/>
        <w:left w:val="single" w:sz="8" w:space="0" w:color="04FF75" w:themeColor="accent5" w:themeTint="BF"/>
        <w:bottom w:val="single" w:sz="8" w:space="0" w:color="04FF75" w:themeColor="accent5" w:themeTint="BF"/>
        <w:right w:val="single" w:sz="8" w:space="0" w:color="04FF75" w:themeColor="accent5" w:themeTint="BF"/>
        <w:insideH w:val="single" w:sz="8" w:space="0" w:color="04FF7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4FF75" w:themeColor="accent5" w:themeTint="BF"/>
          <w:left w:val="single" w:sz="8" w:space="0" w:color="04FF75" w:themeColor="accent5" w:themeTint="BF"/>
          <w:bottom w:val="single" w:sz="8" w:space="0" w:color="04FF75" w:themeColor="accent5" w:themeTint="BF"/>
          <w:right w:val="single" w:sz="8" w:space="0" w:color="04FF75" w:themeColor="accent5" w:themeTint="BF"/>
          <w:insideH w:val="nil"/>
          <w:insideV w:val="nil"/>
        </w:tcBorders>
        <w:shd w:val="clear" w:color="auto" w:fill="00B050" w:themeFill="accent5"/>
      </w:tcPr>
    </w:tblStylePr>
    <w:tblStylePr w:type="lastRow">
      <w:pPr>
        <w:spacing w:before="0" w:after="0" w:line="240" w:lineRule="auto"/>
      </w:pPr>
      <w:rPr>
        <w:b/>
        <w:bCs/>
      </w:rPr>
      <w:tblPr/>
      <w:tcPr>
        <w:tcBorders>
          <w:top w:val="double" w:sz="6" w:space="0" w:color="04FF75" w:themeColor="accent5" w:themeTint="BF"/>
          <w:left w:val="single" w:sz="8" w:space="0" w:color="04FF75" w:themeColor="accent5" w:themeTint="BF"/>
          <w:bottom w:val="single" w:sz="8" w:space="0" w:color="04FF75" w:themeColor="accent5" w:themeTint="BF"/>
          <w:right w:val="single" w:sz="8" w:space="0" w:color="04FF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ACFFD1" w:themeFill="accent5" w:themeFillTint="3F"/>
      </w:tcPr>
    </w:tblStylePr>
    <w:tblStylePr w:type="band1Horz">
      <w:tblPr/>
      <w:tcPr>
        <w:tcBorders>
          <w:insideH w:val="nil"/>
          <w:insideV w:val="nil"/>
        </w:tcBorders>
        <w:shd w:val="clear" w:color="auto" w:fill="ACFFD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shd w:val="clear" w:color="auto" w:fill="A5C249" w:themeFill="accent6"/>
      </w:tcPr>
    </w:tblStylePr>
    <w:tblStylePr w:type="lastRow">
      <w:pPr>
        <w:spacing w:before="0" w:after="0" w:line="240" w:lineRule="auto"/>
      </w:pPr>
      <w:rPr>
        <w:b/>
        <w:bCs/>
      </w:rPr>
      <w:tblPr/>
      <w:tcPr>
        <w:tcBorders>
          <w:top w:val="double" w:sz="6"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tcPr>
    </w:tblStylePr>
    <w:tblStylePr w:type="firstCol">
      <w:rPr>
        <w:b/>
        <w:bCs/>
      </w:rPr>
    </w:tblStylePr>
    <w:tblStylePr w:type="lastCol">
      <w:rPr>
        <w:b/>
        <w:bCs/>
      </w:rPr>
    </w:tblStylePr>
    <w:tblStylePr w:type="band1Vert">
      <w:tblPr/>
      <w:tcPr>
        <w:shd w:val="clear" w:color="auto" w:fill="E8F0D1" w:themeFill="accent6" w:themeFillTint="3F"/>
      </w:tcPr>
    </w:tblStylePr>
    <w:tblStylePr w:type="band1Horz">
      <w:tblPr/>
      <w:tcPr>
        <w:tcBorders>
          <w:insideH w:val="nil"/>
          <w:insideV w:val="nil"/>
        </w:tcBorders>
        <w:shd w:val="clear" w:color="auto" w:fill="E8F0D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CF9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0CF9B" w:themeFill="accent4"/>
      </w:tcPr>
    </w:tblStylePr>
    <w:tblStylePr w:type="lastCol">
      <w:rPr>
        <w:b/>
        <w:bCs/>
        <w:color w:val="FFFFFF" w:themeColor="background1"/>
      </w:rPr>
      <w:tblPr/>
      <w:tcPr>
        <w:tcBorders>
          <w:left w:val="nil"/>
          <w:right w:val="nil"/>
          <w:insideH w:val="nil"/>
          <w:insideV w:val="nil"/>
        </w:tcBorders>
        <w:shd w:val="clear" w:color="auto" w:fill="10CF9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05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B050" w:themeFill="accent5"/>
      </w:tcPr>
    </w:tblStylePr>
    <w:tblStylePr w:type="lastCol">
      <w:rPr>
        <w:b/>
        <w:bCs/>
        <w:color w:val="FFFFFF" w:themeColor="background1"/>
      </w:rPr>
      <w:tblPr/>
      <w:tcPr>
        <w:tcBorders>
          <w:left w:val="nil"/>
          <w:right w:val="nil"/>
          <w:insideH w:val="nil"/>
          <w:insideV w:val="nil"/>
        </w:tcBorders>
        <w:shd w:val="clear" w:color="auto" w:fill="00B05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C2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C249" w:themeFill="accent6"/>
      </w:tcPr>
    </w:tblStylePr>
    <w:tblStylePr w:type="lastCol">
      <w:rPr>
        <w:b/>
        <w:bCs/>
        <w:color w:val="FFFFFF" w:themeColor="background1"/>
      </w:rPr>
      <w:tblPr/>
      <w:tcPr>
        <w:tcBorders>
          <w:left w:val="nil"/>
          <w:right w:val="nil"/>
          <w:insideH w:val="nil"/>
          <w:insideV w:val="nil"/>
        </w:tcBorders>
        <w:shd w:val="clear" w:color="auto" w:fill="A5C2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unhideWhenUsed/>
    <w:rsid w:val="00932DEB"/>
    <w:pPr>
      <w:pBdr>
        <w:top w:val="single" w:sz="6" w:space="1" w:color="auto"/>
        <w:left w:val="single" w:sz="6" w:space="1" w:color="auto"/>
        <w:bottom w:val="single" w:sz="6" w:space="1" w:color="auto"/>
        <w:right w:val="single" w:sz="6" w:space="1" w:color="auto"/>
      </w:pBdr>
      <w:shd w:val="pct20" w:color="auto" w:fill="auto"/>
      <w:ind w:left="1080" w:hanging="1080"/>
      <w:contextualSpacing/>
    </w:pPr>
    <w:rPr>
      <w:rFonts w:asciiTheme="majorHAnsi" w:eastAsiaTheme="majorEastAsia" w:hAnsiTheme="majorHAnsi" w:cstheme="majorBidi"/>
      <w:color w:val="07AAD7" w:themeColor="text2" w:themeTint="BF"/>
      <w:kern w:val="20"/>
      <w:sz w:val="22"/>
      <w:szCs w:val="20"/>
      <w:lang w:eastAsia="ja-JP" w:bidi="ar-SA"/>
    </w:rPr>
  </w:style>
  <w:style w:type="character" w:customStyle="1" w:styleId="MessageHeaderChar">
    <w:name w:val="Message Header Char"/>
    <w:basedOn w:val="DefaultParagraphFont"/>
    <w:link w:val="MessageHeader"/>
    <w:uiPriority w:val="99"/>
    <w:rsid w:val="00932DEB"/>
    <w:rPr>
      <w:rFonts w:asciiTheme="majorHAnsi" w:eastAsiaTheme="majorEastAsia" w:hAnsiTheme="majorHAnsi" w:cstheme="majorBidi"/>
      <w:color w:val="07AAD7" w:themeColor="text2" w:themeTint="BF"/>
      <w:kern w:val="20"/>
      <w:sz w:val="22"/>
      <w:shd w:val="pct20" w:color="auto" w:fill="auto"/>
      <w:lang w:eastAsia="ja-JP" w:bidi="ar-SA"/>
    </w:rPr>
  </w:style>
  <w:style w:type="paragraph" w:styleId="NormalIndent">
    <w:name w:val="Normal Indent"/>
    <w:basedOn w:val="Normal"/>
    <w:uiPriority w:val="99"/>
    <w:unhideWhenUsed/>
    <w:rsid w:val="00932DEB"/>
    <w:pPr>
      <w:spacing w:line="288" w:lineRule="auto"/>
      <w:ind w:left="720"/>
      <w:contextualSpacing/>
    </w:pPr>
    <w:rPr>
      <w:rFonts w:ascii="Tahoma" w:eastAsiaTheme="minorHAnsi" w:hAnsi="Tahoma" w:cstheme="minorBidi"/>
      <w:color w:val="07AAD7" w:themeColor="text2" w:themeTint="BF"/>
      <w:kern w:val="20"/>
      <w:sz w:val="22"/>
      <w:szCs w:val="20"/>
      <w:lang w:eastAsia="ja-JP" w:bidi="ar-SA"/>
    </w:rPr>
  </w:style>
  <w:style w:type="character" w:customStyle="1" w:styleId="NoteHeadingChar">
    <w:name w:val="Note Heading Char"/>
    <w:basedOn w:val="DefaultParagraphFont"/>
    <w:link w:val="NoteHeading"/>
    <w:uiPriority w:val="99"/>
    <w:rsid w:val="00932DEB"/>
    <w:rPr>
      <w:sz w:val="22"/>
      <w:szCs w:val="22"/>
    </w:rPr>
  </w:style>
  <w:style w:type="paragraph" w:styleId="PlainText">
    <w:name w:val="Plain Text"/>
    <w:basedOn w:val="Normal"/>
    <w:link w:val="PlainTextChar"/>
    <w:uiPriority w:val="99"/>
    <w:unhideWhenUsed/>
    <w:rsid w:val="00932DEB"/>
    <w:pPr>
      <w:contextualSpacing/>
    </w:pPr>
    <w:rPr>
      <w:rFonts w:ascii="Consolas" w:eastAsiaTheme="minorHAnsi" w:hAnsi="Consolas" w:cs="Consolas"/>
      <w:color w:val="07AAD7" w:themeColor="text2" w:themeTint="BF"/>
      <w:kern w:val="20"/>
      <w:sz w:val="21"/>
      <w:szCs w:val="20"/>
      <w:lang w:eastAsia="ja-JP" w:bidi="ar-SA"/>
    </w:rPr>
  </w:style>
  <w:style w:type="character" w:customStyle="1" w:styleId="PlainTextChar">
    <w:name w:val="Plain Text Char"/>
    <w:basedOn w:val="DefaultParagraphFont"/>
    <w:link w:val="PlainText"/>
    <w:uiPriority w:val="99"/>
    <w:rsid w:val="00932DEB"/>
    <w:rPr>
      <w:rFonts w:ascii="Consolas" w:eastAsiaTheme="minorHAnsi" w:hAnsi="Consolas" w:cs="Consolas"/>
      <w:color w:val="07AAD7" w:themeColor="text2" w:themeTint="BF"/>
      <w:kern w:val="20"/>
      <w:sz w:val="21"/>
      <w:lang w:eastAsia="ja-JP" w:bidi="ar-SA"/>
    </w:rPr>
  </w:style>
  <w:style w:type="paragraph" w:styleId="Salutation">
    <w:name w:val="Salutation"/>
    <w:basedOn w:val="Normal"/>
    <w:next w:val="Normal"/>
    <w:link w:val="SalutationChar"/>
    <w:uiPriority w:val="99"/>
    <w:unhideWhenUsed/>
    <w:rsid w:val="00932DEB"/>
    <w:p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character" w:customStyle="1" w:styleId="SalutationChar">
    <w:name w:val="Salutation Char"/>
    <w:basedOn w:val="DefaultParagraphFont"/>
    <w:link w:val="Salutation"/>
    <w:uiPriority w:val="99"/>
    <w:rsid w:val="00932DEB"/>
    <w:rPr>
      <w:rFonts w:ascii="Tahoma" w:eastAsiaTheme="minorHAnsi" w:hAnsi="Tahoma" w:cstheme="minorBidi"/>
      <w:color w:val="07AAD7" w:themeColor="text2" w:themeTint="BF"/>
      <w:kern w:val="20"/>
      <w:sz w:val="22"/>
      <w:lang w:eastAsia="ja-JP" w:bidi="ar-SA"/>
    </w:rPr>
  </w:style>
  <w:style w:type="paragraph" w:styleId="Signature">
    <w:name w:val="Signature"/>
    <w:basedOn w:val="Normal"/>
    <w:link w:val="SignatureChar"/>
    <w:uiPriority w:val="20"/>
    <w:unhideWhenUsed/>
    <w:qFormat/>
    <w:rsid w:val="00932DEB"/>
    <w:pPr>
      <w:spacing w:before="720" w:line="312" w:lineRule="auto"/>
      <w:contextualSpacing/>
    </w:pPr>
    <w:rPr>
      <w:rFonts w:ascii="Tahoma" w:eastAsiaTheme="minorHAnsi" w:hAnsi="Tahoma" w:cstheme="minorBidi"/>
      <w:color w:val="07AAD7" w:themeColor="text2" w:themeTint="BF"/>
      <w:kern w:val="20"/>
      <w:sz w:val="22"/>
      <w:szCs w:val="20"/>
      <w:lang w:eastAsia="ja-JP" w:bidi="ar-SA"/>
    </w:rPr>
  </w:style>
  <w:style w:type="character" w:customStyle="1" w:styleId="SignatureChar">
    <w:name w:val="Signature Char"/>
    <w:basedOn w:val="DefaultParagraphFont"/>
    <w:link w:val="Signature"/>
    <w:uiPriority w:val="20"/>
    <w:rsid w:val="00932DEB"/>
    <w:rPr>
      <w:rFonts w:ascii="Tahoma" w:eastAsiaTheme="minorHAnsi" w:hAnsi="Tahoma" w:cstheme="minorBidi"/>
      <w:color w:val="07AAD7" w:themeColor="text2" w:themeTint="BF"/>
      <w:kern w:val="20"/>
      <w:sz w:val="22"/>
      <w:lang w:eastAsia="ja-JP" w:bidi="ar-SA"/>
    </w:rPr>
  </w:style>
  <w:style w:type="character" w:styleId="Strong">
    <w:name w:val="Strong"/>
    <w:basedOn w:val="DefaultParagraphFont"/>
    <w:uiPriority w:val="1"/>
    <w:unhideWhenUsed/>
    <w:qFormat/>
    <w:rsid w:val="00932DEB"/>
    <w:rPr>
      <w:b/>
      <w:bCs/>
    </w:rPr>
  </w:style>
  <w:style w:type="character" w:styleId="SubtleEmphasis">
    <w:name w:val="Subtle Emphasis"/>
    <w:basedOn w:val="DefaultParagraphFont"/>
    <w:uiPriority w:val="19"/>
    <w:unhideWhenUsed/>
    <w:rsid w:val="00932DEB"/>
    <w:rPr>
      <w:i/>
      <w:iCs/>
      <w:color w:val="808080" w:themeColor="text1" w:themeTint="7F"/>
    </w:rPr>
  </w:style>
  <w:style w:type="character" w:styleId="SubtleReference">
    <w:name w:val="Subtle Reference"/>
    <w:basedOn w:val="DefaultParagraphFont"/>
    <w:uiPriority w:val="31"/>
    <w:unhideWhenUsed/>
    <w:rsid w:val="00932DEB"/>
    <w:rPr>
      <w:smallCaps/>
      <w:color w:val="009DD9" w:themeColor="accent2"/>
      <w:u w:val="single"/>
    </w:rPr>
  </w:style>
  <w:style w:type="table" w:styleId="Table3Deffects1">
    <w:name w:val="Table 3D effects 1"/>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unhideWhenUsed/>
    <w:rsid w:val="00932DEB"/>
    <w:pPr>
      <w:spacing w:before="40" w:after="160" w:line="300" w:lineRule="auto"/>
    </w:pPr>
    <w:rPr>
      <w:rFonts w:ascii="Tahoma" w:eastAsiaTheme="minorHAnsi" w:hAnsi="Tahoma" w:cstheme="minorBidi"/>
      <w:color w:val="000080"/>
      <w:kern w:val="20"/>
      <w:sz w:val="24"/>
      <w:lang w:eastAsia="ja-JP" w:bidi="ar-SA"/>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unhideWhenUsed/>
    <w:rsid w:val="00932DEB"/>
    <w:pPr>
      <w:spacing w:before="40" w:after="160" w:line="300" w:lineRule="auto"/>
    </w:pPr>
    <w:rPr>
      <w:rFonts w:ascii="Tahoma" w:eastAsiaTheme="minorHAnsi" w:hAnsi="Tahoma" w:cstheme="minorBidi"/>
      <w:color w:val="FFFFFF"/>
      <w:kern w:val="20"/>
      <w:sz w:val="24"/>
      <w:lang w:eastAsia="ja-JP" w:bidi="ar-SA"/>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unhideWhenUsed/>
    <w:rsid w:val="00932DEB"/>
    <w:pPr>
      <w:spacing w:before="40" w:after="160" w:line="300" w:lineRule="auto"/>
    </w:pPr>
    <w:rPr>
      <w:rFonts w:ascii="Tahoma" w:eastAsiaTheme="minorHAnsi" w:hAnsi="Tahoma" w:cstheme="minorBidi"/>
      <w:b/>
      <w:bCs/>
      <w:kern w:val="20"/>
      <w:sz w:val="24"/>
      <w:lang w:eastAsia="ja-JP" w:bidi="ar-SA"/>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unhideWhenUsed/>
    <w:rsid w:val="00932DEB"/>
    <w:pPr>
      <w:spacing w:before="40" w:after="160" w:line="300" w:lineRule="auto"/>
    </w:pPr>
    <w:rPr>
      <w:rFonts w:ascii="Tahoma" w:eastAsiaTheme="minorHAnsi" w:hAnsi="Tahoma" w:cstheme="minorBidi"/>
      <w:b/>
      <w:bCs/>
      <w:kern w:val="20"/>
      <w:sz w:val="24"/>
      <w:lang w:eastAsia="ja-JP" w:bidi="ar-SA"/>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unhideWhenUsed/>
    <w:rsid w:val="00932DEB"/>
    <w:pPr>
      <w:spacing w:before="40" w:after="160" w:line="300" w:lineRule="auto"/>
    </w:pPr>
    <w:rPr>
      <w:rFonts w:ascii="Tahoma" w:eastAsiaTheme="minorHAnsi" w:hAnsi="Tahoma" w:cstheme="minorBidi"/>
      <w:b/>
      <w:bCs/>
      <w:kern w:val="20"/>
      <w:sz w:val="24"/>
      <w:lang w:eastAsia="ja-JP" w:bidi="ar-SA"/>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unhideWhenUsed/>
    <w:rsid w:val="00932DEB"/>
    <w:pPr>
      <w:spacing w:before="40" w:after="160" w:line="300" w:lineRule="auto"/>
    </w:pPr>
    <w:rPr>
      <w:rFonts w:ascii="Tahoma" w:eastAsiaTheme="minorHAnsi" w:hAnsi="Tahoma" w:cstheme="minorBidi"/>
      <w:b/>
      <w:bCs/>
      <w:kern w:val="20"/>
      <w:sz w:val="24"/>
      <w:lang w:eastAsia="ja-JP" w:bidi="ar-SA"/>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unhideWhenUsed/>
    <w:rsid w:val="00932DEB"/>
    <w:pPr>
      <w:spacing w:line="288" w:lineRule="auto"/>
      <w:ind w:left="220" w:hanging="220"/>
      <w:contextualSpacing/>
    </w:pPr>
    <w:rPr>
      <w:rFonts w:ascii="Tahoma" w:eastAsiaTheme="minorHAnsi" w:hAnsi="Tahoma" w:cstheme="minorBidi"/>
      <w:color w:val="07AAD7" w:themeColor="text2" w:themeTint="BF"/>
      <w:kern w:val="20"/>
      <w:sz w:val="22"/>
      <w:szCs w:val="20"/>
      <w:lang w:eastAsia="ja-JP" w:bidi="ar-SA"/>
    </w:rPr>
  </w:style>
  <w:style w:type="paragraph" w:styleId="TableofFigures">
    <w:name w:val="table of figures"/>
    <w:basedOn w:val="Normal"/>
    <w:next w:val="Normal"/>
    <w:uiPriority w:val="99"/>
    <w:unhideWhenUsed/>
    <w:rsid w:val="00932DEB"/>
    <w:pPr>
      <w:spacing w:line="288" w:lineRule="auto"/>
      <w:contextualSpacing/>
    </w:pPr>
    <w:rPr>
      <w:rFonts w:ascii="Tahoma" w:eastAsiaTheme="minorHAnsi" w:hAnsi="Tahoma" w:cstheme="minorBidi"/>
      <w:color w:val="07AAD7" w:themeColor="text2" w:themeTint="BF"/>
      <w:kern w:val="20"/>
      <w:sz w:val="22"/>
      <w:szCs w:val="20"/>
      <w:lang w:eastAsia="ja-JP" w:bidi="ar-SA"/>
    </w:rPr>
  </w:style>
  <w:style w:type="table" w:styleId="TableProfessional">
    <w:name w:val="Table Professional"/>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32DEB"/>
    <w:pPr>
      <w:spacing w:before="40" w:after="160" w:line="300" w:lineRule="auto"/>
    </w:pPr>
    <w:rPr>
      <w:rFonts w:ascii="Tahoma" w:eastAsiaTheme="minorHAnsi" w:hAnsi="Tahoma" w:cstheme="minorBidi"/>
      <w:color w:val="07AAD7" w:themeColor="text2" w:themeTint="BF"/>
      <w:kern w:val="20"/>
      <w:sz w:val="24"/>
      <w:lang w:eastAsia="ja-JP"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32DEB"/>
    <w:pPr>
      <w:spacing w:before="40" w:after="160" w:line="300" w:lineRule="auto"/>
    </w:pPr>
    <w:rPr>
      <w:rFonts w:ascii="Tahoma" w:eastAsiaTheme="minorHAnsi" w:hAnsi="Tahoma" w:cstheme="minorBidi"/>
      <w:kern w:val="20"/>
      <w:sz w:val="24"/>
      <w:lang w:eastAsia="ja-JP" w:bidi="ar-SA"/>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unhideWhenUsed/>
    <w:rsid w:val="00932DEB"/>
    <w:pPr>
      <w:spacing w:before="120" w:line="288" w:lineRule="auto"/>
      <w:contextualSpacing/>
    </w:pPr>
    <w:rPr>
      <w:rFonts w:asciiTheme="majorHAnsi" w:eastAsiaTheme="majorEastAsia" w:hAnsiTheme="majorHAnsi" w:cstheme="majorBidi"/>
      <w:b/>
      <w:bCs/>
      <w:color w:val="07AAD7" w:themeColor="text2" w:themeTint="BF"/>
      <w:kern w:val="20"/>
      <w:sz w:val="22"/>
      <w:szCs w:val="20"/>
      <w:lang w:eastAsia="ja-JP" w:bidi="ar-SA"/>
    </w:rPr>
  </w:style>
  <w:style w:type="paragraph" w:styleId="TOCHeading">
    <w:name w:val="TOC Heading"/>
    <w:basedOn w:val="Heading1"/>
    <w:next w:val="Normal"/>
    <w:uiPriority w:val="39"/>
    <w:unhideWhenUsed/>
    <w:qFormat/>
    <w:rsid w:val="00932DEB"/>
    <w:pPr>
      <w:keepNext w:val="0"/>
      <w:pBdr>
        <w:bottom w:val="none" w:sz="0" w:space="0" w:color="auto"/>
      </w:pBdr>
      <w:tabs>
        <w:tab w:val="clear" w:pos="1440"/>
      </w:tabs>
      <w:spacing w:before="0" w:after="360"/>
      <w:ind w:left="432" w:hanging="432"/>
      <w:contextualSpacing/>
      <w:outlineLvl w:val="9"/>
    </w:pPr>
    <w:rPr>
      <w:rFonts w:eastAsiaTheme="minorHAnsi" w:cstheme="minorBidi"/>
      <w:b w:val="0"/>
      <w:bCs w:val="0"/>
      <w:smallCaps w:val="0"/>
      <w:color w:val="073763" w:themeColor="accent1" w:themeShade="80"/>
      <w:kern w:val="20"/>
      <w:sz w:val="36"/>
      <w:szCs w:val="20"/>
      <w:lang w:eastAsia="ja-JP" w:bidi="ar-SA"/>
    </w:rPr>
  </w:style>
  <w:style w:type="paragraph" w:customStyle="1" w:styleId="CompanyInfo">
    <w:name w:val="Company Info"/>
    <w:basedOn w:val="Normal"/>
    <w:uiPriority w:val="2"/>
    <w:qFormat/>
    <w:rsid w:val="00932DEB"/>
    <w:pPr>
      <w:spacing w:after="40" w:line="288" w:lineRule="auto"/>
      <w:contextualSpacing/>
    </w:pPr>
    <w:rPr>
      <w:rFonts w:ascii="Tahoma" w:eastAsiaTheme="minorHAnsi" w:hAnsi="Tahoma" w:cstheme="minorBidi"/>
      <w:color w:val="07AAD7" w:themeColor="text2" w:themeTint="BF"/>
      <w:kern w:val="20"/>
      <w:sz w:val="22"/>
      <w:szCs w:val="20"/>
      <w:lang w:eastAsia="ja-JP" w:bidi="ar-SA"/>
    </w:rPr>
  </w:style>
  <w:style w:type="table" w:customStyle="1" w:styleId="FinancialTable">
    <w:name w:val="Financial Table"/>
    <w:basedOn w:val="TableNormal"/>
    <w:uiPriority w:val="99"/>
    <w:rsid w:val="00932DEB"/>
    <w:pPr>
      <w:spacing w:before="40"/>
      <w:ind w:left="144" w:right="144"/>
      <w:jc w:val="right"/>
    </w:pPr>
    <w:rPr>
      <w:rFonts w:ascii="Tahoma" w:eastAsiaTheme="minorHAnsi" w:hAnsi="Tahoma" w:cstheme="minorBidi"/>
      <w:color w:val="07AAD7" w:themeColor="text2" w:themeTint="BF"/>
      <w:kern w:val="20"/>
      <w:sz w:val="24"/>
      <w:lang w:eastAsia="ja-JP" w:bidi="ar-SA"/>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0F6FC6" w:themeColor="accent1"/>
        <w:sz w:val="22"/>
      </w:rPr>
      <w:tblPr/>
      <w:tcPr>
        <w:vAlign w:val="bottom"/>
      </w:tcPr>
    </w:tblStylePr>
    <w:tblStylePr w:type="firstCol">
      <w:pPr>
        <w:wordWrap/>
        <w:jc w:val="left"/>
      </w:pPr>
      <w:rPr>
        <w:b/>
      </w:rPr>
    </w:tblStylePr>
  </w:style>
  <w:style w:type="numbering" w:customStyle="1" w:styleId="AnnualReport">
    <w:name w:val="Annual Report"/>
    <w:uiPriority w:val="99"/>
    <w:rsid w:val="00932DEB"/>
    <w:pPr>
      <w:numPr>
        <w:numId w:val="20"/>
      </w:numPr>
    </w:pPr>
  </w:style>
  <w:style w:type="paragraph" w:customStyle="1" w:styleId="Abstract">
    <w:name w:val="Abstract"/>
    <w:basedOn w:val="Normal"/>
    <w:uiPriority w:val="20"/>
    <w:qFormat/>
    <w:rsid w:val="00932DEB"/>
    <w:pPr>
      <w:spacing w:before="360"/>
      <w:ind w:left="432" w:right="1080"/>
      <w:contextualSpacing/>
    </w:pPr>
    <w:rPr>
      <w:rFonts w:ascii="Tahoma" w:eastAsiaTheme="minorHAnsi" w:hAnsi="Tahoma" w:cstheme="minorBidi"/>
      <w:i/>
      <w:iCs/>
      <w:color w:val="7F7F7F" w:themeColor="text1" w:themeTint="80"/>
      <w:kern w:val="20"/>
      <w:sz w:val="28"/>
      <w:szCs w:val="20"/>
      <w:lang w:eastAsia="ja-JP" w:bidi="ar-SA"/>
    </w:rPr>
  </w:style>
  <w:style w:type="paragraph" w:customStyle="1" w:styleId="TableText">
    <w:name w:val="Table Text"/>
    <w:basedOn w:val="Normal"/>
    <w:uiPriority w:val="10"/>
    <w:qFormat/>
    <w:rsid w:val="00932DEB"/>
    <w:pPr>
      <w:spacing w:before="60" w:after="60"/>
      <w:ind w:left="144" w:right="144"/>
      <w:contextualSpacing/>
    </w:pPr>
    <w:rPr>
      <w:rFonts w:ascii="Tahoma" w:eastAsiaTheme="minorHAnsi" w:hAnsi="Tahoma" w:cstheme="minorBidi"/>
      <w:color w:val="07AAD7" w:themeColor="text2" w:themeTint="BF"/>
      <w:kern w:val="20"/>
      <w:sz w:val="22"/>
      <w:szCs w:val="20"/>
      <w:lang w:eastAsia="ja-JP" w:bidi="ar-SA"/>
    </w:rPr>
  </w:style>
  <w:style w:type="paragraph" w:customStyle="1" w:styleId="TableReverseHeading">
    <w:name w:val="Table Reverse Heading"/>
    <w:basedOn w:val="Normal"/>
    <w:uiPriority w:val="10"/>
    <w:qFormat/>
    <w:rsid w:val="00932DEB"/>
    <w:pPr>
      <w:spacing w:after="40"/>
      <w:ind w:left="144" w:right="144"/>
      <w:contextualSpacing/>
    </w:pPr>
    <w:rPr>
      <w:rFonts w:asciiTheme="majorHAnsi" w:eastAsiaTheme="majorEastAsia" w:hAnsiTheme="majorHAnsi" w:cstheme="majorBidi"/>
      <w:caps/>
      <w:color w:val="FFFFFF" w:themeColor="background1"/>
      <w:kern w:val="20"/>
      <w:sz w:val="22"/>
      <w:szCs w:val="20"/>
      <w:lang w:eastAsia="ja-JP" w:bidi="ar-SA"/>
    </w:rPr>
  </w:style>
  <w:style w:type="paragraph" w:customStyle="1" w:styleId="HeaderShaded">
    <w:name w:val="Header Shaded"/>
    <w:basedOn w:val="Normal"/>
    <w:uiPriority w:val="99"/>
    <w:qFormat/>
    <w:rsid w:val="00932DEB"/>
    <w:pPr>
      <w:pBdr>
        <w:top w:val="single" w:sz="2" w:space="6" w:color="0F6FC6" w:themeColor="accent1"/>
        <w:left w:val="single" w:sz="2" w:space="20" w:color="0F6FC6" w:themeColor="accent1"/>
        <w:bottom w:val="single" w:sz="2" w:space="6" w:color="0F6FC6" w:themeColor="accent1"/>
        <w:right w:val="single" w:sz="2" w:space="20" w:color="0F6FC6" w:themeColor="accent1"/>
      </w:pBdr>
      <w:shd w:val="clear" w:color="auto" w:fill="0F6FC6" w:themeFill="accent1"/>
      <w:contextualSpacing/>
    </w:pPr>
    <w:rPr>
      <w:rFonts w:asciiTheme="majorHAnsi" w:eastAsiaTheme="majorEastAsia" w:hAnsiTheme="majorHAnsi" w:cstheme="majorBidi"/>
      <w:caps/>
      <w:color w:val="FFFFFF" w:themeColor="background1"/>
      <w:kern w:val="20"/>
      <w:sz w:val="40"/>
      <w:szCs w:val="20"/>
      <w:lang w:eastAsia="ja-JP" w:bidi="ar-SA"/>
    </w:rPr>
  </w:style>
  <w:style w:type="table" w:customStyle="1" w:styleId="ListTable3-Accent11">
    <w:name w:val="List Table 3 - Accent 11"/>
    <w:basedOn w:val="TableNormal"/>
    <w:uiPriority w:val="48"/>
    <w:rsid w:val="00932DEB"/>
    <w:pPr>
      <w:spacing w:before="40"/>
    </w:pPr>
    <w:rPr>
      <w:rFonts w:ascii="Tahoma" w:eastAsiaTheme="minorHAnsi" w:hAnsi="Tahoma" w:cstheme="minorBidi"/>
      <w:color w:val="07AAD7" w:themeColor="text2" w:themeTint="BF"/>
      <w:kern w:val="20"/>
      <w:sz w:val="24"/>
      <w:lang w:eastAsia="ja-JP" w:bidi="ar-SA"/>
    </w:rPr>
    <w:tblPr>
      <w:tblStyleRowBandSize w:val="1"/>
      <w:tblStyleColBandSize w:val="1"/>
      <w:tblInd w:w="0" w:type="dxa"/>
      <w:tblBorders>
        <w:top w:val="single" w:sz="4" w:space="0" w:color="0F6FC6" w:themeColor="accent1"/>
        <w:left w:val="single" w:sz="4" w:space="0" w:color="0F6FC6" w:themeColor="accent1"/>
        <w:bottom w:val="single" w:sz="4" w:space="0" w:color="0F6FC6" w:themeColor="accent1"/>
        <w:right w:val="single" w:sz="4" w:space="0" w:color="0F6FC6" w:themeColor="accent1"/>
      </w:tblBorders>
      <w:tblCellMar>
        <w:top w:w="0" w:type="dxa"/>
        <w:left w:w="108" w:type="dxa"/>
        <w:bottom w:w="0" w:type="dxa"/>
        <w:right w:w="108" w:type="dxa"/>
      </w:tblCellMar>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customStyle="1" w:styleId="Bullet1">
    <w:name w:val="Bullet 1"/>
    <w:basedOn w:val="Normal"/>
    <w:rsid w:val="00932DEB"/>
    <w:pPr>
      <w:numPr>
        <w:ilvl w:val="1"/>
        <w:numId w:val="24"/>
      </w:numPr>
      <w:tabs>
        <w:tab w:val="clear" w:pos="0"/>
        <w:tab w:val="num" w:pos="360"/>
      </w:tabs>
      <w:spacing w:after="120"/>
      <w:ind w:left="360"/>
      <w:contextualSpacing/>
    </w:pPr>
    <w:rPr>
      <w:rFonts w:ascii="Lucida Sans" w:eastAsiaTheme="minorHAnsi" w:hAnsi="Lucida Sans"/>
      <w:sz w:val="22"/>
      <w:szCs w:val="22"/>
      <w:lang w:eastAsia="ja-JP"/>
    </w:rPr>
  </w:style>
  <w:style w:type="paragraph" w:customStyle="1" w:styleId="TableTextRegular">
    <w:name w:val="Table Text Regular"/>
    <w:basedOn w:val="Normal"/>
    <w:rsid w:val="00932DEB"/>
    <w:pPr>
      <w:spacing w:after="120"/>
      <w:contextualSpacing/>
    </w:pPr>
    <w:rPr>
      <w:rFonts w:ascii="Lucida Sans" w:eastAsiaTheme="minorHAnsi" w:hAnsi="Lucida Sans"/>
      <w:sz w:val="18"/>
      <w:szCs w:val="18"/>
      <w:lang w:eastAsia="ja-JP"/>
    </w:rPr>
  </w:style>
  <w:style w:type="paragraph" w:customStyle="1" w:styleId="CellHeading">
    <w:name w:val="CellHeading"/>
    <w:uiPriority w:val="99"/>
    <w:rsid w:val="00932DEB"/>
    <w:pPr>
      <w:keepNext/>
      <w:spacing w:before="40" w:after="40" w:line="220" w:lineRule="atLeast"/>
      <w:jc w:val="center"/>
    </w:pPr>
    <w:rPr>
      <w:rFonts w:ascii="Helvetica" w:hAnsi="Helvetica"/>
      <w:b/>
      <w:color w:val="000000"/>
      <w:sz w:val="18"/>
      <w:szCs w:val="24"/>
      <w:lang w:bidi="ar-SA"/>
    </w:rPr>
  </w:style>
  <w:style w:type="paragraph" w:customStyle="1" w:styleId="CellBodyTahoma">
    <w:name w:val="CellBody + Tahoma"/>
    <w:basedOn w:val="Normal"/>
    <w:uiPriority w:val="99"/>
    <w:rsid w:val="00932DEB"/>
    <w:pPr>
      <w:spacing w:before="40" w:after="40" w:line="240" w:lineRule="atLeast"/>
    </w:pPr>
    <w:rPr>
      <w:rFonts w:ascii="Tahoma" w:hAnsi="Tahoma" w:cs="Tahoma"/>
      <w:color w:val="000000"/>
      <w:sz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653">
      <w:bodyDiv w:val="1"/>
      <w:marLeft w:val="0"/>
      <w:marRight w:val="0"/>
      <w:marTop w:val="0"/>
      <w:marBottom w:val="0"/>
      <w:divBdr>
        <w:top w:val="none" w:sz="0" w:space="0" w:color="auto"/>
        <w:left w:val="none" w:sz="0" w:space="0" w:color="auto"/>
        <w:bottom w:val="none" w:sz="0" w:space="0" w:color="auto"/>
        <w:right w:val="none" w:sz="0" w:space="0" w:color="auto"/>
      </w:divBdr>
    </w:div>
    <w:div w:id="43603653">
      <w:bodyDiv w:val="1"/>
      <w:marLeft w:val="0"/>
      <w:marRight w:val="0"/>
      <w:marTop w:val="0"/>
      <w:marBottom w:val="0"/>
      <w:divBdr>
        <w:top w:val="none" w:sz="0" w:space="0" w:color="auto"/>
        <w:left w:val="none" w:sz="0" w:space="0" w:color="auto"/>
        <w:bottom w:val="none" w:sz="0" w:space="0" w:color="auto"/>
        <w:right w:val="none" w:sz="0" w:space="0" w:color="auto"/>
      </w:divBdr>
    </w:div>
    <w:div w:id="56249301">
      <w:bodyDiv w:val="1"/>
      <w:marLeft w:val="0"/>
      <w:marRight w:val="0"/>
      <w:marTop w:val="0"/>
      <w:marBottom w:val="0"/>
      <w:divBdr>
        <w:top w:val="none" w:sz="0" w:space="0" w:color="auto"/>
        <w:left w:val="none" w:sz="0" w:space="0" w:color="auto"/>
        <w:bottom w:val="none" w:sz="0" w:space="0" w:color="auto"/>
        <w:right w:val="none" w:sz="0" w:space="0" w:color="auto"/>
      </w:divBdr>
    </w:div>
    <w:div w:id="60373139">
      <w:bodyDiv w:val="1"/>
      <w:marLeft w:val="0"/>
      <w:marRight w:val="0"/>
      <w:marTop w:val="0"/>
      <w:marBottom w:val="0"/>
      <w:divBdr>
        <w:top w:val="none" w:sz="0" w:space="0" w:color="auto"/>
        <w:left w:val="none" w:sz="0" w:space="0" w:color="auto"/>
        <w:bottom w:val="none" w:sz="0" w:space="0" w:color="auto"/>
        <w:right w:val="none" w:sz="0" w:space="0" w:color="auto"/>
      </w:divBdr>
    </w:div>
    <w:div w:id="106823913">
      <w:bodyDiv w:val="1"/>
      <w:marLeft w:val="0"/>
      <w:marRight w:val="0"/>
      <w:marTop w:val="0"/>
      <w:marBottom w:val="0"/>
      <w:divBdr>
        <w:top w:val="none" w:sz="0" w:space="0" w:color="auto"/>
        <w:left w:val="none" w:sz="0" w:space="0" w:color="auto"/>
        <w:bottom w:val="none" w:sz="0" w:space="0" w:color="auto"/>
        <w:right w:val="none" w:sz="0" w:space="0" w:color="auto"/>
      </w:divBdr>
      <w:divsChild>
        <w:div w:id="20329990">
          <w:marLeft w:val="1440"/>
          <w:marRight w:val="0"/>
          <w:marTop w:val="115"/>
          <w:marBottom w:val="0"/>
          <w:divBdr>
            <w:top w:val="none" w:sz="0" w:space="0" w:color="auto"/>
            <w:left w:val="none" w:sz="0" w:space="0" w:color="auto"/>
            <w:bottom w:val="none" w:sz="0" w:space="0" w:color="auto"/>
            <w:right w:val="none" w:sz="0" w:space="0" w:color="auto"/>
          </w:divBdr>
        </w:div>
        <w:div w:id="225724911">
          <w:marLeft w:val="634"/>
          <w:marRight w:val="0"/>
          <w:marTop w:val="280"/>
          <w:marBottom w:val="0"/>
          <w:divBdr>
            <w:top w:val="none" w:sz="0" w:space="0" w:color="auto"/>
            <w:left w:val="none" w:sz="0" w:space="0" w:color="auto"/>
            <w:bottom w:val="none" w:sz="0" w:space="0" w:color="auto"/>
            <w:right w:val="none" w:sz="0" w:space="0" w:color="auto"/>
          </w:divBdr>
        </w:div>
        <w:div w:id="450630605">
          <w:marLeft w:val="1440"/>
          <w:marRight w:val="0"/>
          <w:marTop w:val="115"/>
          <w:marBottom w:val="0"/>
          <w:divBdr>
            <w:top w:val="none" w:sz="0" w:space="0" w:color="auto"/>
            <w:left w:val="none" w:sz="0" w:space="0" w:color="auto"/>
            <w:bottom w:val="none" w:sz="0" w:space="0" w:color="auto"/>
            <w:right w:val="none" w:sz="0" w:space="0" w:color="auto"/>
          </w:divBdr>
        </w:div>
        <w:div w:id="743263272">
          <w:marLeft w:val="1440"/>
          <w:marRight w:val="0"/>
          <w:marTop w:val="115"/>
          <w:marBottom w:val="0"/>
          <w:divBdr>
            <w:top w:val="none" w:sz="0" w:space="0" w:color="auto"/>
            <w:left w:val="none" w:sz="0" w:space="0" w:color="auto"/>
            <w:bottom w:val="none" w:sz="0" w:space="0" w:color="auto"/>
            <w:right w:val="none" w:sz="0" w:space="0" w:color="auto"/>
          </w:divBdr>
        </w:div>
        <w:div w:id="1126661388">
          <w:marLeft w:val="1440"/>
          <w:marRight w:val="0"/>
          <w:marTop w:val="115"/>
          <w:marBottom w:val="0"/>
          <w:divBdr>
            <w:top w:val="none" w:sz="0" w:space="0" w:color="auto"/>
            <w:left w:val="none" w:sz="0" w:space="0" w:color="auto"/>
            <w:bottom w:val="none" w:sz="0" w:space="0" w:color="auto"/>
            <w:right w:val="none" w:sz="0" w:space="0" w:color="auto"/>
          </w:divBdr>
        </w:div>
        <w:div w:id="1153910599">
          <w:marLeft w:val="1440"/>
          <w:marRight w:val="0"/>
          <w:marTop w:val="115"/>
          <w:marBottom w:val="0"/>
          <w:divBdr>
            <w:top w:val="none" w:sz="0" w:space="0" w:color="auto"/>
            <w:left w:val="none" w:sz="0" w:space="0" w:color="auto"/>
            <w:bottom w:val="none" w:sz="0" w:space="0" w:color="auto"/>
            <w:right w:val="none" w:sz="0" w:space="0" w:color="auto"/>
          </w:divBdr>
        </w:div>
        <w:div w:id="1557739869">
          <w:marLeft w:val="1440"/>
          <w:marRight w:val="0"/>
          <w:marTop w:val="115"/>
          <w:marBottom w:val="0"/>
          <w:divBdr>
            <w:top w:val="none" w:sz="0" w:space="0" w:color="auto"/>
            <w:left w:val="none" w:sz="0" w:space="0" w:color="auto"/>
            <w:bottom w:val="none" w:sz="0" w:space="0" w:color="auto"/>
            <w:right w:val="none" w:sz="0" w:space="0" w:color="auto"/>
          </w:divBdr>
        </w:div>
        <w:div w:id="1803378781">
          <w:marLeft w:val="1440"/>
          <w:marRight w:val="0"/>
          <w:marTop w:val="115"/>
          <w:marBottom w:val="0"/>
          <w:divBdr>
            <w:top w:val="none" w:sz="0" w:space="0" w:color="auto"/>
            <w:left w:val="none" w:sz="0" w:space="0" w:color="auto"/>
            <w:bottom w:val="none" w:sz="0" w:space="0" w:color="auto"/>
            <w:right w:val="none" w:sz="0" w:space="0" w:color="auto"/>
          </w:divBdr>
        </w:div>
        <w:div w:id="1981566860">
          <w:marLeft w:val="634"/>
          <w:marRight w:val="0"/>
          <w:marTop w:val="280"/>
          <w:marBottom w:val="0"/>
          <w:divBdr>
            <w:top w:val="none" w:sz="0" w:space="0" w:color="auto"/>
            <w:left w:val="none" w:sz="0" w:space="0" w:color="auto"/>
            <w:bottom w:val="none" w:sz="0" w:space="0" w:color="auto"/>
            <w:right w:val="none" w:sz="0" w:space="0" w:color="auto"/>
          </w:divBdr>
        </w:div>
      </w:divsChild>
    </w:div>
    <w:div w:id="128598967">
      <w:bodyDiv w:val="1"/>
      <w:marLeft w:val="0"/>
      <w:marRight w:val="0"/>
      <w:marTop w:val="0"/>
      <w:marBottom w:val="0"/>
      <w:divBdr>
        <w:top w:val="none" w:sz="0" w:space="0" w:color="auto"/>
        <w:left w:val="none" w:sz="0" w:space="0" w:color="auto"/>
        <w:bottom w:val="none" w:sz="0" w:space="0" w:color="auto"/>
        <w:right w:val="none" w:sz="0" w:space="0" w:color="auto"/>
      </w:divBdr>
    </w:div>
    <w:div w:id="158664535">
      <w:bodyDiv w:val="1"/>
      <w:marLeft w:val="0"/>
      <w:marRight w:val="0"/>
      <w:marTop w:val="0"/>
      <w:marBottom w:val="0"/>
      <w:divBdr>
        <w:top w:val="none" w:sz="0" w:space="0" w:color="auto"/>
        <w:left w:val="none" w:sz="0" w:space="0" w:color="auto"/>
        <w:bottom w:val="none" w:sz="0" w:space="0" w:color="auto"/>
        <w:right w:val="none" w:sz="0" w:space="0" w:color="auto"/>
      </w:divBdr>
      <w:divsChild>
        <w:div w:id="499274614">
          <w:marLeft w:val="634"/>
          <w:marRight w:val="0"/>
          <w:marTop w:val="280"/>
          <w:marBottom w:val="0"/>
          <w:divBdr>
            <w:top w:val="none" w:sz="0" w:space="0" w:color="auto"/>
            <w:left w:val="none" w:sz="0" w:space="0" w:color="auto"/>
            <w:bottom w:val="none" w:sz="0" w:space="0" w:color="auto"/>
            <w:right w:val="none" w:sz="0" w:space="0" w:color="auto"/>
          </w:divBdr>
        </w:div>
        <w:div w:id="1348294365">
          <w:marLeft w:val="1440"/>
          <w:marRight w:val="0"/>
          <w:marTop w:val="115"/>
          <w:marBottom w:val="0"/>
          <w:divBdr>
            <w:top w:val="none" w:sz="0" w:space="0" w:color="auto"/>
            <w:left w:val="none" w:sz="0" w:space="0" w:color="auto"/>
            <w:bottom w:val="none" w:sz="0" w:space="0" w:color="auto"/>
            <w:right w:val="none" w:sz="0" w:space="0" w:color="auto"/>
          </w:divBdr>
        </w:div>
        <w:div w:id="1391228864">
          <w:marLeft w:val="634"/>
          <w:marRight w:val="0"/>
          <w:marTop w:val="280"/>
          <w:marBottom w:val="0"/>
          <w:divBdr>
            <w:top w:val="none" w:sz="0" w:space="0" w:color="auto"/>
            <w:left w:val="none" w:sz="0" w:space="0" w:color="auto"/>
            <w:bottom w:val="none" w:sz="0" w:space="0" w:color="auto"/>
            <w:right w:val="none" w:sz="0" w:space="0" w:color="auto"/>
          </w:divBdr>
        </w:div>
        <w:div w:id="2031488470">
          <w:marLeft w:val="634"/>
          <w:marRight w:val="0"/>
          <w:marTop w:val="280"/>
          <w:marBottom w:val="0"/>
          <w:divBdr>
            <w:top w:val="none" w:sz="0" w:space="0" w:color="auto"/>
            <w:left w:val="none" w:sz="0" w:space="0" w:color="auto"/>
            <w:bottom w:val="none" w:sz="0" w:space="0" w:color="auto"/>
            <w:right w:val="none" w:sz="0" w:space="0" w:color="auto"/>
          </w:divBdr>
        </w:div>
      </w:divsChild>
    </w:div>
    <w:div w:id="164176426">
      <w:bodyDiv w:val="1"/>
      <w:marLeft w:val="0"/>
      <w:marRight w:val="0"/>
      <w:marTop w:val="0"/>
      <w:marBottom w:val="0"/>
      <w:divBdr>
        <w:top w:val="none" w:sz="0" w:space="0" w:color="auto"/>
        <w:left w:val="none" w:sz="0" w:space="0" w:color="auto"/>
        <w:bottom w:val="none" w:sz="0" w:space="0" w:color="auto"/>
        <w:right w:val="none" w:sz="0" w:space="0" w:color="auto"/>
      </w:divBdr>
    </w:div>
    <w:div w:id="224872653">
      <w:bodyDiv w:val="1"/>
      <w:marLeft w:val="0"/>
      <w:marRight w:val="0"/>
      <w:marTop w:val="0"/>
      <w:marBottom w:val="0"/>
      <w:divBdr>
        <w:top w:val="none" w:sz="0" w:space="0" w:color="auto"/>
        <w:left w:val="none" w:sz="0" w:space="0" w:color="auto"/>
        <w:bottom w:val="none" w:sz="0" w:space="0" w:color="auto"/>
        <w:right w:val="none" w:sz="0" w:space="0" w:color="auto"/>
      </w:divBdr>
    </w:div>
    <w:div w:id="237595273">
      <w:bodyDiv w:val="1"/>
      <w:marLeft w:val="0"/>
      <w:marRight w:val="0"/>
      <w:marTop w:val="0"/>
      <w:marBottom w:val="0"/>
      <w:divBdr>
        <w:top w:val="none" w:sz="0" w:space="0" w:color="auto"/>
        <w:left w:val="none" w:sz="0" w:space="0" w:color="auto"/>
        <w:bottom w:val="none" w:sz="0" w:space="0" w:color="auto"/>
        <w:right w:val="none" w:sz="0" w:space="0" w:color="auto"/>
      </w:divBdr>
      <w:divsChild>
        <w:div w:id="36666601">
          <w:marLeft w:val="-960"/>
          <w:marRight w:val="0"/>
          <w:marTop w:val="0"/>
          <w:marBottom w:val="0"/>
          <w:divBdr>
            <w:top w:val="none" w:sz="0" w:space="0" w:color="auto"/>
            <w:left w:val="none" w:sz="0" w:space="0" w:color="auto"/>
            <w:bottom w:val="none" w:sz="0" w:space="0" w:color="auto"/>
            <w:right w:val="none" w:sz="0" w:space="0" w:color="auto"/>
          </w:divBdr>
        </w:div>
        <w:div w:id="885678873">
          <w:marLeft w:val="0"/>
          <w:marRight w:val="0"/>
          <w:marTop w:val="0"/>
          <w:marBottom w:val="0"/>
          <w:divBdr>
            <w:top w:val="none" w:sz="0" w:space="0" w:color="auto"/>
            <w:left w:val="none" w:sz="0" w:space="0" w:color="auto"/>
            <w:bottom w:val="none" w:sz="0" w:space="0" w:color="auto"/>
            <w:right w:val="none" w:sz="0" w:space="0" w:color="auto"/>
          </w:divBdr>
        </w:div>
        <w:div w:id="1831674829">
          <w:marLeft w:val="0"/>
          <w:marRight w:val="0"/>
          <w:marTop w:val="0"/>
          <w:marBottom w:val="0"/>
          <w:divBdr>
            <w:top w:val="none" w:sz="0" w:space="0" w:color="auto"/>
            <w:left w:val="none" w:sz="0" w:space="0" w:color="auto"/>
            <w:bottom w:val="none" w:sz="0" w:space="0" w:color="auto"/>
            <w:right w:val="none" w:sz="0" w:space="0" w:color="auto"/>
          </w:divBdr>
        </w:div>
      </w:divsChild>
    </w:div>
    <w:div w:id="295069488">
      <w:bodyDiv w:val="1"/>
      <w:marLeft w:val="0"/>
      <w:marRight w:val="0"/>
      <w:marTop w:val="0"/>
      <w:marBottom w:val="0"/>
      <w:divBdr>
        <w:top w:val="none" w:sz="0" w:space="0" w:color="auto"/>
        <w:left w:val="none" w:sz="0" w:space="0" w:color="auto"/>
        <w:bottom w:val="none" w:sz="0" w:space="0" w:color="auto"/>
        <w:right w:val="none" w:sz="0" w:space="0" w:color="auto"/>
      </w:divBdr>
    </w:div>
    <w:div w:id="330110547">
      <w:bodyDiv w:val="1"/>
      <w:marLeft w:val="0"/>
      <w:marRight w:val="0"/>
      <w:marTop w:val="0"/>
      <w:marBottom w:val="0"/>
      <w:divBdr>
        <w:top w:val="none" w:sz="0" w:space="0" w:color="auto"/>
        <w:left w:val="none" w:sz="0" w:space="0" w:color="auto"/>
        <w:bottom w:val="none" w:sz="0" w:space="0" w:color="auto"/>
        <w:right w:val="none" w:sz="0" w:space="0" w:color="auto"/>
      </w:divBdr>
      <w:divsChild>
        <w:div w:id="1961571081">
          <w:marLeft w:val="634"/>
          <w:marRight w:val="0"/>
          <w:marTop w:val="280"/>
          <w:marBottom w:val="0"/>
          <w:divBdr>
            <w:top w:val="none" w:sz="0" w:space="0" w:color="auto"/>
            <w:left w:val="none" w:sz="0" w:space="0" w:color="auto"/>
            <w:bottom w:val="none" w:sz="0" w:space="0" w:color="auto"/>
            <w:right w:val="none" w:sz="0" w:space="0" w:color="auto"/>
          </w:divBdr>
        </w:div>
        <w:div w:id="2058578715">
          <w:marLeft w:val="1440"/>
          <w:marRight w:val="0"/>
          <w:marTop w:val="115"/>
          <w:marBottom w:val="0"/>
          <w:divBdr>
            <w:top w:val="none" w:sz="0" w:space="0" w:color="auto"/>
            <w:left w:val="none" w:sz="0" w:space="0" w:color="auto"/>
            <w:bottom w:val="none" w:sz="0" w:space="0" w:color="auto"/>
            <w:right w:val="none" w:sz="0" w:space="0" w:color="auto"/>
          </w:divBdr>
        </w:div>
      </w:divsChild>
    </w:div>
    <w:div w:id="402214802">
      <w:bodyDiv w:val="1"/>
      <w:marLeft w:val="0"/>
      <w:marRight w:val="0"/>
      <w:marTop w:val="0"/>
      <w:marBottom w:val="0"/>
      <w:divBdr>
        <w:top w:val="none" w:sz="0" w:space="0" w:color="auto"/>
        <w:left w:val="none" w:sz="0" w:space="0" w:color="auto"/>
        <w:bottom w:val="none" w:sz="0" w:space="0" w:color="auto"/>
        <w:right w:val="none" w:sz="0" w:space="0" w:color="auto"/>
      </w:divBdr>
    </w:div>
    <w:div w:id="451247658">
      <w:bodyDiv w:val="1"/>
      <w:marLeft w:val="0"/>
      <w:marRight w:val="0"/>
      <w:marTop w:val="0"/>
      <w:marBottom w:val="0"/>
      <w:divBdr>
        <w:top w:val="none" w:sz="0" w:space="0" w:color="auto"/>
        <w:left w:val="none" w:sz="0" w:space="0" w:color="auto"/>
        <w:bottom w:val="none" w:sz="0" w:space="0" w:color="auto"/>
        <w:right w:val="none" w:sz="0" w:space="0" w:color="auto"/>
      </w:divBdr>
    </w:div>
    <w:div w:id="466239592">
      <w:bodyDiv w:val="1"/>
      <w:marLeft w:val="0"/>
      <w:marRight w:val="0"/>
      <w:marTop w:val="0"/>
      <w:marBottom w:val="0"/>
      <w:divBdr>
        <w:top w:val="none" w:sz="0" w:space="0" w:color="auto"/>
        <w:left w:val="none" w:sz="0" w:space="0" w:color="auto"/>
        <w:bottom w:val="none" w:sz="0" w:space="0" w:color="auto"/>
        <w:right w:val="none" w:sz="0" w:space="0" w:color="auto"/>
      </w:divBdr>
    </w:div>
    <w:div w:id="470101029">
      <w:bodyDiv w:val="1"/>
      <w:marLeft w:val="0"/>
      <w:marRight w:val="0"/>
      <w:marTop w:val="0"/>
      <w:marBottom w:val="0"/>
      <w:divBdr>
        <w:top w:val="none" w:sz="0" w:space="0" w:color="auto"/>
        <w:left w:val="none" w:sz="0" w:space="0" w:color="auto"/>
        <w:bottom w:val="none" w:sz="0" w:space="0" w:color="auto"/>
        <w:right w:val="none" w:sz="0" w:space="0" w:color="auto"/>
      </w:divBdr>
    </w:div>
    <w:div w:id="480847530">
      <w:bodyDiv w:val="1"/>
      <w:marLeft w:val="0"/>
      <w:marRight w:val="0"/>
      <w:marTop w:val="0"/>
      <w:marBottom w:val="0"/>
      <w:divBdr>
        <w:top w:val="none" w:sz="0" w:space="0" w:color="auto"/>
        <w:left w:val="none" w:sz="0" w:space="0" w:color="auto"/>
        <w:bottom w:val="none" w:sz="0" w:space="0" w:color="auto"/>
        <w:right w:val="none" w:sz="0" w:space="0" w:color="auto"/>
      </w:divBdr>
    </w:div>
    <w:div w:id="531112915">
      <w:bodyDiv w:val="1"/>
      <w:marLeft w:val="0"/>
      <w:marRight w:val="0"/>
      <w:marTop w:val="0"/>
      <w:marBottom w:val="0"/>
      <w:divBdr>
        <w:top w:val="none" w:sz="0" w:space="0" w:color="auto"/>
        <w:left w:val="none" w:sz="0" w:space="0" w:color="auto"/>
        <w:bottom w:val="none" w:sz="0" w:space="0" w:color="auto"/>
        <w:right w:val="none" w:sz="0" w:space="0" w:color="auto"/>
      </w:divBdr>
      <w:divsChild>
        <w:div w:id="1319190188">
          <w:marLeft w:val="634"/>
          <w:marRight w:val="0"/>
          <w:marTop w:val="280"/>
          <w:marBottom w:val="0"/>
          <w:divBdr>
            <w:top w:val="none" w:sz="0" w:space="0" w:color="auto"/>
            <w:left w:val="none" w:sz="0" w:space="0" w:color="auto"/>
            <w:bottom w:val="none" w:sz="0" w:space="0" w:color="auto"/>
            <w:right w:val="none" w:sz="0" w:space="0" w:color="auto"/>
          </w:divBdr>
        </w:div>
        <w:div w:id="1493565844">
          <w:marLeft w:val="634"/>
          <w:marRight w:val="0"/>
          <w:marTop w:val="280"/>
          <w:marBottom w:val="0"/>
          <w:divBdr>
            <w:top w:val="none" w:sz="0" w:space="0" w:color="auto"/>
            <w:left w:val="none" w:sz="0" w:space="0" w:color="auto"/>
            <w:bottom w:val="none" w:sz="0" w:space="0" w:color="auto"/>
            <w:right w:val="none" w:sz="0" w:space="0" w:color="auto"/>
          </w:divBdr>
        </w:div>
        <w:div w:id="1639993732">
          <w:marLeft w:val="634"/>
          <w:marRight w:val="0"/>
          <w:marTop w:val="280"/>
          <w:marBottom w:val="0"/>
          <w:divBdr>
            <w:top w:val="none" w:sz="0" w:space="0" w:color="auto"/>
            <w:left w:val="none" w:sz="0" w:space="0" w:color="auto"/>
            <w:bottom w:val="none" w:sz="0" w:space="0" w:color="auto"/>
            <w:right w:val="none" w:sz="0" w:space="0" w:color="auto"/>
          </w:divBdr>
        </w:div>
      </w:divsChild>
    </w:div>
    <w:div w:id="542442411">
      <w:bodyDiv w:val="1"/>
      <w:marLeft w:val="0"/>
      <w:marRight w:val="0"/>
      <w:marTop w:val="0"/>
      <w:marBottom w:val="0"/>
      <w:divBdr>
        <w:top w:val="none" w:sz="0" w:space="0" w:color="auto"/>
        <w:left w:val="none" w:sz="0" w:space="0" w:color="auto"/>
        <w:bottom w:val="none" w:sz="0" w:space="0" w:color="auto"/>
        <w:right w:val="none" w:sz="0" w:space="0" w:color="auto"/>
      </w:divBdr>
      <w:divsChild>
        <w:div w:id="404307129">
          <w:marLeft w:val="-960"/>
          <w:marRight w:val="0"/>
          <w:marTop w:val="0"/>
          <w:marBottom w:val="0"/>
          <w:divBdr>
            <w:top w:val="none" w:sz="0" w:space="0" w:color="auto"/>
            <w:left w:val="none" w:sz="0" w:space="0" w:color="auto"/>
            <w:bottom w:val="none" w:sz="0" w:space="0" w:color="auto"/>
            <w:right w:val="none" w:sz="0" w:space="0" w:color="auto"/>
          </w:divBdr>
        </w:div>
        <w:div w:id="252782595">
          <w:marLeft w:val="0"/>
          <w:marRight w:val="0"/>
          <w:marTop w:val="0"/>
          <w:marBottom w:val="0"/>
          <w:divBdr>
            <w:top w:val="none" w:sz="0" w:space="0" w:color="auto"/>
            <w:left w:val="none" w:sz="0" w:space="0" w:color="auto"/>
            <w:bottom w:val="none" w:sz="0" w:space="0" w:color="auto"/>
            <w:right w:val="none" w:sz="0" w:space="0" w:color="auto"/>
          </w:divBdr>
        </w:div>
        <w:div w:id="514997917">
          <w:marLeft w:val="0"/>
          <w:marRight w:val="0"/>
          <w:marTop w:val="0"/>
          <w:marBottom w:val="0"/>
          <w:divBdr>
            <w:top w:val="none" w:sz="0" w:space="0" w:color="auto"/>
            <w:left w:val="none" w:sz="0" w:space="0" w:color="auto"/>
            <w:bottom w:val="none" w:sz="0" w:space="0" w:color="auto"/>
            <w:right w:val="none" w:sz="0" w:space="0" w:color="auto"/>
          </w:divBdr>
        </w:div>
      </w:divsChild>
    </w:div>
    <w:div w:id="545532243">
      <w:bodyDiv w:val="1"/>
      <w:marLeft w:val="0"/>
      <w:marRight w:val="0"/>
      <w:marTop w:val="0"/>
      <w:marBottom w:val="0"/>
      <w:divBdr>
        <w:top w:val="none" w:sz="0" w:space="0" w:color="auto"/>
        <w:left w:val="none" w:sz="0" w:space="0" w:color="auto"/>
        <w:bottom w:val="none" w:sz="0" w:space="0" w:color="auto"/>
        <w:right w:val="none" w:sz="0" w:space="0" w:color="auto"/>
      </w:divBdr>
    </w:div>
    <w:div w:id="560792575">
      <w:bodyDiv w:val="1"/>
      <w:marLeft w:val="0"/>
      <w:marRight w:val="0"/>
      <w:marTop w:val="0"/>
      <w:marBottom w:val="0"/>
      <w:divBdr>
        <w:top w:val="none" w:sz="0" w:space="0" w:color="auto"/>
        <w:left w:val="none" w:sz="0" w:space="0" w:color="auto"/>
        <w:bottom w:val="none" w:sz="0" w:space="0" w:color="auto"/>
        <w:right w:val="none" w:sz="0" w:space="0" w:color="auto"/>
      </w:divBdr>
    </w:div>
    <w:div w:id="564725901">
      <w:bodyDiv w:val="1"/>
      <w:marLeft w:val="0"/>
      <w:marRight w:val="0"/>
      <w:marTop w:val="0"/>
      <w:marBottom w:val="0"/>
      <w:divBdr>
        <w:top w:val="none" w:sz="0" w:space="0" w:color="auto"/>
        <w:left w:val="none" w:sz="0" w:space="0" w:color="auto"/>
        <w:bottom w:val="none" w:sz="0" w:space="0" w:color="auto"/>
        <w:right w:val="none" w:sz="0" w:space="0" w:color="auto"/>
      </w:divBdr>
      <w:divsChild>
        <w:div w:id="345209781">
          <w:marLeft w:val="634"/>
          <w:marRight w:val="0"/>
          <w:marTop w:val="280"/>
          <w:marBottom w:val="0"/>
          <w:divBdr>
            <w:top w:val="none" w:sz="0" w:space="0" w:color="auto"/>
            <w:left w:val="none" w:sz="0" w:space="0" w:color="auto"/>
            <w:bottom w:val="none" w:sz="0" w:space="0" w:color="auto"/>
            <w:right w:val="none" w:sz="0" w:space="0" w:color="auto"/>
          </w:divBdr>
        </w:div>
        <w:div w:id="764037543">
          <w:marLeft w:val="1440"/>
          <w:marRight w:val="0"/>
          <w:marTop w:val="115"/>
          <w:marBottom w:val="0"/>
          <w:divBdr>
            <w:top w:val="none" w:sz="0" w:space="0" w:color="auto"/>
            <w:left w:val="none" w:sz="0" w:space="0" w:color="auto"/>
            <w:bottom w:val="none" w:sz="0" w:space="0" w:color="auto"/>
            <w:right w:val="none" w:sz="0" w:space="0" w:color="auto"/>
          </w:divBdr>
        </w:div>
        <w:div w:id="1495608560">
          <w:marLeft w:val="634"/>
          <w:marRight w:val="0"/>
          <w:marTop w:val="280"/>
          <w:marBottom w:val="0"/>
          <w:divBdr>
            <w:top w:val="none" w:sz="0" w:space="0" w:color="auto"/>
            <w:left w:val="none" w:sz="0" w:space="0" w:color="auto"/>
            <w:bottom w:val="none" w:sz="0" w:space="0" w:color="auto"/>
            <w:right w:val="none" w:sz="0" w:space="0" w:color="auto"/>
          </w:divBdr>
        </w:div>
        <w:div w:id="1834443173">
          <w:marLeft w:val="634"/>
          <w:marRight w:val="0"/>
          <w:marTop w:val="280"/>
          <w:marBottom w:val="0"/>
          <w:divBdr>
            <w:top w:val="none" w:sz="0" w:space="0" w:color="auto"/>
            <w:left w:val="none" w:sz="0" w:space="0" w:color="auto"/>
            <w:bottom w:val="none" w:sz="0" w:space="0" w:color="auto"/>
            <w:right w:val="none" w:sz="0" w:space="0" w:color="auto"/>
          </w:divBdr>
        </w:div>
      </w:divsChild>
    </w:div>
    <w:div w:id="580677511">
      <w:bodyDiv w:val="1"/>
      <w:marLeft w:val="0"/>
      <w:marRight w:val="0"/>
      <w:marTop w:val="0"/>
      <w:marBottom w:val="0"/>
      <w:divBdr>
        <w:top w:val="none" w:sz="0" w:space="0" w:color="auto"/>
        <w:left w:val="none" w:sz="0" w:space="0" w:color="auto"/>
        <w:bottom w:val="none" w:sz="0" w:space="0" w:color="auto"/>
        <w:right w:val="none" w:sz="0" w:space="0" w:color="auto"/>
      </w:divBdr>
      <w:divsChild>
        <w:div w:id="270746016">
          <w:marLeft w:val="634"/>
          <w:marRight w:val="0"/>
          <w:marTop w:val="280"/>
          <w:marBottom w:val="0"/>
          <w:divBdr>
            <w:top w:val="none" w:sz="0" w:space="0" w:color="auto"/>
            <w:left w:val="none" w:sz="0" w:space="0" w:color="auto"/>
            <w:bottom w:val="none" w:sz="0" w:space="0" w:color="auto"/>
            <w:right w:val="none" w:sz="0" w:space="0" w:color="auto"/>
          </w:divBdr>
        </w:div>
        <w:div w:id="963197535">
          <w:marLeft w:val="634"/>
          <w:marRight w:val="0"/>
          <w:marTop w:val="280"/>
          <w:marBottom w:val="0"/>
          <w:divBdr>
            <w:top w:val="none" w:sz="0" w:space="0" w:color="auto"/>
            <w:left w:val="none" w:sz="0" w:space="0" w:color="auto"/>
            <w:bottom w:val="none" w:sz="0" w:space="0" w:color="auto"/>
            <w:right w:val="none" w:sz="0" w:space="0" w:color="auto"/>
          </w:divBdr>
        </w:div>
        <w:div w:id="1077556830">
          <w:marLeft w:val="634"/>
          <w:marRight w:val="0"/>
          <w:marTop w:val="280"/>
          <w:marBottom w:val="0"/>
          <w:divBdr>
            <w:top w:val="none" w:sz="0" w:space="0" w:color="auto"/>
            <w:left w:val="none" w:sz="0" w:space="0" w:color="auto"/>
            <w:bottom w:val="none" w:sz="0" w:space="0" w:color="auto"/>
            <w:right w:val="none" w:sz="0" w:space="0" w:color="auto"/>
          </w:divBdr>
        </w:div>
        <w:div w:id="1778870020">
          <w:marLeft w:val="1440"/>
          <w:marRight w:val="0"/>
          <w:marTop w:val="115"/>
          <w:marBottom w:val="0"/>
          <w:divBdr>
            <w:top w:val="none" w:sz="0" w:space="0" w:color="auto"/>
            <w:left w:val="none" w:sz="0" w:space="0" w:color="auto"/>
            <w:bottom w:val="none" w:sz="0" w:space="0" w:color="auto"/>
            <w:right w:val="none" w:sz="0" w:space="0" w:color="auto"/>
          </w:divBdr>
        </w:div>
      </w:divsChild>
    </w:div>
    <w:div w:id="623391230">
      <w:bodyDiv w:val="1"/>
      <w:marLeft w:val="0"/>
      <w:marRight w:val="0"/>
      <w:marTop w:val="0"/>
      <w:marBottom w:val="0"/>
      <w:divBdr>
        <w:top w:val="none" w:sz="0" w:space="0" w:color="auto"/>
        <w:left w:val="none" w:sz="0" w:space="0" w:color="auto"/>
        <w:bottom w:val="none" w:sz="0" w:space="0" w:color="auto"/>
        <w:right w:val="none" w:sz="0" w:space="0" w:color="auto"/>
      </w:divBdr>
      <w:divsChild>
        <w:div w:id="109711441">
          <w:marLeft w:val="1987"/>
          <w:marRight w:val="0"/>
          <w:marTop w:val="96"/>
          <w:marBottom w:val="0"/>
          <w:divBdr>
            <w:top w:val="none" w:sz="0" w:space="0" w:color="auto"/>
            <w:left w:val="none" w:sz="0" w:space="0" w:color="auto"/>
            <w:bottom w:val="none" w:sz="0" w:space="0" w:color="auto"/>
            <w:right w:val="none" w:sz="0" w:space="0" w:color="auto"/>
          </w:divBdr>
        </w:div>
        <w:div w:id="154342280">
          <w:marLeft w:val="634"/>
          <w:marRight w:val="0"/>
          <w:marTop w:val="280"/>
          <w:marBottom w:val="0"/>
          <w:divBdr>
            <w:top w:val="none" w:sz="0" w:space="0" w:color="auto"/>
            <w:left w:val="none" w:sz="0" w:space="0" w:color="auto"/>
            <w:bottom w:val="none" w:sz="0" w:space="0" w:color="auto"/>
            <w:right w:val="none" w:sz="0" w:space="0" w:color="auto"/>
          </w:divBdr>
        </w:div>
        <w:div w:id="401290533">
          <w:marLeft w:val="1440"/>
          <w:marRight w:val="0"/>
          <w:marTop w:val="115"/>
          <w:marBottom w:val="0"/>
          <w:divBdr>
            <w:top w:val="none" w:sz="0" w:space="0" w:color="auto"/>
            <w:left w:val="none" w:sz="0" w:space="0" w:color="auto"/>
            <w:bottom w:val="none" w:sz="0" w:space="0" w:color="auto"/>
            <w:right w:val="none" w:sz="0" w:space="0" w:color="auto"/>
          </w:divBdr>
        </w:div>
        <w:div w:id="803233506">
          <w:marLeft w:val="2520"/>
          <w:marRight w:val="0"/>
          <w:marTop w:val="86"/>
          <w:marBottom w:val="0"/>
          <w:divBdr>
            <w:top w:val="none" w:sz="0" w:space="0" w:color="auto"/>
            <w:left w:val="none" w:sz="0" w:space="0" w:color="auto"/>
            <w:bottom w:val="none" w:sz="0" w:space="0" w:color="auto"/>
            <w:right w:val="none" w:sz="0" w:space="0" w:color="auto"/>
          </w:divBdr>
        </w:div>
        <w:div w:id="1740052082">
          <w:marLeft w:val="1440"/>
          <w:marRight w:val="0"/>
          <w:marTop w:val="115"/>
          <w:marBottom w:val="0"/>
          <w:divBdr>
            <w:top w:val="none" w:sz="0" w:space="0" w:color="auto"/>
            <w:left w:val="none" w:sz="0" w:space="0" w:color="auto"/>
            <w:bottom w:val="none" w:sz="0" w:space="0" w:color="auto"/>
            <w:right w:val="none" w:sz="0" w:space="0" w:color="auto"/>
          </w:divBdr>
        </w:div>
        <w:div w:id="1871644035">
          <w:marLeft w:val="1440"/>
          <w:marRight w:val="0"/>
          <w:marTop w:val="115"/>
          <w:marBottom w:val="0"/>
          <w:divBdr>
            <w:top w:val="none" w:sz="0" w:space="0" w:color="auto"/>
            <w:left w:val="none" w:sz="0" w:space="0" w:color="auto"/>
            <w:bottom w:val="none" w:sz="0" w:space="0" w:color="auto"/>
            <w:right w:val="none" w:sz="0" w:space="0" w:color="auto"/>
          </w:divBdr>
        </w:div>
        <w:div w:id="1966617354">
          <w:marLeft w:val="2520"/>
          <w:marRight w:val="0"/>
          <w:marTop w:val="86"/>
          <w:marBottom w:val="0"/>
          <w:divBdr>
            <w:top w:val="none" w:sz="0" w:space="0" w:color="auto"/>
            <w:left w:val="none" w:sz="0" w:space="0" w:color="auto"/>
            <w:bottom w:val="none" w:sz="0" w:space="0" w:color="auto"/>
            <w:right w:val="none" w:sz="0" w:space="0" w:color="auto"/>
          </w:divBdr>
        </w:div>
      </w:divsChild>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763501856">
      <w:bodyDiv w:val="1"/>
      <w:marLeft w:val="0"/>
      <w:marRight w:val="0"/>
      <w:marTop w:val="0"/>
      <w:marBottom w:val="0"/>
      <w:divBdr>
        <w:top w:val="none" w:sz="0" w:space="0" w:color="auto"/>
        <w:left w:val="none" w:sz="0" w:space="0" w:color="auto"/>
        <w:bottom w:val="none" w:sz="0" w:space="0" w:color="auto"/>
        <w:right w:val="none" w:sz="0" w:space="0" w:color="auto"/>
      </w:divBdr>
    </w:div>
    <w:div w:id="791557276">
      <w:bodyDiv w:val="1"/>
      <w:marLeft w:val="0"/>
      <w:marRight w:val="0"/>
      <w:marTop w:val="0"/>
      <w:marBottom w:val="0"/>
      <w:divBdr>
        <w:top w:val="none" w:sz="0" w:space="0" w:color="auto"/>
        <w:left w:val="none" w:sz="0" w:space="0" w:color="auto"/>
        <w:bottom w:val="none" w:sz="0" w:space="0" w:color="auto"/>
        <w:right w:val="none" w:sz="0" w:space="0" w:color="auto"/>
      </w:divBdr>
    </w:div>
    <w:div w:id="813447870">
      <w:bodyDiv w:val="1"/>
      <w:marLeft w:val="0"/>
      <w:marRight w:val="0"/>
      <w:marTop w:val="0"/>
      <w:marBottom w:val="0"/>
      <w:divBdr>
        <w:top w:val="none" w:sz="0" w:space="0" w:color="auto"/>
        <w:left w:val="none" w:sz="0" w:space="0" w:color="auto"/>
        <w:bottom w:val="none" w:sz="0" w:space="0" w:color="auto"/>
        <w:right w:val="none" w:sz="0" w:space="0" w:color="auto"/>
      </w:divBdr>
      <w:divsChild>
        <w:div w:id="1974216634">
          <w:marLeft w:val="634"/>
          <w:marRight w:val="0"/>
          <w:marTop w:val="280"/>
          <w:marBottom w:val="0"/>
          <w:divBdr>
            <w:top w:val="none" w:sz="0" w:space="0" w:color="auto"/>
            <w:left w:val="none" w:sz="0" w:space="0" w:color="auto"/>
            <w:bottom w:val="none" w:sz="0" w:space="0" w:color="auto"/>
            <w:right w:val="none" w:sz="0" w:space="0" w:color="auto"/>
          </w:divBdr>
        </w:div>
      </w:divsChild>
    </w:div>
    <w:div w:id="845290826">
      <w:bodyDiv w:val="1"/>
      <w:marLeft w:val="0"/>
      <w:marRight w:val="0"/>
      <w:marTop w:val="0"/>
      <w:marBottom w:val="0"/>
      <w:divBdr>
        <w:top w:val="none" w:sz="0" w:space="0" w:color="auto"/>
        <w:left w:val="none" w:sz="0" w:space="0" w:color="auto"/>
        <w:bottom w:val="none" w:sz="0" w:space="0" w:color="auto"/>
        <w:right w:val="none" w:sz="0" w:space="0" w:color="auto"/>
      </w:divBdr>
    </w:div>
    <w:div w:id="861744025">
      <w:bodyDiv w:val="1"/>
      <w:marLeft w:val="0"/>
      <w:marRight w:val="0"/>
      <w:marTop w:val="0"/>
      <w:marBottom w:val="0"/>
      <w:divBdr>
        <w:top w:val="none" w:sz="0" w:space="0" w:color="auto"/>
        <w:left w:val="none" w:sz="0" w:space="0" w:color="auto"/>
        <w:bottom w:val="none" w:sz="0" w:space="0" w:color="auto"/>
        <w:right w:val="none" w:sz="0" w:space="0" w:color="auto"/>
      </w:divBdr>
    </w:div>
    <w:div w:id="868372511">
      <w:bodyDiv w:val="1"/>
      <w:marLeft w:val="0"/>
      <w:marRight w:val="0"/>
      <w:marTop w:val="0"/>
      <w:marBottom w:val="0"/>
      <w:divBdr>
        <w:top w:val="none" w:sz="0" w:space="0" w:color="auto"/>
        <w:left w:val="none" w:sz="0" w:space="0" w:color="auto"/>
        <w:bottom w:val="none" w:sz="0" w:space="0" w:color="auto"/>
        <w:right w:val="none" w:sz="0" w:space="0" w:color="auto"/>
      </w:divBdr>
    </w:div>
    <w:div w:id="881593854">
      <w:bodyDiv w:val="1"/>
      <w:marLeft w:val="0"/>
      <w:marRight w:val="0"/>
      <w:marTop w:val="0"/>
      <w:marBottom w:val="0"/>
      <w:divBdr>
        <w:top w:val="none" w:sz="0" w:space="0" w:color="auto"/>
        <w:left w:val="none" w:sz="0" w:space="0" w:color="auto"/>
        <w:bottom w:val="none" w:sz="0" w:space="0" w:color="auto"/>
        <w:right w:val="none" w:sz="0" w:space="0" w:color="auto"/>
      </w:divBdr>
      <w:divsChild>
        <w:div w:id="492719895">
          <w:marLeft w:val="634"/>
          <w:marRight w:val="0"/>
          <w:marTop w:val="280"/>
          <w:marBottom w:val="0"/>
          <w:divBdr>
            <w:top w:val="none" w:sz="0" w:space="0" w:color="auto"/>
            <w:left w:val="none" w:sz="0" w:space="0" w:color="auto"/>
            <w:bottom w:val="none" w:sz="0" w:space="0" w:color="auto"/>
            <w:right w:val="none" w:sz="0" w:space="0" w:color="auto"/>
          </w:divBdr>
        </w:div>
        <w:div w:id="1143044252">
          <w:marLeft w:val="634"/>
          <w:marRight w:val="0"/>
          <w:marTop w:val="280"/>
          <w:marBottom w:val="0"/>
          <w:divBdr>
            <w:top w:val="none" w:sz="0" w:space="0" w:color="auto"/>
            <w:left w:val="none" w:sz="0" w:space="0" w:color="auto"/>
            <w:bottom w:val="none" w:sz="0" w:space="0" w:color="auto"/>
            <w:right w:val="none" w:sz="0" w:space="0" w:color="auto"/>
          </w:divBdr>
        </w:div>
        <w:div w:id="1443181917">
          <w:marLeft w:val="634"/>
          <w:marRight w:val="0"/>
          <w:marTop w:val="280"/>
          <w:marBottom w:val="0"/>
          <w:divBdr>
            <w:top w:val="none" w:sz="0" w:space="0" w:color="auto"/>
            <w:left w:val="none" w:sz="0" w:space="0" w:color="auto"/>
            <w:bottom w:val="none" w:sz="0" w:space="0" w:color="auto"/>
            <w:right w:val="none" w:sz="0" w:space="0" w:color="auto"/>
          </w:divBdr>
        </w:div>
      </w:divsChild>
    </w:div>
    <w:div w:id="884951962">
      <w:bodyDiv w:val="1"/>
      <w:marLeft w:val="0"/>
      <w:marRight w:val="0"/>
      <w:marTop w:val="0"/>
      <w:marBottom w:val="0"/>
      <w:divBdr>
        <w:top w:val="none" w:sz="0" w:space="0" w:color="auto"/>
        <w:left w:val="none" w:sz="0" w:space="0" w:color="auto"/>
        <w:bottom w:val="none" w:sz="0" w:space="0" w:color="auto"/>
        <w:right w:val="none" w:sz="0" w:space="0" w:color="auto"/>
      </w:divBdr>
    </w:div>
    <w:div w:id="888372263">
      <w:bodyDiv w:val="1"/>
      <w:marLeft w:val="0"/>
      <w:marRight w:val="0"/>
      <w:marTop w:val="0"/>
      <w:marBottom w:val="0"/>
      <w:divBdr>
        <w:top w:val="none" w:sz="0" w:space="0" w:color="auto"/>
        <w:left w:val="none" w:sz="0" w:space="0" w:color="auto"/>
        <w:bottom w:val="none" w:sz="0" w:space="0" w:color="auto"/>
        <w:right w:val="none" w:sz="0" w:space="0" w:color="auto"/>
      </w:divBdr>
      <w:divsChild>
        <w:div w:id="97454723">
          <w:marLeft w:val="634"/>
          <w:marRight w:val="0"/>
          <w:marTop w:val="280"/>
          <w:marBottom w:val="0"/>
          <w:divBdr>
            <w:top w:val="none" w:sz="0" w:space="0" w:color="auto"/>
            <w:left w:val="none" w:sz="0" w:space="0" w:color="auto"/>
            <w:bottom w:val="none" w:sz="0" w:space="0" w:color="auto"/>
            <w:right w:val="none" w:sz="0" w:space="0" w:color="auto"/>
          </w:divBdr>
        </w:div>
        <w:div w:id="415369339">
          <w:marLeft w:val="1440"/>
          <w:marRight w:val="0"/>
          <w:marTop w:val="115"/>
          <w:marBottom w:val="0"/>
          <w:divBdr>
            <w:top w:val="none" w:sz="0" w:space="0" w:color="auto"/>
            <w:left w:val="none" w:sz="0" w:space="0" w:color="auto"/>
            <w:bottom w:val="none" w:sz="0" w:space="0" w:color="auto"/>
            <w:right w:val="none" w:sz="0" w:space="0" w:color="auto"/>
          </w:divBdr>
        </w:div>
        <w:div w:id="488908964">
          <w:marLeft w:val="1987"/>
          <w:marRight w:val="0"/>
          <w:marTop w:val="86"/>
          <w:marBottom w:val="0"/>
          <w:divBdr>
            <w:top w:val="none" w:sz="0" w:space="0" w:color="auto"/>
            <w:left w:val="none" w:sz="0" w:space="0" w:color="auto"/>
            <w:bottom w:val="none" w:sz="0" w:space="0" w:color="auto"/>
            <w:right w:val="none" w:sz="0" w:space="0" w:color="auto"/>
          </w:divBdr>
        </w:div>
        <w:div w:id="547955075">
          <w:marLeft w:val="1987"/>
          <w:marRight w:val="0"/>
          <w:marTop w:val="86"/>
          <w:marBottom w:val="0"/>
          <w:divBdr>
            <w:top w:val="none" w:sz="0" w:space="0" w:color="auto"/>
            <w:left w:val="none" w:sz="0" w:space="0" w:color="auto"/>
            <w:bottom w:val="none" w:sz="0" w:space="0" w:color="auto"/>
            <w:right w:val="none" w:sz="0" w:space="0" w:color="auto"/>
          </w:divBdr>
        </w:div>
        <w:div w:id="1232695094">
          <w:marLeft w:val="1440"/>
          <w:marRight w:val="0"/>
          <w:marTop w:val="115"/>
          <w:marBottom w:val="0"/>
          <w:divBdr>
            <w:top w:val="none" w:sz="0" w:space="0" w:color="auto"/>
            <w:left w:val="none" w:sz="0" w:space="0" w:color="auto"/>
            <w:bottom w:val="none" w:sz="0" w:space="0" w:color="auto"/>
            <w:right w:val="none" w:sz="0" w:space="0" w:color="auto"/>
          </w:divBdr>
        </w:div>
        <w:div w:id="1651668083">
          <w:marLeft w:val="1987"/>
          <w:marRight w:val="0"/>
          <w:marTop w:val="86"/>
          <w:marBottom w:val="0"/>
          <w:divBdr>
            <w:top w:val="none" w:sz="0" w:space="0" w:color="auto"/>
            <w:left w:val="none" w:sz="0" w:space="0" w:color="auto"/>
            <w:bottom w:val="none" w:sz="0" w:space="0" w:color="auto"/>
            <w:right w:val="none" w:sz="0" w:space="0" w:color="auto"/>
          </w:divBdr>
        </w:div>
      </w:divsChild>
    </w:div>
    <w:div w:id="900824674">
      <w:bodyDiv w:val="1"/>
      <w:marLeft w:val="0"/>
      <w:marRight w:val="0"/>
      <w:marTop w:val="0"/>
      <w:marBottom w:val="0"/>
      <w:divBdr>
        <w:top w:val="none" w:sz="0" w:space="0" w:color="auto"/>
        <w:left w:val="none" w:sz="0" w:space="0" w:color="auto"/>
        <w:bottom w:val="none" w:sz="0" w:space="0" w:color="auto"/>
        <w:right w:val="none" w:sz="0" w:space="0" w:color="auto"/>
      </w:divBdr>
      <w:divsChild>
        <w:div w:id="203060738">
          <w:marLeft w:val="634"/>
          <w:marRight w:val="0"/>
          <w:marTop w:val="280"/>
          <w:marBottom w:val="0"/>
          <w:divBdr>
            <w:top w:val="none" w:sz="0" w:space="0" w:color="auto"/>
            <w:left w:val="none" w:sz="0" w:space="0" w:color="auto"/>
            <w:bottom w:val="none" w:sz="0" w:space="0" w:color="auto"/>
            <w:right w:val="none" w:sz="0" w:space="0" w:color="auto"/>
          </w:divBdr>
        </w:div>
        <w:div w:id="1258978629">
          <w:marLeft w:val="634"/>
          <w:marRight w:val="0"/>
          <w:marTop w:val="280"/>
          <w:marBottom w:val="0"/>
          <w:divBdr>
            <w:top w:val="none" w:sz="0" w:space="0" w:color="auto"/>
            <w:left w:val="none" w:sz="0" w:space="0" w:color="auto"/>
            <w:bottom w:val="none" w:sz="0" w:space="0" w:color="auto"/>
            <w:right w:val="none" w:sz="0" w:space="0" w:color="auto"/>
          </w:divBdr>
        </w:div>
        <w:div w:id="1383091484">
          <w:marLeft w:val="634"/>
          <w:marRight w:val="0"/>
          <w:marTop w:val="280"/>
          <w:marBottom w:val="0"/>
          <w:divBdr>
            <w:top w:val="none" w:sz="0" w:space="0" w:color="auto"/>
            <w:left w:val="none" w:sz="0" w:space="0" w:color="auto"/>
            <w:bottom w:val="none" w:sz="0" w:space="0" w:color="auto"/>
            <w:right w:val="none" w:sz="0" w:space="0" w:color="auto"/>
          </w:divBdr>
        </w:div>
        <w:div w:id="1840466086">
          <w:marLeft w:val="634"/>
          <w:marRight w:val="0"/>
          <w:marTop w:val="280"/>
          <w:marBottom w:val="0"/>
          <w:divBdr>
            <w:top w:val="none" w:sz="0" w:space="0" w:color="auto"/>
            <w:left w:val="none" w:sz="0" w:space="0" w:color="auto"/>
            <w:bottom w:val="none" w:sz="0" w:space="0" w:color="auto"/>
            <w:right w:val="none" w:sz="0" w:space="0" w:color="auto"/>
          </w:divBdr>
        </w:div>
      </w:divsChild>
    </w:div>
    <w:div w:id="906456081">
      <w:bodyDiv w:val="1"/>
      <w:marLeft w:val="0"/>
      <w:marRight w:val="0"/>
      <w:marTop w:val="0"/>
      <w:marBottom w:val="0"/>
      <w:divBdr>
        <w:top w:val="none" w:sz="0" w:space="0" w:color="auto"/>
        <w:left w:val="none" w:sz="0" w:space="0" w:color="auto"/>
        <w:bottom w:val="none" w:sz="0" w:space="0" w:color="auto"/>
        <w:right w:val="none" w:sz="0" w:space="0" w:color="auto"/>
      </w:divBdr>
    </w:div>
    <w:div w:id="938871457">
      <w:bodyDiv w:val="1"/>
      <w:marLeft w:val="0"/>
      <w:marRight w:val="0"/>
      <w:marTop w:val="0"/>
      <w:marBottom w:val="0"/>
      <w:divBdr>
        <w:top w:val="none" w:sz="0" w:space="0" w:color="auto"/>
        <w:left w:val="none" w:sz="0" w:space="0" w:color="auto"/>
        <w:bottom w:val="none" w:sz="0" w:space="0" w:color="auto"/>
        <w:right w:val="none" w:sz="0" w:space="0" w:color="auto"/>
      </w:divBdr>
    </w:div>
    <w:div w:id="943000287">
      <w:bodyDiv w:val="1"/>
      <w:marLeft w:val="0"/>
      <w:marRight w:val="0"/>
      <w:marTop w:val="0"/>
      <w:marBottom w:val="0"/>
      <w:divBdr>
        <w:top w:val="none" w:sz="0" w:space="0" w:color="auto"/>
        <w:left w:val="none" w:sz="0" w:space="0" w:color="auto"/>
        <w:bottom w:val="none" w:sz="0" w:space="0" w:color="auto"/>
        <w:right w:val="none" w:sz="0" w:space="0" w:color="auto"/>
      </w:divBdr>
    </w:div>
    <w:div w:id="972101059">
      <w:bodyDiv w:val="1"/>
      <w:marLeft w:val="0"/>
      <w:marRight w:val="0"/>
      <w:marTop w:val="0"/>
      <w:marBottom w:val="0"/>
      <w:divBdr>
        <w:top w:val="none" w:sz="0" w:space="0" w:color="auto"/>
        <w:left w:val="none" w:sz="0" w:space="0" w:color="auto"/>
        <w:bottom w:val="none" w:sz="0" w:space="0" w:color="auto"/>
        <w:right w:val="none" w:sz="0" w:space="0" w:color="auto"/>
      </w:divBdr>
    </w:div>
    <w:div w:id="993025717">
      <w:bodyDiv w:val="1"/>
      <w:marLeft w:val="0"/>
      <w:marRight w:val="0"/>
      <w:marTop w:val="0"/>
      <w:marBottom w:val="0"/>
      <w:divBdr>
        <w:top w:val="none" w:sz="0" w:space="0" w:color="auto"/>
        <w:left w:val="none" w:sz="0" w:space="0" w:color="auto"/>
        <w:bottom w:val="none" w:sz="0" w:space="0" w:color="auto"/>
        <w:right w:val="none" w:sz="0" w:space="0" w:color="auto"/>
      </w:divBdr>
    </w:div>
    <w:div w:id="1009335571">
      <w:bodyDiv w:val="1"/>
      <w:marLeft w:val="0"/>
      <w:marRight w:val="0"/>
      <w:marTop w:val="0"/>
      <w:marBottom w:val="0"/>
      <w:divBdr>
        <w:top w:val="none" w:sz="0" w:space="0" w:color="auto"/>
        <w:left w:val="none" w:sz="0" w:space="0" w:color="auto"/>
        <w:bottom w:val="none" w:sz="0" w:space="0" w:color="auto"/>
        <w:right w:val="none" w:sz="0" w:space="0" w:color="auto"/>
      </w:divBdr>
      <w:divsChild>
        <w:div w:id="51852917">
          <w:marLeft w:val="1440"/>
          <w:marRight w:val="0"/>
          <w:marTop w:val="115"/>
          <w:marBottom w:val="0"/>
          <w:divBdr>
            <w:top w:val="none" w:sz="0" w:space="0" w:color="auto"/>
            <w:left w:val="none" w:sz="0" w:space="0" w:color="auto"/>
            <w:bottom w:val="none" w:sz="0" w:space="0" w:color="auto"/>
            <w:right w:val="none" w:sz="0" w:space="0" w:color="auto"/>
          </w:divBdr>
        </w:div>
        <w:div w:id="105121274">
          <w:marLeft w:val="1440"/>
          <w:marRight w:val="0"/>
          <w:marTop w:val="115"/>
          <w:marBottom w:val="0"/>
          <w:divBdr>
            <w:top w:val="none" w:sz="0" w:space="0" w:color="auto"/>
            <w:left w:val="none" w:sz="0" w:space="0" w:color="auto"/>
            <w:bottom w:val="none" w:sz="0" w:space="0" w:color="auto"/>
            <w:right w:val="none" w:sz="0" w:space="0" w:color="auto"/>
          </w:divBdr>
        </w:div>
        <w:div w:id="195701411">
          <w:marLeft w:val="1440"/>
          <w:marRight w:val="0"/>
          <w:marTop w:val="115"/>
          <w:marBottom w:val="0"/>
          <w:divBdr>
            <w:top w:val="none" w:sz="0" w:space="0" w:color="auto"/>
            <w:left w:val="none" w:sz="0" w:space="0" w:color="auto"/>
            <w:bottom w:val="none" w:sz="0" w:space="0" w:color="auto"/>
            <w:right w:val="none" w:sz="0" w:space="0" w:color="auto"/>
          </w:divBdr>
        </w:div>
        <w:div w:id="417216090">
          <w:marLeft w:val="634"/>
          <w:marRight w:val="0"/>
          <w:marTop w:val="280"/>
          <w:marBottom w:val="0"/>
          <w:divBdr>
            <w:top w:val="none" w:sz="0" w:space="0" w:color="auto"/>
            <w:left w:val="none" w:sz="0" w:space="0" w:color="auto"/>
            <w:bottom w:val="none" w:sz="0" w:space="0" w:color="auto"/>
            <w:right w:val="none" w:sz="0" w:space="0" w:color="auto"/>
          </w:divBdr>
        </w:div>
        <w:div w:id="760680459">
          <w:marLeft w:val="1987"/>
          <w:marRight w:val="0"/>
          <w:marTop w:val="86"/>
          <w:marBottom w:val="0"/>
          <w:divBdr>
            <w:top w:val="none" w:sz="0" w:space="0" w:color="auto"/>
            <w:left w:val="none" w:sz="0" w:space="0" w:color="auto"/>
            <w:bottom w:val="none" w:sz="0" w:space="0" w:color="auto"/>
            <w:right w:val="none" w:sz="0" w:space="0" w:color="auto"/>
          </w:divBdr>
        </w:div>
        <w:div w:id="798571868">
          <w:marLeft w:val="1440"/>
          <w:marRight w:val="0"/>
          <w:marTop w:val="115"/>
          <w:marBottom w:val="0"/>
          <w:divBdr>
            <w:top w:val="none" w:sz="0" w:space="0" w:color="auto"/>
            <w:left w:val="none" w:sz="0" w:space="0" w:color="auto"/>
            <w:bottom w:val="none" w:sz="0" w:space="0" w:color="auto"/>
            <w:right w:val="none" w:sz="0" w:space="0" w:color="auto"/>
          </w:divBdr>
        </w:div>
        <w:div w:id="1191794270">
          <w:marLeft w:val="1440"/>
          <w:marRight w:val="0"/>
          <w:marTop w:val="115"/>
          <w:marBottom w:val="0"/>
          <w:divBdr>
            <w:top w:val="none" w:sz="0" w:space="0" w:color="auto"/>
            <w:left w:val="none" w:sz="0" w:space="0" w:color="auto"/>
            <w:bottom w:val="none" w:sz="0" w:space="0" w:color="auto"/>
            <w:right w:val="none" w:sz="0" w:space="0" w:color="auto"/>
          </w:divBdr>
        </w:div>
        <w:div w:id="1281646717">
          <w:marLeft w:val="1987"/>
          <w:marRight w:val="0"/>
          <w:marTop w:val="86"/>
          <w:marBottom w:val="0"/>
          <w:divBdr>
            <w:top w:val="none" w:sz="0" w:space="0" w:color="auto"/>
            <w:left w:val="none" w:sz="0" w:space="0" w:color="auto"/>
            <w:bottom w:val="none" w:sz="0" w:space="0" w:color="auto"/>
            <w:right w:val="none" w:sz="0" w:space="0" w:color="auto"/>
          </w:divBdr>
        </w:div>
      </w:divsChild>
    </w:div>
    <w:div w:id="1012103703">
      <w:bodyDiv w:val="1"/>
      <w:marLeft w:val="0"/>
      <w:marRight w:val="0"/>
      <w:marTop w:val="0"/>
      <w:marBottom w:val="0"/>
      <w:divBdr>
        <w:top w:val="none" w:sz="0" w:space="0" w:color="auto"/>
        <w:left w:val="none" w:sz="0" w:space="0" w:color="auto"/>
        <w:bottom w:val="none" w:sz="0" w:space="0" w:color="auto"/>
        <w:right w:val="none" w:sz="0" w:space="0" w:color="auto"/>
      </w:divBdr>
    </w:div>
    <w:div w:id="1034574145">
      <w:bodyDiv w:val="1"/>
      <w:marLeft w:val="0"/>
      <w:marRight w:val="0"/>
      <w:marTop w:val="0"/>
      <w:marBottom w:val="0"/>
      <w:divBdr>
        <w:top w:val="none" w:sz="0" w:space="0" w:color="auto"/>
        <w:left w:val="none" w:sz="0" w:space="0" w:color="auto"/>
        <w:bottom w:val="none" w:sz="0" w:space="0" w:color="auto"/>
        <w:right w:val="none" w:sz="0" w:space="0" w:color="auto"/>
      </w:divBdr>
    </w:div>
    <w:div w:id="1042361632">
      <w:bodyDiv w:val="1"/>
      <w:marLeft w:val="0"/>
      <w:marRight w:val="0"/>
      <w:marTop w:val="0"/>
      <w:marBottom w:val="0"/>
      <w:divBdr>
        <w:top w:val="none" w:sz="0" w:space="0" w:color="auto"/>
        <w:left w:val="none" w:sz="0" w:space="0" w:color="auto"/>
        <w:bottom w:val="none" w:sz="0" w:space="0" w:color="auto"/>
        <w:right w:val="none" w:sz="0" w:space="0" w:color="auto"/>
      </w:divBdr>
    </w:div>
    <w:div w:id="1077246430">
      <w:bodyDiv w:val="1"/>
      <w:marLeft w:val="0"/>
      <w:marRight w:val="0"/>
      <w:marTop w:val="0"/>
      <w:marBottom w:val="0"/>
      <w:divBdr>
        <w:top w:val="none" w:sz="0" w:space="0" w:color="auto"/>
        <w:left w:val="none" w:sz="0" w:space="0" w:color="auto"/>
        <w:bottom w:val="none" w:sz="0" w:space="0" w:color="auto"/>
        <w:right w:val="none" w:sz="0" w:space="0" w:color="auto"/>
      </w:divBdr>
    </w:div>
    <w:div w:id="1114861479">
      <w:bodyDiv w:val="1"/>
      <w:marLeft w:val="0"/>
      <w:marRight w:val="0"/>
      <w:marTop w:val="0"/>
      <w:marBottom w:val="0"/>
      <w:divBdr>
        <w:top w:val="none" w:sz="0" w:space="0" w:color="auto"/>
        <w:left w:val="none" w:sz="0" w:space="0" w:color="auto"/>
        <w:bottom w:val="none" w:sz="0" w:space="0" w:color="auto"/>
        <w:right w:val="none" w:sz="0" w:space="0" w:color="auto"/>
      </w:divBdr>
    </w:div>
    <w:div w:id="1139032983">
      <w:bodyDiv w:val="1"/>
      <w:marLeft w:val="0"/>
      <w:marRight w:val="0"/>
      <w:marTop w:val="0"/>
      <w:marBottom w:val="0"/>
      <w:divBdr>
        <w:top w:val="none" w:sz="0" w:space="0" w:color="auto"/>
        <w:left w:val="none" w:sz="0" w:space="0" w:color="auto"/>
        <w:bottom w:val="none" w:sz="0" w:space="0" w:color="auto"/>
        <w:right w:val="none" w:sz="0" w:space="0" w:color="auto"/>
      </w:divBdr>
      <w:divsChild>
        <w:div w:id="1596595911">
          <w:marLeft w:val="634"/>
          <w:marRight w:val="0"/>
          <w:marTop w:val="280"/>
          <w:marBottom w:val="0"/>
          <w:divBdr>
            <w:top w:val="none" w:sz="0" w:space="0" w:color="auto"/>
            <w:left w:val="none" w:sz="0" w:space="0" w:color="auto"/>
            <w:bottom w:val="none" w:sz="0" w:space="0" w:color="auto"/>
            <w:right w:val="none" w:sz="0" w:space="0" w:color="auto"/>
          </w:divBdr>
        </w:div>
      </w:divsChild>
    </w:div>
    <w:div w:id="1172522644">
      <w:bodyDiv w:val="1"/>
      <w:marLeft w:val="0"/>
      <w:marRight w:val="0"/>
      <w:marTop w:val="0"/>
      <w:marBottom w:val="0"/>
      <w:divBdr>
        <w:top w:val="none" w:sz="0" w:space="0" w:color="auto"/>
        <w:left w:val="none" w:sz="0" w:space="0" w:color="auto"/>
        <w:bottom w:val="none" w:sz="0" w:space="0" w:color="auto"/>
        <w:right w:val="none" w:sz="0" w:space="0" w:color="auto"/>
      </w:divBdr>
      <w:divsChild>
        <w:div w:id="186062750">
          <w:marLeft w:val="634"/>
          <w:marRight w:val="0"/>
          <w:marTop w:val="280"/>
          <w:marBottom w:val="0"/>
          <w:divBdr>
            <w:top w:val="none" w:sz="0" w:space="0" w:color="auto"/>
            <w:left w:val="none" w:sz="0" w:space="0" w:color="auto"/>
            <w:bottom w:val="none" w:sz="0" w:space="0" w:color="auto"/>
            <w:right w:val="none" w:sz="0" w:space="0" w:color="auto"/>
          </w:divBdr>
        </w:div>
        <w:div w:id="438647800">
          <w:marLeft w:val="634"/>
          <w:marRight w:val="0"/>
          <w:marTop w:val="280"/>
          <w:marBottom w:val="0"/>
          <w:divBdr>
            <w:top w:val="none" w:sz="0" w:space="0" w:color="auto"/>
            <w:left w:val="none" w:sz="0" w:space="0" w:color="auto"/>
            <w:bottom w:val="none" w:sz="0" w:space="0" w:color="auto"/>
            <w:right w:val="none" w:sz="0" w:space="0" w:color="auto"/>
          </w:divBdr>
        </w:div>
        <w:div w:id="1172260672">
          <w:marLeft w:val="634"/>
          <w:marRight w:val="0"/>
          <w:marTop w:val="280"/>
          <w:marBottom w:val="0"/>
          <w:divBdr>
            <w:top w:val="none" w:sz="0" w:space="0" w:color="auto"/>
            <w:left w:val="none" w:sz="0" w:space="0" w:color="auto"/>
            <w:bottom w:val="none" w:sz="0" w:space="0" w:color="auto"/>
            <w:right w:val="none" w:sz="0" w:space="0" w:color="auto"/>
          </w:divBdr>
        </w:div>
        <w:div w:id="1951165221">
          <w:marLeft w:val="634"/>
          <w:marRight w:val="0"/>
          <w:marTop w:val="280"/>
          <w:marBottom w:val="0"/>
          <w:divBdr>
            <w:top w:val="none" w:sz="0" w:space="0" w:color="auto"/>
            <w:left w:val="none" w:sz="0" w:space="0" w:color="auto"/>
            <w:bottom w:val="none" w:sz="0" w:space="0" w:color="auto"/>
            <w:right w:val="none" w:sz="0" w:space="0" w:color="auto"/>
          </w:divBdr>
        </w:div>
      </w:divsChild>
    </w:div>
    <w:div w:id="1175339501">
      <w:bodyDiv w:val="1"/>
      <w:marLeft w:val="0"/>
      <w:marRight w:val="0"/>
      <w:marTop w:val="0"/>
      <w:marBottom w:val="0"/>
      <w:divBdr>
        <w:top w:val="none" w:sz="0" w:space="0" w:color="auto"/>
        <w:left w:val="none" w:sz="0" w:space="0" w:color="auto"/>
        <w:bottom w:val="none" w:sz="0" w:space="0" w:color="auto"/>
        <w:right w:val="none" w:sz="0" w:space="0" w:color="auto"/>
      </w:divBdr>
    </w:div>
    <w:div w:id="1189566824">
      <w:bodyDiv w:val="1"/>
      <w:marLeft w:val="0"/>
      <w:marRight w:val="0"/>
      <w:marTop w:val="0"/>
      <w:marBottom w:val="0"/>
      <w:divBdr>
        <w:top w:val="none" w:sz="0" w:space="0" w:color="auto"/>
        <w:left w:val="none" w:sz="0" w:space="0" w:color="auto"/>
        <w:bottom w:val="none" w:sz="0" w:space="0" w:color="auto"/>
        <w:right w:val="none" w:sz="0" w:space="0" w:color="auto"/>
      </w:divBdr>
    </w:div>
    <w:div w:id="1190222328">
      <w:bodyDiv w:val="1"/>
      <w:marLeft w:val="0"/>
      <w:marRight w:val="0"/>
      <w:marTop w:val="0"/>
      <w:marBottom w:val="0"/>
      <w:divBdr>
        <w:top w:val="none" w:sz="0" w:space="0" w:color="auto"/>
        <w:left w:val="none" w:sz="0" w:space="0" w:color="auto"/>
        <w:bottom w:val="none" w:sz="0" w:space="0" w:color="auto"/>
        <w:right w:val="none" w:sz="0" w:space="0" w:color="auto"/>
      </w:divBdr>
    </w:div>
    <w:div w:id="1220049624">
      <w:bodyDiv w:val="1"/>
      <w:marLeft w:val="0"/>
      <w:marRight w:val="0"/>
      <w:marTop w:val="0"/>
      <w:marBottom w:val="0"/>
      <w:divBdr>
        <w:top w:val="none" w:sz="0" w:space="0" w:color="auto"/>
        <w:left w:val="none" w:sz="0" w:space="0" w:color="auto"/>
        <w:bottom w:val="none" w:sz="0" w:space="0" w:color="auto"/>
        <w:right w:val="none" w:sz="0" w:space="0" w:color="auto"/>
      </w:divBdr>
    </w:div>
    <w:div w:id="1228298905">
      <w:bodyDiv w:val="1"/>
      <w:marLeft w:val="0"/>
      <w:marRight w:val="0"/>
      <w:marTop w:val="0"/>
      <w:marBottom w:val="0"/>
      <w:divBdr>
        <w:top w:val="none" w:sz="0" w:space="0" w:color="auto"/>
        <w:left w:val="none" w:sz="0" w:space="0" w:color="auto"/>
        <w:bottom w:val="none" w:sz="0" w:space="0" w:color="auto"/>
        <w:right w:val="none" w:sz="0" w:space="0" w:color="auto"/>
      </w:divBdr>
    </w:div>
    <w:div w:id="1229263681">
      <w:bodyDiv w:val="1"/>
      <w:marLeft w:val="0"/>
      <w:marRight w:val="0"/>
      <w:marTop w:val="0"/>
      <w:marBottom w:val="0"/>
      <w:divBdr>
        <w:top w:val="none" w:sz="0" w:space="0" w:color="auto"/>
        <w:left w:val="none" w:sz="0" w:space="0" w:color="auto"/>
        <w:bottom w:val="none" w:sz="0" w:space="0" w:color="auto"/>
        <w:right w:val="none" w:sz="0" w:space="0" w:color="auto"/>
      </w:divBdr>
      <w:divsChild>
        <w:div w:id="1788501057">
          <w:marLeft w:val="0"/>
          <w:marRight w:val="204"/>
          <w:marTop w:val="0"/>
          <w:marBottom w:val="0"/>
          <w:divBdr>
            <w:top w:val="single" w:sz="6" w:space="7" w:color="CCCC99"/>
            <w:left w:val="none" w:sz="0" w:space="0" w:color="auto"/>
            <w:bottom w:val="single" w:sz="6" w:space="7" w:color="CCCC99"/>
            <w:right w:val="none" w:sz="0" w:space="0" w:color="auto"/>
          </w:divBdr>
        </w:div>
      </w:divsChild>
    </w:div>
    <w:div w:id="1240484991">
      <w:bodyDiv w:val="1"/>
      <w:marLeft w:val="0"/>
      <w:marRight w:val="0"/>
      <w:marTop w:val="0"/>
      <w:marBottom w:val="0"/>
      <w:divBdr>
        <w:top w:val="none" w:sz="0" w:space="0" w:color="auto"/>
        <w:left w:val="none" w:sz="0" w:space="0" w:color="auto"/>
        <w:bottom w:val="none" w:sz="0" w:space="0" w:color="auto"/>
        <w:right w:val="none" w:sz="0" w:space="0" w:color="auto"/>
      </w:divBdr>
    </w:div>
    <w:div w:id="1252086896">
      <w:bodyDiv w:val="1"/>
      <w:marLeft w:val="0"/>
      <w:marRight w:val="0"/>
      <w:marTop w:val="0"/>
      <w:marBottom w:val="0"/>
      <w:divBdr>
        <w:top w:val="none" w:sz="0" w:space="0" w:color="auto"/>
        <w:left w:val="none" w:sz="0" w:space="0" w:color="auto"/>
        <w:bottom w:val="none" w:sz="0" w:space="0" w:color="auto"/>
        <w:right w:val="none" w:sz="0" w:space="0" w:color="auto"/>
      </w:divBdr>
    </w:div>
    <w:div w:id="1261911359">
      <w:bodyDiv w:val="1"/>
      <w:marLeft w:val="0"/>
      <w:marRight w:val="0"/>
      <w:marTop w:val="0"/>
      <w:marBottom w:val="0"/>
      <w:divBdr>
        <w:top w:val="none" w:sz="0" w:space="0" w:color="auto"/>
        <w:left w:val="none" w:sz="0" w:space="0" w:color="auto"/>
        <w:bottom w:val="none" w:sz="0" w:space="0" w:color="auto"/>
        <w:right w:val="none" w:sz="0" w:space="0" w:color="auto"/>
      </w:divBdr>
    </w:div>
    <w:div w:id="1280407081">
      <w:bodyDiv w:val="1"/>
      <w:marLeft w:val="0"/>
      <w:marRight w:val="0"/>
      <w:marTop w:val="0"/>
      <w:marBottom w:val="0"/>
      <w:divBdr>
        <w:top w:val="none" w:sz="0" w:space="0" w:color="auto"/>
        <w:left w:val="none" w:sz="0" w:space="0" w:color="auto"/>
        <w:bottom w:val="none" w:sz="0" w:space="0" w:color="auto"/>
        <w:right w:val="none" w:sz="0" w:space="0" w:color="auto"/>
      </w:divBdr>
    </w:div>
    <w:div w:id="1293905172">
      <w:bodyDiv w:val="1"/>
      <w:marLeft w:val="0"/>
      <w:marRight w:val="0"/>
      <w:marTop w:val="0"/>
      <w:marBottom w:val="0"/>
      <w:divBdr>
        <w:top w:val="none" w:sz="0" w:space="0" w:color="auto"/>
        <w:left w:val="none" w:sz="0" w:space="0" w:color="auto"/>
        <w:bottom w:val="none" w:sz="0" w:space="0" w:color="auto"/>
        <w:right w:val="none" w:sz="0" w:space="0" w:color="auto"/>
      </w:divBdr>
    </w:div>
    <w:div w:id="1295863806">
      <w:bodyDiv w:val="1"/>
      <w:marLeft w:val="0"/>
      <w:marRight w:val="0"/>
      <w:marTop w:val="0"/>
      <w:marBottom w:val="0"/>
      <w:divBdr>
        <w:top w:val="none" w:sz="0" w:space="0" w:color="auto"/>
        <w:left w:val="none" w:sz="0" w:space="0" w:color="auto"/>
        <w:bottom w:val="none" w:sz="0" w:space="0" w:color="auto"/>
        <w:right w:val="none" w:sz="0" w:space="0" w:color="auto"/>
      </w:divBdr>
    </w:div>
    <w:div w:id="1327978342">
      <w:bodyDiv w:val="1"/>
      <w:marLeft w:val="0"/>
      <w:marRight w:val="0"/>
      <w:marTop w:val="0"/>
      <w:marBottom w:val="0"/>
      <w:divBdr>
        <w:top w:val="none" w:sz="0" w:space="0" w:color="auto"/>
        <w:left w:val="none" w:sz="0" w:space="0" w:color="auto"/>
        <w:bottom w:val="none" w:sz="0" w:space="0" w:color="auto"/>
        <w:right w:val="none" w:sz="0" w:space="0" w:color="auto"/>
      </w:divBdr>
    </w:div>
    <w:div w:id="1345979678">
      <w:bodyDiv w:val="1"/>
      <w:marLeft w:val="0"/>
      <w:marRight w:val="0"/>
      <w:marTop w:val="0"/>
      <w:marBottom w:val="0"/>
      <w:divBdr>
        <w:top w:val="none" w:sz="0" w:space="0" w:color="auto"/>
        <w:left w:val="none" w:sz="0" w:space="0" w:color="auto"/>
        <w:bottom w:val="none" w:sz="0" w:space="0" w:color="auto"/>
        <w:right w:val="none" w:sz="0" w:space="0" w:color="auto"/>
      </w:divBdr>
    </w:div>
    <w:div w:id="1358778334">
      <w:bodyDiv w:val="1"/>
      <w:marLeft w:val="0"/>
      <w:marRight w:val="0"/>
      <w:marTop w:val="0"/>
      <w:marBottom w:val="0"/>
      <w:divBdr>
        <w:top w:val="none" w:sz="0" w:space="0" w:color="auto"/>
        <w:left w:val="none" w:sz="0" w:space="0" w:color="auto"/>
        <w:bottom w:val="none" w:sz="0" w:space="0" w:color="auto"/>
        <w:right w:val="none" w:sz="0" w:space="0" w:color="auto"/>
      </w:divBdr>
      <w:divsChild>
        <w:div w:id="513223728">
          <w:marLeft w:val="1440"/>
          <w:marRight w:val="0"/>
          <w:marTop w:val="115"/>
          <w:marBottom w:val="0"/>
          <w:divBdr>
            <w:top w:val="none" w:sz="0" w:space="0" w:color="auto"/>
            <w:left w:val="none" w:sz="0" w:space="0" w:color="auto"/>
            <w:bottom w:val="none" w:sz="0" w:space="0" w:color="auto"/>
            <w:right w:val="none" w:sz="0" w:space="0" w:color="auto"/>
          </w:divBdr>
        </w:div>
        <w:div w:id="875776065">
          <w:marLeft w:val="1440"/>
          <w:marRight w:val="0"/>
          <w:marTop w:val="115"/>
          <w:marBottom w:val="0"/>
          <w:divBdr>
            <w:top w:val="none" w:sz="0" w:space="0" w:color="auto"/>
            <w:left w:val="none" w:sz="0" w:space="0" w:color="auto"/>
            <w:bottom w:val="none" w:sz="0" w:space="0" w:color="auto"/>
            <w:right w:val="none" w:sz="0" w:space="0" w:color="auto"/>
          </w:divBdr>
        </w:div>
        <w:div w:id="1178272791">
          <w:marLeft w:val="1440"/>
          <w:marRight w:val="0"/>
          <w:marTop w:val="115"/>
          <w:marBottom w:val="0"/>
          <w:divBdr>
            <w:top w:val="none" w:sz="0" w:space="0" w:color="auto"/>
            <w:left w:val="none" w:sz="0" w:space="0" w:color="auto"/>
            <w:bottom w:val="none" w:sz="0" w:space="0" w:color="auto"/>
            <w:right w:val="none" w:sz="0" w:space="0" w:color="auto"/>
          </w:divBdr>
        </w:div>
        <w:div w:id="1613246465">
          <w:marLeft w:val="1440"/>
          <w:marRight w:val="0"/>
          <w:marTop w:val="115"/>
          <w:marBottom w:val="0"/>
          <w:divBdr>
            <w:top w:val="none" w:sz="0" w:space="0" w:color="auto"/>
            <w:left w:val="none" w:sz="0" w:space="0" w:color="auto"/>
            <w:bottom w:val="none" w:sz="0" w:space="0" w:color="auto"/>
            <w:right w:val="none" w:sz="0" w:space="0" w:color="auto"/>
          </w:divBdr>
        </w:div>
        <w:div w:id="1887642882">
          <w:marLeft w:val="634"/>
          <w:marRight w:val="0"/>
          <w:marTop w:val="280"/>
          <w:marBottom w:val="0"/>
          <w:divBdr>
            <w:top w:val="none" w:sz="0" w:space="0" w:color="auto"/>
            <w:left w:val="none" w:sz="0" w:space="0" w:color="auto"/>
            <w:bottom w:val="none" w:sz="0" w:space="0" w:color="auto"/>
            <w:right w:val="none" w:sz="0" w:space="0" w:color="auto"/>
          </w:divBdr>
        </w:div>
        <w:div w:id="2038657220">
          <w:marLeft w:val="1440"/>
          <w:marRight w:val="0"/>
          <w:marTop w:val="115"/>
          <w:marBottom w:val="0"/>
          <w:divBdr>
            <w:top w:val="none" w:sz="0" w:space="0" w:color="auto"/>
            <w:left w:val="none" w:sz="0" w:space="0" w:color="auto"/>
            <w:bottom w:val="none" w:sz="0" w:space="0" w:color="auto"/>
            <w:right w:val="none" w:sz="0" w:space="0" w:color="auto"/>
          </w:divBdr>
        </w:div>
      </w:divsChild>
    </w:div>
    <w:div w:id="1378621385">
      <w:bodyDiv w:val="1"/>
      <w:marLeft w:val="0"/>
      <w:marRight w:val="0"/>
      <w:marTop w:val="0"/>
      <w:marBottom w:val="0"/>
      <w:divBdr>
        <w:top w:val="none" w:sz="0" w:space="0" w:color="auto"/>
        <w:left w:val="none" w:sz="0" w:space="0" w:color="auto"/>
        <w:bottom w:val="none" w:sz="0" w:space="0" w:color="auto"/>
        <w:right w:val="none" w:sz="0" w:space="0" w:color="auto"/>
      </w:divBdr>
    </w:div>
    <w:div w:id="1417241761">
      <w:bodyDiv w:val="1"/>
      <w:marLeft w:val="0"/>
      <w:marRight w:val="0"/>
      <w:marTop w:val="0"/>
      <w:marBottom w:val="0"/>
      <w:divBdr>
        <w:top w:val="none" w:sz="0" w:space="0" w:color="auto"/>
        <w:left w:val="none" w:sz="0" w:space="0" w:color="auto"/>
        <w:bottom w:val="none" w:sz="0" w:space="0" w:color="auto"/>
        <w:right w:val="none" w:sz="0" w:space="0" w:color="auto"/>
      </w:divBdr>
    </w:div>
    <w:div w:id="1449622386">
      <w:bodyDiv w:val="1"/>
      <w:marLeft w:val="0"/>
      <w:marRight w:val="0"/>
      <w:marTop w:val="0"/>
      <w:marBottom w:val="0"/>
      <w:divBdr>
        <w:top w:val="none" w:sz="0" w:space="0" w:color="auto"/>
        <w:left w:val="none" w:sz="0" w:space="0" w:color="auto"/>
        <w:bottom w:val="none" w:sz="0" w:space="0" w:color="auto"/>
        <w:right w:val="none" w:sz="0" w:space="0" w:color="auto"/>
      </w:divBdr>
    </w:div>
    <w:div w:id="1487820811">
      <w:bodyDiv w:val="1"/>
      <w:marLeft w:val="0"/>
      <w:marRight w:val="0"/>
      <w:marTop w:val="0"/>
      <w:marBottom w:val="0"/>
      <w:divBdr>
        <w:top w:val="none" w:sz="0" w:space="0" w:color="auto"/>
        <w:left w:val="none" w:sz="0" w:space="0" w:color="auto"/>
        <w:bottom w:val="none" w:sz="0" w:space="0" w:color="auto"/>
        <w:right w:val="none" w:sz="0" w:space="0" w:color="auto"/>
      </w:divBdr>
    </w:div>
    <w:div w:id="1487892115">
      <w:bodyDiv w:val="1"/>
      <w:marLeft w:val="0"/>
      <w:marRight w:val="0"/>
      <w:marTop w:val="0"/>
      <w:marBottom w:val="0"/>
      <w:divBdr>
        <w:top w:val="none" w:sz="0" w:space="0" w:color="auto"/>
        <w:left w:val="none" w:sz="0" w:space="0" w:color="auto"/>
        <w:bottom w:val="none" w:sz="0" w:space="0" w:color="auto"/>
        <w:right w:val="none" w:sz="0" w:space="0" w:color="auto"/>
      </w:divBdr>
    </w:div>
    <w:div w:id="1494447788">
      <w:bodyDiv w:val="1"/>
      <w:marLeft w:val="0"/>
      <w:marRight w:val="0"/>
      <w:marTop w:val="0"/>
      <w:marBottom w:val="0"/>
      <w:divBdr>
        <w:top w:val="none" w:sz="0" w:space="0" w:color="auto"/>
        <w:left w:val="none" w:sz="0" w:space="0" w:color="auto"/>
        <w:bottom w:val="none" w:sz="0" w:space="0" w:color="auto"/>
        <w:right w:val="none" w:sz="0" w:space="0" w:color="auto"/>
      </w:divBdr>
    </w:div>
    <w:div w:id="1503204865">
      <w:bodyDiv w:val="1"/>
      <w:marLeft w:val="0"/>
      <w:marRight w:val="0"/>
      <w:marTop w:val="0"/>
      <w:marBottom w:val="0"/>
      <w:divBdr>
        <w:top w:val="none" w:sz="0" w:space="0" w:color="auto"/>
        <w:left w:val="none" w:sz="0" w:space="0" w:color="auto"/>
        <w:bottom w:val="none" w:sz="0" w:space="0" w:color="auto"/>
        <w:right w:val="none" w:sz="0" w:space="0" w:color="auto"/>
      </w:divBdr>
    </w:div>
    <w:div w:id="1508982442">
      <w:bodyDiv w:val="1"/>
      <w:marLeft w:val="0"/>
      <w:marRight w:val="0"/>
      <w:marTop w:val="0"/>
      <w:marBottom w:val="0"/>
      <w:divBdr>
        <w:top w:val="none" w:sz="0" w:space="0" w:color="auto"/>
        <w:left w:val="none" w:sz="0" w:space="0" w:color="auto"/>
        <w:bottom w:val="none" w:sz="0" w:space="0" w:color="auto"/>
        <w:right w:val="none" w:sz="0" w:space="0" w:color="auto"/>
      </w:divBdr>
    </w:div>
    <w:div w:id="1519736326">
      <w:bodyDiv w:val="1"/>
      <w:marLeft w:val="0"/>
      <w:marRight w:val="0"/>
      <w:marTop w:val="0"/>
      <w:marBottom w:val="0"/>
      <w:divBdr>
        <w:top w:val="none" w:sz="0" w:space="0" w:color="auto"/>
        <w:left w:val="none" w:sz="0" w:space="0" w:color="auto"/>
        <w:bottom w:val="none" w:sz="0" w:space="0" w:color="auto"/>
        <w:right w:val="none" w:sz="0" w:space="0" w:color="auto"/>
      </w:divBdr>
    </w:div>
    <w:div w:id="1558740842">
      <w:bodyDiv w:val="1"/>
      <w:marLeft w:val="0"/>
      <w:marRight w:val="0"/>
      <w:marTop w:val="0"/>
      <w:marBottom w:val="0"/>
      <w:divBdr>
        <w:top w:val="none" w:sz="0" w:space="0" w:color="auto"/>
        <w:left w:val="none" w:sz="0" w:space="0" w:color="auto"/>
        <w:bottom w:val="none" w:sz="0" w:space="0" w:color="auto"/>
        <w:right w:val="none" w:sz="0" w:space="0" w:color="auto"/>
      </w:divBdr>
    </w:div>
    <w:div w:id="1608199912">
      <w:bodyDiv w:val="1"/>
      <w:marLeft w:val="0"/>
      <w:marRight w:val="0"/>
      <w:marTop w:val="0"/>
      <w:marBottom w:val="0"/>
      <w:divBdr>
        <w:top w:val="none" w:sz="0" w:space="0" w:color="auto"/>
        <w:left w:val="none" w:sz="0" w:space="0" w:color="auto"/>
        <w:bottom w:val="none" w:sz="0" w:space="0" w:color="auto"/>
        <w:right w:val="none" w:sz="0" w:space="0" w:color="auto"/>
      </w:divBdr>
    </w:div>
    <w:div w:id="1631278499">
      <w:bodyDiv w:val="1"/>
      <w:marLeft w:val="0"/>
      <w:marRight w:val="0"/>
      <w:marTop w:val="0"/>
      <w:marBottom w:val="0"/>
      <w:divBdr>
        <w:top w:val="none" w:sz="0" w:space="0" w:color="auto"/>
        <w:left w:val="none" w:sz="0" w:space="0" w:color="auto"/>
        <w:bottom w:val="none" w:sz="0" w:space="0" w:color="auto"/>
        <w:right w:val="none" w:sz="0" w:space="0" w:color="auto"/>
      </w:divBdr>
    </w:div>
    <w:div w:id="1668510551">
      <w:bodyDiv w:val="1"/>
      <w:marLeft w:val="0"/>
      <w:marRight w:val="0"/>
      <w:marTop w:val="0"/>
      <w:marBottom w:val="0"/>
      <w:divBdr>
        <w:top w:val="none" w:sz="0" w:space="0" w:color="auto"/>
        <w:left w:val="none" w:sz="0" w:space="0" w:color="auto"/>
        <w:bottom w:val="none" w:sz="0" w:space="0" w:color="auto"/>
        <w:right w:val="none" w:sz="0" w:space="0" w:color="auto"/>
      </w:divBdr>
    </w:div>
    <w:div w:id="1683387494">
      <w:bodyDiv w:val="1"/>
      <w:marLeft w:val="0"/>
      <w:marRight w:val="0"/>
      <w:marTop w:val="0"/>
      <w:marBottom w:val="0"/>
      <w:divBdr>
        <w:top w:val="none" w:sz="0" w:space="0" w:color="auto"/>
        <w:left w:val="none" w:sz="0" w:space="0" w:color="auto"/>
        <w:bottom w:val="none" w:sz="0" w:space="0" w:color="auto"/>
        <w:right w:val="none" w:sz="0" w:space="0" w:color="auto"/>
      </w:divBdr>
    </w:div>
    <w:div w:id="1705397734">
      <w:bodyDiv w:val="1"/>
      <w:marLeft w:val="0"/>
      <w:marRight w:val="0"/>
      <w:marTop w:val="0"/>
      <w:marBottom w:val="0"/>
      <w:divBdr>
        <w:top w:val="none" w:sz="0" w:space="0" w:color="auto"/>
        <w:left w:val="none" w:sz="0" w:space="0" w:color="auto"/>
        <w:bottom w:val="none" w:sz="0" w:space="0" w:color="auto"/>
        <w:right w:val="none" w:sz="0" w:space="0" w:color="auto"/>
      </w:divBdr>
    </w:div>
    <w:div w:id="1774983077">
      <w:bodyDiv w:val="1"/>
      <w:marLeft w:val="0"/>
      <w:marRight w:val="0"/>
      <w:marTop w:val="0"/>
      <w:marBottom w:val="0"/>
      <w:divBdr>
        <w:top w:val="none" w:sz="0" w:space="0" w:color="auto"/>
        <w:left w:val="none" w:sz="0" w:space="0" w:color="auto"/>
        <w:bottom w:val="none" w:sz="0" w:space="0" w:color="auto"/>
        <w:right w:val="none" w:sz="0" w:space="0" w:color="auto"/>
      </w:divBdr>
    </w:div>
    <w:div w:id="1776711668">
      <w:bodyDiv w:val="1"/>
      <w:marLeft w:val="0"/>
      <w:marRight w:val="0"/>
      <w:marTop w:val="0"/>
      <w:marBottom w:val="0"/>
      <w:divBdr>
        <w:top w:val="none" w:sz="0" w:space="0" w:color="auto"/>
        <w:left w:val="none" w:sz="0" w:space="0" w:color="auto"/>
        <w:bottom w:val="none" w:sz="0" w:space="0" w:color="auto"/>
        <w:right w:val="none" w:sz="0" w:space="0" w:color="auto"/>
      </w:divBdr>
      <w:divsChild>
        <w:div w:id="1148983857">
          <w:marLeft w:val="1440"/>
          <w:marRight w:val="0"/>
          <w:marTop w:val="115"/>
          <w:marBottom w:val="0"/>
          <w:divBdr>
            <w:top w:val="none" w:sz="0" w:space="0" w:color="auto"/>
            <w:left w:val="none" w:sz="0" w:space="0" w:color="auto"/>
            <w:bottom w:val="none" w:sz="0" w:space="0" w:color="auto"/>
            <w:right w:val="none" w:sz="0" w:space="0" w:color="auto"/>
          </w:divBdr>
        </w:div>
        <w:div w:id="1420759740">
          <w:marLeft w:val="634"/>
          <w:marRight w:val="0"/>
          <w:marTop w:val="280"/>
          <w:marBottom w:val="0"/>
          <w:divBdr>
            <w:top w:val="none" w:sz="0" w:space="0" w:color="auto"/>
            <w:left w:val="none" w:sz="0" w:space="0" w:color="auto"/>
            <w:bottom w:val="none" w:sz="0" w:space="0" w:color="auto"/>
            <w:right w:val="none" w:sz="0" w:space="0" w:color="auto"/>
          </w:divBdr>
        </w:div>
      </w:divsChild>
    </w:div>
    <w:div w:id="1790974363">
      <w:bodyDiv w:val="1"/>
      <w:marLeft w:val="0"/>
      <w:marRight w:val="0"/>
      <w:marTop w:val="0"/>
      <w:marBottom w:val="0"/>
      <w:divBdr>
        <w:top w:val="none" w:sz="0" w:space="0" w:color="auto"/>
        <w:left w:val="none" w:sz="0" w:space="0" w:color="auto"/>
        <w:bottom w:val="none" w:sz="0" w:space="0" w:color="auto"/>
        <w:right w:val="none" w:sz="0" w:space="0" w:color="auto"/>
      </w:divBdr>
    </w:div>
    <w:div w:id="1808354327">
      <w:bodyDiv w:val="1"/>
      <w:marLeft w:val="0"/>
      <w:marRight w:val="0"/>
      <w:marTop w:val="0"/>
      <w:marBottom w:val="0"/>
      <w:divBdr>
        <w:top w:val="none" w:sz="0" w:space="0" w:color="auto"/>
        <w:left w:val="none" w:sz="0" w:space="0" w:color="auto"/>
        <w:bottom w:val="none" w:sz="0" w:space="0" w:color="auto"/>
        <w:right w:val="none" w:sz="0" w:space="0" w:color="auto"/>
      </w:divBdr>
    </w:div>
    <w:div w:id="1813280495">
      <w:bodyDiv w:val="1"/>
      <w:marLeft w:val="0"/>
      <w:marRight w:val="0"/>
      <w:marTop w:val="0"/>
      <w:marBottom w:val="0"/>
      <w:divBdr>
        <w:top w:val="none" w:sz="0" w:space="0" w:color="auto"/>
        <w:left w:val="none" w:sz="0" w:space="0" w:color="auto"/>
        <w:bottom w:val="none" w:sz="0" w:space="0" w:color="auto"/>
        <w:right w:val="none" w:sz="0" w:space="0" w:color="auto"/>
      </w:divBdr>
    </w:div>
    <w:div w:id="1824348292">
      <w:bodyDiv w:val="1"/>
      <w:marLeft w:val="0"/>
      <w:marRight w:val="0"/>
      <w:marTop w:val="0"/>
      <w:marBottom w:val="0"/>
      <w:divBdr>
        <w:top w:val="none" w:sz="0" w:space="0" w:color="auto"/>
        <w:left w:val="none" w:sz="0" w:space="0" w:color="auto"/>
        <w:bottom w:val="none" w:sz="0" w:space="0" w:color="auto"/>
        <w:right w:val="none" w:sz="0" w:space="0" w:color="auto"/>
      </w:divBdr>
    </w:div>
    <w:div w:id="1827669172">
      <w:bodyDiv w:val="1"/>
      <w:marLeft w:val="0"/>
      <w:marRight w:val="0"/>
      <w:marTop w:val="0"/>
      <w:marBottom w:val="0"/>
      <w:divBdr>
        <w:top w:val="none" w:sz="0" w:space="0" w:color="auto"/>
        <w:left w:val="none" w:sz="0" w:space="0" w:color="auto"/>
        <w:bottom w:val="none" w:sz="0" w:space="0" w:color="auto"/>
        <w:right w:val="none" w:sz="0" w:space="0" w:color="auto"/>
      </w:divBdr>
      <w:divsChild>
        <w:div w:id="888420037">
          <w:marLeft w:val="1440"/>
          <w:marRight w:val="0"/>
          <w:marTop w:val="115"/>
          <w:marBottom w:val="0"/>
          <w:divBdr>
            <w:top w:val="none" w:sz="0" w:space="0" w:color="auto"/>
            <w:left w:val="none" w:sz="0" w:space="0" w:color="auto"/>
            <w:bottom w:val="none" w:sz="0" w:space="0" w:color="auto"/>
            <w:right w:val="none" w:sz="0" w:space="0" w:color="auto"/>
          </w:divBdr>
        </w:div>
        <w:div w:id="998462152">
          <w:marLeft w:val="1987"/>
          <w:marRight w:val="0"/>
          <w:marTop w:val="96"/>
          <w:marBottom w:val="0"/>
          <w:divBdr>
            <w:top w:val="none" w:sz="0" w:space="0" w:color="auto"/>
            <w:left w:val="none" w:sz="0" w:space="0" w:color="auto"/>
            <w:bottom w:val="none" w:sz="0" w:space="0" w:color="auto"/>
            <w:right w:val="none" w:sz="0" w:space="0" w:color="auto"/>
          </w:divBdr>
        </w:div>
        <w:div w:id="1031104397">
          <w:marLeft w:val="1440"/>
          <w:marRight w:val="0"/>
          <w:marTop w:val="115"/>
          <w:marBottom w:val="0"/>
          <w:divBdr>
            <w:top w:val="none" w:sz="0" w:space="0" w:color="auto"/>
            <w:left w:val="none" w:sz="0" w:space="0" w:color="auto"/>
            <w:bottom w:val="none" w:sz="0" w:space="0" w:color="auto"/>
            <w:right w:val="none" w:sz="0" w:space="0" w:color="auto"/>
          </w:divBdr>
        </w:div>
        <w:div w:id="1744644992">
          <w:marLeft w:val="2520"/>
          <w:marRight w:val="0"/>
          <w:marTop w:val="86"/>
          <w:marBottom w:val="0"/>
          <w:divBdr>
            <w:top w:val="none" w:sz="0" w:space="0" w:color="auto"/>
            <w:left w:val="none" w:sz="0" w:space="0" w:color="auto"/>
            <w:bottom w:val="none" w:sz="0" w:space="0" w:color="auto"/>
            <w:right w:val="none" w:sz="0" w:space="0" w:color="auto"/>
          </w:divBdr>
        </w:div>
      </w:divsChild>
    </w:div>
    <w:div w:id="1829980287">
      <w:bodyDiv w:val="1"/>
      <w:marLeft w:val="0"/>
      <w:marRight w:val="0"/>
      <w:marTop w:val="0"/>
      <w:marBottom w:val="0"/>
      <w:divBdr>
        <w:top w:val="none" w:sz="0" w:space="0" w:color="auto"/>
        <w:left w:val="none" w:sz="0" w:space="0" w:color="auto"/>
        <w:bottom w:val="none" w:sz="0" w:space="0" w:color="auto"/>
        <w:right w:val="none" w:sz="0" w:space="0" w:color="auto"/>
      </w:divBdr>
    </w:div>
    <w:div w:id="1835411946">
      <w:bodyDiv w:val="1"/>
      <w:marLeft w:val="0"/>
      <w:marRight w:val="0"/>
      <w:marTop w:val="0"/>
      <w:marBottom w:val="0"/>
      <w:divBdr>
        <w:top w:val="none" w:sz="0" w:space="0" w:color="auto"/>
        <w:left w:val="none" w:sz="0" w:space="0" w:color="auto"/>
        <w:bottom w:val="none" w:sz="0" w:space="0" w:color="auto"/>
        <w:right w:val="none" w:sz="0" w:space="0" w:color="auto"/>
      </w:divBdr>
    </w:div>
    <w:div w:id="1901209599">
      <w:bodyDiv w:val="1"/>
      <w:marLeft w:val="0"/>
      <w:marRight w:val="0"/>
      <w:marTop w:val="0"/>
      <w:marBottom w:val="0"/>
      <w:divBdr>
        <w:top w:val="none" w:sz="0" w:space="0" w:color="auto"/>
        <w:left w:val="none" w:sz="0" w:space="0" w:color="auto"/>
        <w:bottom w:val="none" w:sz="0" w:space="0" w:color="auto"/>
        <w:right w:val="none" w:sz="0" w:space="0" w:color="auto"/>
      </w:divBdr>
    </w:div>
    <w:div w:id="1912036294">
      <w:bodyDiv w:val="1"/>
      <w:marLeft w:val="0"/>
      <w:marRight w:val="0"/>
      <w:marTop w:val="0"/>
      <w:marBottom w:val="0"/>
      <w:divBdr>
        <w:top w:val="none" w:sz="0" w:space="0" w:color="auto"/>
        <w:left w:val="none" w:sz="0" w:space="0" w:color="auto"/>
        <w:bottom w:val="none" w:sz="0" w:space="0" w:color="auto"/>
        <w:right w:val="none" w:sz="0" w:space="0" w:color="auto"/>
      </w:divBdr>
    </w:div>
    <w:div w:id="2029217771">
      <w:bodyDiv w:val="1"/>
      <w:marLeft w:val="0"/>
      <w:marRight w:val="0"/>
      <w:marTop w:val="0"/>
      <w:marBottom w:val="0"/>
      <w:divBdr>
        <w:top w:val="none" w:sz="0" w:space="0" w:color="auto"/>
        <w:left w:val="none" w:sz="0" w:space="0" w:color="auto"/>
        <w:bottom w:val="none" w:sz="0" w:space="0" w:color="auto"/>
        <w:right w:val="none" w:sz="0" w:space="0" w:color="auto"/>
      </w:divBdr>
    </w:div>
    <w:div w:id="2074767434">
      <w:bodyDiv w:val="1"/>
      <w:marLeft w:val="0"/>
      <w:marRight w:val="0"/>
      <w:marTop w:val="0"/>
      <w:marBottom w:val="0"/>
      <w:divBdr>
        <w:top w:val="none" w:sz="0" w:space="0" w:color="auto"/>
        <w:left w:val="none" w:sz="0" w:space="0" w:color="auto"/>
        <w:bottom w:val="none" w:sz="0" w:space="0" w:color="auto"/>
        <w:right w:val="none" w:sz="0" w:space="0" w:color="auto"/>
      </w:divBdr>
    </w:div>
    <w:div w:id="2101876449">
      <w:bodyDiv w:val="1"/>
      <w:marLeft w:val="0"/>
      <w:marRight w:val="0"/>
      <w:marTop w:val="0"/>
      <w:marBottom w:val="0"/>
      <w:divBdr>
        <w:top w:val="none" w:sz="0" w:space="0" w:color="auto"/>
        <w:left w:val="none" w:sz="0" w:space="0" w:color="auto"/>
        <w:bottom w:val="none" w:sz="0" w:space="0" w:color="auto"/>
        <w:right w:val="none" w:sz="0" w:space="0" w:color="auto"/>
      </w:divBdr>
    </w:div>
    <w:div w:id="2117748425">
      <w:bodyDiv w:val="1"/>
      <w:marLeft w:val="0"/>
      <w:marRight w:val="0"/>
      <w:marTop w:val="0"/>
      <w:marBottom w:val="0"/>
      <w:divBdr>
        <w:top w:val="none" w:sz="0" w:space="0" w:color="auto"/>
        <w:left w:val="none" w:sz="0" w:space="0" w:color="auto"/>
        <w:bottom w:val="none" w:sz="0" w:space="0" w:color="auto"/>
        <w:right w:val="none" w:sz="0" w:space="0" w:color="auto"/>
      </w:divBdr>
    </w:div>
    <w:div w:id="213394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Universal1Side.dot"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00B050"/>
      </a:accent5>
      <a:accent6>
        <a:srgbClr val="A5C249"/>
      </a:accent6>
      <a:hlink>
        <a:srgbClr val="204B11"/>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F81FE19B66BAE48B3AF0ADF387632E0" ma:contentTypeVersion="0" ma:contentTypeDescription="Create a new document." ma:contentTypeScope="" ma:versionID="3f2d36b3379eebcf086ae998bc18db5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3D50B-86B1-4752-B138-601A374D7FA0}">
  <ds:schemaRefs>
    <ds:schemaRef ds:uri="http://schemas.microsoft.com/sharepoint/v3/contenttype/forms"/>
  </ds:schemaRefs>
</ds:datastoreItem>
</file>

<file path=customXml/itemProps3.xml><?xml version="1.0" encoding="utf-8"?>
<ds:datastoreItem xmlns:ds="http://schemas.openxmlformats.org/officeDocument/2006/customXml" ds:itemID="{CC6D18E0-93BD-42C9-BC27-49325E0C5245}">
  <ds:schemaRefs>
    <ds:schemaRef ds:uri="http://schemas.microsoft.com/office/2006/metadata/properties"/>
  </ds:schemaRefs>
</ds:datastoreItem>
</file>

<file path=customXml/itemProps4.xml><?xml version="1.0" encoding="utf-8"?>
<ds:datastoreItem xmlns:ds="http://schemas.openxmlformats.org/officeDocument/2006/customXml" ds:itemID="{3CC2DAFA-0753-4BF8-8B1A-2ADA6FEFB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1D682228-F9D5-40A7-8C8B-50F0AACAC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Universal1Side.dot</Template>
  <TotalTime>0</TotalTime>
  <Pages>57</Pages>
  <Words>9563</Words>
  <Characters>54510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SCD Modernization</vt:lpstr>
    </vt:vector>
  </TitlesOfParts>
  <Company>AuroraView</Company>
  <LinksUpToDate>false</LinksUpToDate>
  <CharactersWithSpaces>63946</CharactersWithSpaces>
  <SharedDoc>false</SharedDoc>
  <HLinks>
    <vt:vector size="66" baseType="variant">
      <vt:variant>
        <vt:i4>3997714</vt:i4>
      </vt:variant>
      <vt:variant>
        <vt:i4>645</vt:i4>
      </vt:variant>
      <vt:variant>
        <vt:i4>0</vt:i4>
      </vt:variant>
      <vt:variant>
        <vt:i4>5</vt:i4>
      </vt:variant>
      <vt:variant>
        <vt:lpwstr/>
      </vt:variant>
      <vt:variant>
        <vt:lpwstr>PROVISIONING_ADD_DEVICE_1</vt:lpwstr>
      </vt:variant>
      <vt:variant>
        <vt:i4>3997714</vt:i4>
      </vt:variant>
      <vt:variant>
        <vt:i4>642</vt:i4>
      </vt:variant>
      <vt:variant>
        <vt:i4>0</vt:i4>
      </vt:variant>
      <vt:variant>
        <vt:i4>5</vt:i4>
      </vt:variant>
      <vt:variant>
        <vt:lpwstr/>
      </vt:variant>
      <vt:variant>
        <vt:lpwstr>PROVISIONING_ADD_DEVICE_1</vt:lpwstr>
      </vt:variant>
      <vt:variant>
        <vt:i4>4194313</vt:i4>
      </vt:variant>
      <vt:variant>
        <vt:i4>639</vt:i4>
      </vt:variant>
      <vt:variant>
        <vt:i4>0</vt:i4>
      </vt:variant>
      <vt:variant>
        <vt:i4>5</vt:i4>
      </vt:variant>
      <vt:variant>
        <vt:lpwstr/>
      </vt:variant>
      <vt:variant>
        <vt:lpwstr>PROVISIONING_CEASE_1</vt:lpwstr>
      </vt:variant>
      <vt:variant>
        <vt:i4>1703954</vt:i4>
      </vt:variant>
      <vt:variant>
        <vt:i4>630</vt:i4>
      </vt:variant>
      <vt:variant>
        <vt:i4>0</vt:i4>
      </vt:variant>
      <vt:variant>
        <vt:i4>5</vt:i4>
      </vt:variant>
      <vt:variant>
        <vt:lpwstr/>
      </vt:variant>
      <vt:variant>
        <vt:lpwstr>CHECK_COMPATIBILITY_2</vt:lpwstr>
      </vt:variant>
      <vt:variant>
        <vt:i4>1703954</vt:i4>
      </vt:variant>
      <vt:variant>
        <vt:i4>621</vt:i4>
      </vt:variant>
      <vt:variant>
        <vt:i4>0</vt:i4>
      </vt:variant>
      <vt:variant>
        <vt:i4>5</vt:i4>
      </vt:variant>
      <vt:variant>
        <vt:lpwstr/>
      </vt:variant>
      <vt:variant>
        <vt:lpwstr>CHECK_COMPATIBILITY_1</vt:lpwstr>
      </vt:variant>
      <vt:variant>
        <vt:i4>917519</vt:i4>
      </vt:variant>
      <vt:variant>
        <vt:i4>606</vt:i4>
      </vt:variant>
      <vt:variant>
        <vt:i4>0</vt:i4>
      </vt:variant>
      <vt:variant>
        <vt:i4>5</vt:i4>
      </vt:variant>
      <vt:variant>
        <vt:lpwstr/>
      </vt:variant>
      <vt:variant>
        <vt:lpwstr>REPLACE_ACTIONS_1</vt:lpwstr>
      </vt:variant>
      <vt:variant>
        <vt:i4>1703954</vt:i4>
      </vt:variant>
      <vt:variant>
        <vt:i4>597</vt:i4>
      </vt:variant>
      <vt:variant>
        <vt:i4>0</vt:i4>
      </vt:variant>
      <vt:variant>
        <vt:i4>5</vt:i4>
      </vt:variant>
      <vt:variant>
        <vt:lpwstr/>
      </vt:variant>
      <vt:variant>
        <vt:lpwstr>CHECK_COMPATIBILITY_2</vt:lpwstr>
      </vt:variant>
      <vt:variant>
        <vt:i4>1703954</vt:i4>
      </vt:variant>
      <vt:variant>
        <vt:i4>588</vt:i4>
      </vt:variant>
      <vt:variant>
        <vt:i4>0</vt:i4>
      </vt:variant>
      <vt:variant>
        <vt:i4>5</vt:i4>
      </vt:variant>
      <vt:variant>
        <vt:lpwstr/>
      </vt:variant>
      <vt:variant>
        <vt:lpwstr>CHECK_COMPATIBILITY_1</vt:lpwstr>
      </vt:variant>
      <vt:variant>
        <vt:i4>1703954</vt:i4>
      </vt:variant>
      <vt:variant>
        <vt:i4>546</vt:i4>
      </vt:variant>
      <vt:variant>
        <vt:i4>0</vt:i4>
      </vt:variant>
      <vt:variant>
        <vt:i4>5</vt:i4>
      </vt:variant>
      <vt:variant>
        <vt:lpwstr/>
      </vt:variant>
      <vt:variant>
        <vt:lpwstr>CHECK_COMPATIBILITY_2</vt:lpwstr>
      </vt:variant>
      <vt:variant>
        <vt:i4>1703954</vt:i4>
      </vt:variant>
      <vt:variant>
        <vt:i4>537</vt:i4>
      </vt:variant>
      <vt:variant>
        <vt:i4>0</vt:i4>
      </vt:variant>
      <vt:variant>
        <vt:i4>5</vt:i4>
      </vt:variant>
      <vt:variant>
        <vt:lpwstr/>
      </vt:variant>
      <vt:variant>
        <vt:lpwstr>CHECK_COMPATIBILITY_1</vt:lpwstr>
      </vt:variant>
      <vt:variant>
        <vt:i4>3145786</vt:i4>
      </vt:variant>
      <vt:variant>
        <vt:i4>456</vt:i4>
      </vt:variant>
      <vt:variant>
        <vt:i4>0</vt:i4>
      </vt:variant>
      <vt:variant>
        <vt:i4>5</vt:i4>
      </vt:variant>
      <vt:variant>
        <vt:lpwstr/>
      </vt:variant>
      <vt:variant>
        <vt:lpwstr>_Search_customer</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 Modernization</dc:title>
  <dc:subject>Detail Design</dc:subject>
  <dc:creator>AuroraView Team</dc:creator>
  <cp:lastModifiedBy>Administrator</cp:lastModifiedBy>
  <cp:revision>2</cp:revision>
  <cp:lastPrinted>2012-11-29T21:31:00Z</cp:lastPrinted>
  <dcterms:created xsi:type="dcterms:W3CDTF">2013-11-06T00:55:00Z</dcterms:created>
  <dcterms:modified xsi:type="dcterms:W3CDTF">2013-11-06T00:55:00Z</dcterms:modified>
  <cp:category>Letter</cp:category>
</cp:coreProperties>
</file>